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884804" w14:textId="77777777" w:rsidR="009E5E02" w:rsidRDefault="009E5E02" w:rsidP="009E5E02">
      <w:pPr>
        <w:spacing w:before="0" w:after="160" w:line="259" w:lineRule="auto"/>
      </w:pPr>
      <w:bookmarkStart w:id="0" w:name="_Hlk54081055"/>
      <w:bookmarkStart w:id="1" w:name="_Hlk532151627"/>
    </w:p>
    <w:p w14:paraId="1D367EF1" w14:textId="77777777" w:rsidR="0049434C" w:rsidRPr="00BF3FC0" w:rsidRDefault="0049434C" w:rsidP="009E5E02">
      <w:pPr>
        <w:spacing w:before="0" w:after="160" w:line="259" w:lineRule="auto"/>
      </w:pPr>
    </w:p>
    <w:tbl>
      <w:tblPr>
        <w:tblStyle w:val="TableGrid"/>
        <w:tblpPr w:leftFromText="181" w:rightFromText="181" w:vertAnchor="page" w:horzAnchor="page" w:tblpX="7041" w:tblpY="50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67" w:type="dxa"/>
          <w:left w:w="0" w:type="dxa"/>
          <w:right w:w="0" w:type="dxa"/>
        </w:tblCellMar>
        <w:tblLook w:val="0600" w:firstRow="0" w:lastRow="0" w:firstColumn="0" w:lastColumn="0" w:noHBand="1" w:noVBand="1"/>
      </w:tblPr>
      <w:tblGrid>
        <w:gridCol w:w="4252"/>
      </w:tblGrid>
      <w:tr w:rsidR="00632DC3" w:rsidRPr="00BF3FC0" w14:paraId="4B00F235" w14:textId="77777777" w:rsidTr="003F1B02">
        <w:tc>
          <w:tcPr>
            <w:tcW w:w="4252" w:type="dxa"/>
            <w:vAlign w:val="center"/>
          </w:tcPr>
          <w:p w14:paraId="743FB49D" w14:textId="231E27C4" w:rsidR="009E5E02" w:rsidRPr="00BF3FC0" w:rsidRDefault="00E247B7" w:rsidP="003F1B02">
            <w:pPr>
              <w:spacing w:before="0" w:after="160" w:line="259" w:lineRule="auto"/>
              <w:rPr>
                <w:rFonts w:eastAsia="Calibri" w:cs="Arial"/>
                <w:sz w:val="28"/>
                <w:szCs w:val="28"/>
                <w:lang w:val="en-CA"/>
              </w:rPr>
            </w:pPr>
            <w:r w:rsidRPr="00BF3FC0">
              <w:rPr>
                <w:rFonts w:eastAsia="Calibri" w:cs="Arial"/>
                <w:noProof/>
                <w:sz w:val="28"/>
                <w:szCs w:val="28"/>
              </w:rPr>
              <w:drawing>
                <wp:inline distT="0" distB="0" distL="0" distR="0" wp14:anchorId="56E846AB" wp14:editId="27EBFE5E">
                  <wp:extent cx="1466659" cy="1692000"/>
                  <wp:effectExtent l="0" t="0" r="635" b="0"/>
                  <wp:docPr id="158414921"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4921" name="Graphic 158414921"/>
                          <pic:cNvPicPr/>
                        </pic:nvPicPr>
                        <pic:blipFill rotWithShape="1">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rcRect l="26883" t="20313" r="19999" b="18408"/>
                          <a:stretch/>
                        </pic:blipFill>
                        <pic:spPr bwMode="auto">
                          <a:xfrm>
                            <a:off x="0" y="0"/>
                            <a:ext cx="1466659" cy="1692000"/>
                          </a:xfrm>
                          <a:prstGeom prst="rect">
                            <a:avLst/>
                          </a:prstGeom>
                          <a:ln>
                            <a:noFill/>
                          </a:ln>
                          <a:extLst>
                            <a:ext uri="{53640926-AAD7-44D8-BBD7-CCE9431645EC}">
                              <a14:shadowObscured xmlns:a14="http://schemas.microsoft.com/office/drawing/2010/main"/>
                            </a:ext>
                          </a:extLst>
                        </pic:spPr>
                      </pic:pic>
                    </a:graphicData>
                  </a:graphic>
                </wp:inline>
              </w:drawing>
            </w:r>
          </w:p>
        </w:tc>
      </w:tr>
      <w:tr w:rsidR="00632DC3" w:rsidRPr="00BF3FC0" w14:paraId="2A50C09A" w14:textId="77777777" w:rsidTr="003F1B02">
        <w:tc>
          <w:tcPr>
            <w:tcW w:w="4252" w:type="dxa"/>
            <w:vAlign w:val="center"/>
          </w:tcPr>
          <w:p w14:paraId="77EBE992" w14:textId="0927ACEC" w:rsidR="000F4C1A" w:rsidRDefault="000F4C1A" w:rsidP="00871E46">
            <w:pPr>
              <w:spacing w:before="0" w:after="160" w:line="259" w:lineRule="auto"/>
              <w:jc w:val="left"/>
              <w:rPr>
                <w:rFonts w:eastAsia="Calibri" w:cs="Arial"/>
                <w:b/>
                <w:bCs/>
                <w:sz w:val="28"/>
                <w:szCs w:val="28"/>
                <w:lang w:val="en-CA"/>
              </w:rPr>
            </w:pPr>
            <w:r>
              <w:t>&lt;INSERT_TITLE_START&gt;</w:t>
            </w:r>
          </w:p>
          <w:p w14:paraId="616F3D80" w14:textId="77777777" w:rsidR="009E5E02" w:rsidRDefault="009E5E02" w:rsidP="00871E46">
            <w:pPr>
              <w:spacing w:before="0" w:after="160" w:line="259" w:lineRule="auto"/>
              <w:jc w:val="left"/>
              <w:rPr>
                <w:rFonts w:eastAsia="Calibri" w:cs="Arial"/>
                <w:b/>
                <w:bCs/>
                <w:sz w:val="28"/>
                <w:szCs w:val="28"/>
                <w:lang w:val="en-CA"/>
              </w:rPr>
            </w:pPr>
            <w:r w:rsidRPr="00BF3FC0">
              <w:rPr>
                <w:rFonts w:eastAsia="Calibri" w:cs="Arial"/>
                <w:b/>
                <w:bCs/>
                <w:sz w:val="28"/>
                <w:szCs w:val="28"/>
                <w:lang w:val="en-CA"/>
              </w:rPr>
              <w:t xml:space="preserve">Phase 2 </w:t>
            </w:r>
            <w:r w:rsidR="00E243AD" w:rsidRPr="00BF3FC0">
              <w:rPr>
                <w:rFonts w:eastAsia="Calibri" w:cs="Arial"/>
                <w:b/>
                <w:bCs/>
                <w:sz w:val="28"/>
                <w:szCs w:val="28"/>
                <w:lang w:val="en-CA"/>
              </w:rPr>
              <w:t xml:space="preserve">Environmental Site Assessment for the </w:t>
            </w:r>
            <w:r w:rsidR="00520483" w:rsidRPr="00BF3FC0">
              <w:rPr>
                <w:rFonts w:eastAsia="Calibri" w:cs="Arial"/>
                <w:b/>
                <w:bCs/>
                <w:sz w:val="28"/>
                <w:szCs w:val="28"/>
                <w:lang w:val="en-CA"/>
              </w:rPr>
              <w:br/>
            </w:r>
            <w:r w:rsidR="007E43C6" w:rsidRPr="00BF3FC0">
              <w:rPr>
                <w:rFonts w:eastAsia="Calibri" w:cs="Arial"/>
                <w:b/>
                <w:bCs/>
                <w:sz w:val="28"/>
                <w:szCs w:val="28"/>
                <w:lang w:val="en-CA"/>
              </w:rPr>
              <w:t xml:space="preserve">09-02-014-03 </w:t>
            </w:r>
            <w:r w:rsidRPr="00BF3FC0">
              <w:rPr>
                <w:rFonts w:eastAsia="Calibri" w:cs="Arial"/>
                <w:b/>
                <w:bCs/>
                <w:sz w:val="28"/>
                <w:szCs w:val="28"/>
                <w:lang w:val="en-CA"/>
              </w:rPr>
              <w:t>W4M Wellsite</w:t>
            </w:r>
          </w:p>
          <w:p w14:paraId="7E58A8CD" w14:textId="02279CDB" w:rsidR="000F4C1A" w:rsidRPr="00BF3FC0" w:rsidRDefault="000F4C1A" w:rsidP="000F4C1A">
            <w:pPr>
              <w:spacing w:before="0" w:after="160" w:line="259" w:lineRule="auto"/>
              <w:jc w:val="left"/>
              <w:rPr>
                <w:rFonts w:eastAsia="Calibri" w:cs="Arial"/>
                <w:b/>
                <w:bCs/>
                <w:sz w:val="28"/>
                <w:szCs w:val="28"/>
                <w:lang w:val="en-CA"/>
              </w:rPr>
            </w:pPr>
            <w:r>
              <w:t>&lt;INSERT_TITLE_END&gt;</w:t>
            </w:r>
          </w:p>
        </w:tc>
      </w:tr>
      <w:tr w:rsidR="00632DC3" w:rsidRPr="00BF3FC0" w14:paraId="614DE38E" w14:textId="77777777" w:rsidTr="003F1B02">
        <w:tc>
          <w:tcPr>
            <w:tcW w:w="4252" w:type="dxa"/>
            <w:vAlign w:val="center"/>
          </w:tcPr>
          <w:p w14:paraId="7CFD8C26" w14:textId="078FC2F2" w:rsidR="00084CA4" w:rsidRDefault="00084CA4" w:rsidP="00BC2BB8">
            <w:pPr>
              <w:spacing w:before="0" w:after="0" w:line="276" w:lineRule="auto"/>
              <w:jc w:val="left"/>
              <w:rPr>
                <w:rFonts w:eastAsia="Calibri" w:cs="Arial"/>
                <w:szCs w:val="24"/>
                <w:lang w:val="en-CA"/>
              </w:rPr>
            </w:pPr>
            <w:r>
              <w:t>&lt;INSERT_CLIENT_START&gt;</w:t>
            </w:r>
          </w:p>
          <w:p w14:paraId="313389BF" w14:textId="7C845D55" w:rsidR="002B1362" w:rsidRPr="00BF3FC0" w:rsidRDefault="009E5E02" w:rsidP="00BC2BB8">
            <w:pPr>
              <w:spacing w:before="0" w:after="0" w:line="276" w:lineRule="auto"/>
              <w:jc w:val="left"/>
              <w:rPr>
                <w:rFonts w:eastAsia="Calibri" w:cs="Arial"/>
                <w:szCs w:val="24"/>
                <w:lang w:val="en-CA"/>
              </w:rPr>
            </w:pPr>
            <w:r w:rsidRPr="00BF3FC0">
              <w:rPr>
                <w:rFonts w:eastAsia="Calibri" w:cs="Arial"/>
                <w:szCs w:val="24"/>
                <w:lang w:val="en-CA"/>
              </w:rPr>
              <w:t xml:space="preserve">Prepared For: </w:t>
            </w:r>
          </w:p>
          <w:p w14:paraId="3127527C" w14:textId="77777777" w:rsidR="002B1362" w:rsidRPr="00BF3FC0" w:rsidRDefault="009E5E02" w:rsidP="00BC2BB8">
            <w:pPr>
              <w:spacing w:before="0" w:after="0" w:line="276" w:lineRule="auto"/>
              <w:jc w:val="left"/>
              <w:rPr>
                <w:rFonts w:eastAsia="Calibri" w:cs="Arial"/>
                <w:b/>
                <w:bCs/>
                <w:szCs w:val="24"/>
                <w:lang w:val="en-CA"/>
              </w:rPr>
            </w:pPr>
            <w:r w:rsidRPr="00BF3FC0">
              <w:rPr>
                <w:rFonts w:eastAsia="Calibri" w:cs="Arial"/>
                <w:b/>
                <w:bCs/>
                <w:szCs w:val="24"/>
                <w:lang w:val="en-CA"/>
              </w:rPr>
              <w:t>Canlin Energy Corporation</w:t>
            </w:r>
          </w:p>
          <w:p w14:paraId="4A944306" w14:textId="77777777" w:rsidR="002B1362" w:rsidRPr="00BF3FC0" w:rsidRDefault="009E5E02" w:rsidP="00BC2BB8">
            <w:pPr>
              <w:spacing w:before="0" w:after="0" w:line="276" w:lineRule="auto"/>
              <w:jc w:val="left"/>
              <w:rPr>
                <w:rFonts w:eastAsia="Calibri" w:cs="Arial"/>
                <w:szCs w:val="24"/>
                <w:lang w:val="en-CA"/>
              </w:rPr>
            </w:pPr>
            <w:r w:rsidRPr="00BF3FC0">
              <w:rPr>
                <w:rFonts w:eastAsia="Calibri" w:cs="Arial"/>
                <w:szCs w:val="24"/>
                <w:lang w:val="en-CA"/>
              </w:rPr>
              <w:t>237 4 Ave SW</w:t>
            </w:r>
          </w:p>
          <w:p w14:paraId="1AC6C070" w14:textId="77777777" w:rsidR="002B1362" w:rsidRPr="00BF3FC0" w:rsidRDefault="009E5E02" w:rsidP="00BC2BB8">
            <w:pPr>
              <w:spacing w:before="0" w:after="0" w:line="276" w:lineRule="auto"/>
              <w:jc w:val="left"/>
              <w:rPr>
                <w:rFonts w:eastAsia="Calibri" w:cs="Arial"/>
                <w:szCs w:val="24"/>
                <w:lang w:val="en-CA"/>
              </w:rPr>
            </w:pPr>
            <w:r w:rsidRPr="00BF3FC0">
              <w:rPr>
                <w:rFonts w:eastAsia="Calibri" w:cs="Arial"/>
                <w:szCs w:val="24"/>
                <w:lang w:val="en-CA"/>
              </w:rPr>
              <w:t>Calgary, AB</w:t>
            </w:r>
          </w:p>
          <w:p w14:paraId="7DD10C67" w14:textId="77777777" w:rsidR="009E5E02" w:rsidRDefault="009E5E02" w:rsidP="00BC2BB8">
            <w:pPr>
              <w:spacing w:before="0" w:after="0" w:line="276" w:lineRule="auto"/>
              <w:jc w:val="left"/>
              <w:rPr>
                <w:rFonts w:eastAsia="Calibri" w:cs="Arial"/>
                <w:szCs w:val="24"/>
                <w:lang w:val="en-CA"/>
              </w:rPr>
            </w:pPr>
            <w:r w:rsidRPr="00BF3FC0">
              <w:rPr>
                <w:rFonts w:eastAsia="Calibri" w:cs="Arial"/>
                <w:szCs w:val="24"/>
                <w:lang w:val="en-CA"/>
              </w:rPr>
              <w:t>T2P 4K3</w:t>
            </w:r>
          </w:p>
          <w:p w14:paraId="76F99ECC" w14:textId="7B962A4B" w:rsidR="00F43DC0" w:rsidRPr="00BF3FC0" w:rsidRDefault="00084CA4" w:rsidP="006017AD">
            <w:pPr>
              <w:spacing w:before="0" w:after="0" w:line="276" w:lineRule="auto"/>
              <w:jc w:val="left"/>
              <w:rPr>
                <w:rFonts w:eastAsia="Calibri" w:cs="Arial"/>
                <w:szCs w:val="24"/>
                <w:lang w:val="en-CA"/>
              </w:rPr>
            </w:pPr>
            <w:r>
              <w:t>&lt;INSERT_CLIENT_END&gt;</w:t>
            </w:r>
          </w:p>
        </w:tc>
      </w:tr>
      <w:tr w:rsidR="00632DC3" w:rsidRPr="008B54FA" w14:paraId="4DE4BFB7" w14:textId="77777777" w:rsidTr="003F1B02">
        <w:tc>
          <w:tcPr>
            <w:tcW w:w="4252" w:type="dxa"/>
            <w:vAlign w:val="center"/>
          </w:tcPr>
          <w:p w14:paraId="3B596493" w14:textId="77777777" w:rsidR="002B1362" w:rsidRPr="00BF3FC0" w:rsidRDefault="009E5E02" w:rsidP="00493B2A">
            <w:pPr>
              <w:tabs>
                <w:tab w:val="left" w:pos="460"/>
                <w:tab w:val="left" w:pos="1020"/>
              </w:tabs>
              <w:spacing w:before="0" w:after="0" w:line="276" w:lineRule="auto"/>
              <w:jc w:val="left"/>
              <w:rPr>
                <w:rFonts w:eastAsia="Calibri" w:cs="Arial"/>
                <w:szCs w:val="24"/>
                <w:lang w:val="en-CA"/>
              </w:rPr>
            </w:pPr>
            <w:r w:rsidRPr="00BF3FC0">
              <w:rPr>
                <w:rFonts w:eastAsia="Calibri" w:cs="Arial"/>
                <w:szCs w:val="24"/>
                <w:lang w:val="en-CA"/>
              </w:rPr>
              <w:t>Prepared By:</w:t>
            </w:r>
          </w:p>
          <w:p w14:paraId="46081C13" w14:textId="77777777" w:rsidR="002B1362" w:rsidRPr="00BF3FC0" w:rsidRDefault="009E5E02" w:rsidP="00493B2A">
            <w:pPr>
              <w:tabs>
                <w:tab w:val="left" w:pos="460"/>
                <w:tab w:val="left" w:pos="1020"/>
              </w:tabs>
              <w:spacing w:before="0" w:after="0" w:line="276" w:lineRule="auto"/>
              <w:jc w:val="left"/>
              <w:rPr>
                <w:rFonts w:eastAsia="Calibri" w:cs="Arial"/>
                <w:b/>
                <w:bCs/>
                <w:szCs w:val="24"/>
                <w:lang w:val="en-CA"/>
              </w:rPr>
            </w:pPr>
            <w:r w:rsidRPr="00BF3FC0">
              <w:rPr>
                <w:rFonts w:eastAsia="Calibri" w:cs="Arial"/>
                <w:b/>
                <w:bCs/>
                <w:szCs w:val="24"/>
                <w:lang w:val="en-CA"/>
              </w:rPr>
              <w:t>EBM Geoscience Inc.</w:t>
            </w:r>
          </w:p>
          <w:p w14:paraId="6E3C3989" w14:textId="77777777" w:rsidR="002B1362" w:rsidRPr="006C3D76" w:rsidRDefault="0026461F" w:rsidP="00493B2A">
            <w:pPr>
              <w:tabs>
                <w:tab w:val="left" w:pos="460"/>
                <w:tab w:val="left" w:pos="1020"/>
              </w:tabs>
              <w:spacing w:before="0" w:after="0" w:line="276" w:lineRule="auto"/>
              <w:jc w:val="left"/>
              <w:rPr>
                <w:rFonts w:eastAsia="Calibri" w:cs="Arial"/>
                <w:szCs w:val="24"/>
                <w:lang w:val="pt-BR"/>
              </w:rPr>
            </w:pPr>
            <w:r w:rsidRPr="006C3D76">
              <w:rPr>
                <w:rFonts w:eastAsia="Calibri" w:cs="Arial"/>
                <w:szCs w:val="24"/>
                <w:lang w:val="pt-BR"/>
              </w:rPr>
              <w:t>20</w:t>
            </w:r>
            <w:r w:rsidR="00B54440" w:rsidRPr="006C3D76">
              <w:rPr>
                <w:rFonts w:eastAsia="Calibri" w:cs="Arial"/>
                <w:szCs w:val="24"/>
                <w:lang w:val="pt-BR"/>
              </w:rPr>
              <w:t>4</w:t>
            </w:r>
            <w:r w:rsidR="00D94501" w:rsidRPr="006C3D76">
              <w:rPr>
                <w:rFonts w:eastAsia="Calibri" w:cs="Arial"/>
                <w:szCs w:val="24"/>
                <w:lang w:val="pt-BR"/>
              </w:rPr>
              <w:t>, 1135</w:t>
            </w:r>
            <w:r w:rsidR="00C15B72" w:rsidRPr="006C3D76">
              <w:rPr>
                <w:rFonts w:eastAsia="Calibri" w:cs="Arial"/>
                <w:szCs w:val="24"/>
                <w:lang w:val="pt-BR"/>
              </w:rPr>
              <w:t xml:space="preserve"> </w:t>
            </w:r>
            <w:r w:rsidR="00D94501" w:rsidRPr="006C3D76">
              <w:rPr>
                <w:rFonts w:eastAsia="Calibri" w:cs="Arial"/>
                <w:szCs w:val="24"/>
                <w:lang w:val="pt-BR"/>
              </w:rPr>
              <w:t>-</w:t>
            </w:r>
            <w:r w:rsidR="00C15B72" w:rsidRPr="006C3D76">
              <w:rPr>
                <w:rFonts w:eastAsia="Calibri" w:cs="Arial"/>
                <w:szCs w:val="24"/>
                <w:lang w:val="pt-BR"/>
              </w:rPr>
              <w:t xml:space="preserve"> </w:t>
            </w:r>
            <w:r w:rsidR="00D94501" w:rsidRPr="006C3D76">
              <w:rPr>
                <w:rFonts w:eastAsia="Calibri" w:cs="Arial"/>
                <w:szCs w:val="24"/>
                <w:lang w:val="pt-BR"/>
              </w:rPr>
              <w:t>64</w:t>
            </w:r>
            <w:r w:rsidR="009E5E02" w:rsidRPr="006C3D76">
              <w:rPr>
                <w:rFonts w:eastAsia="Calibri" w:cs="Arial"/>
                <w:szCs w:val="24"/>
                <w:lang w:val="pt-BR"/>
              </w:rPr>
              <w:t xml:space="preserve"> Ave SE</w:t>
            </w:r>
          </w:p>
          <w:p w14:paraId="280995A0" w14:textId="77777777" w:rsidR="002B1362" w:rsidRPr="006C3D76" w:rsidRDefault="009E5E02" w:rsidP="00493B2A">
            <w:pPr>
              <w:tabs>
                <w:tab w:val="left" w:pos="460"/>
                <w:tab w:val="left" w:pos="1020"/>
              </w:tabs>
              <w:spacing w:before="0" w:after="0" w:line="276" w:lineRule="auto"/>
              <w:jc w:val="left"/>
              <w:rPr>
                <w:rFonts w:eastAsia="Calibri" w:cs="Arial"/>
                <w:szCs w:val="24"/>
                <w:lang w:val="pt-BR"/>
              </w:rPr>
            </w:pPr>
            <w:r w:rsidRPr="006C3D76">
              <w:rPr>
                <w:rFonts w:eastAsia="Calibri" w:cs="Arial"/>
                <w:szCs w:val="24"/>
                <w:lang w:val="pt-BR"/>
              </w:rPr>
              <w:t>Calgary, AB</w:t>
            </w:r>
          </w:p>
          <w:p w14:paraId="041FAAB6" w14:textId="4CCCDBA1" w:rsidR="00826023" w:rsidRPr="00FE2C24" w:rsidRDefault="009E5E02" w:rsidP="00FE2C24">
            <w:pPr>
              <w:tabs>
                <w:tab w:val="left" w:pos="460"/>
                <w:tab w:val="left" w:pos="1020"/>
              </w:tabs>
              <w:spacing w:before="0" w:after="0" w:line="276" w:lineRule="auto"/>
              <w:jc w:val="left"/>
              <w:rPr>
                <w:rFonts w:eastAsia="Calibri" w:cs="Arial"/>
                <w:szCs w:val="24"/>
                <w:lang w:val="pt-BR"/>
              </w:rPr>
            </w:pPr>
            <w:r w:rsidRPr="006C3D76">
              <w:rPr>
                <w:rFonts w:eastAsia="Calibri" w:cs="Arial"/>
                <w:szCs w:val="24"/>
                <w:lang w:val="pt-BR"/>
              </w:rPr>
              <w:t>T2</w:t>
            </w:r>
            <w:r w:rsidR="00D94501" w:rsidRPr="006C3D76">
              <w:rPr>
                <w:rFonts w:eastAsia="Calibri" w:cs="Arial"/>
                <w:szCs w:val="24"/>
                <w:lang w:val="pt-BR"/>
              </w:rPr>
              <w:t>H</w:t>
            </w:r>
            <w:r w:rsidRPr="006C3D76">
              <w:rPr>
                <w:rFonts w:eastAsia="Calibri" w:cs="Arial"/>
                <w:szCs w:val="24"/>
                <w:lang w:val="pt-BR"/>
              </w:rPr>
              <w:t xml:space="preserve"> </w:t>
            </w:r>
            <w:r w:rsidR="00D94501" w:rsidRPr="006C3D76">
              <w:rPr>
                <w:rFonts w:eastAsia="Calibri" w:cs="Arial"/>
                <w:szCs w:val="24"/>
                <w:lang w:val="pt-BR"/>
              </w:rPr>
              <w:t>2J7</w:t>
            </w:r>
          </w:p>
        </w:tc>
      </w:tr>
      <w:tr w:rsidR="00632DC3" w:rsidRPr="00BF3FC0" w14:paraId="7C73CF33" w14:textId="77777777" w:rsidTr="003F1B02">
        <w:tc>
          <w:tcPr>
            <w:tcW w:w="4252" w:type="dxa"/>
            <w:vAlign w:val="center"/>
          </w:tcPr>
          <w:p w14:paraId="1EC78215" w14:textId="0236E452" w:rsidR="00FE2C24" w:rsidRDefault="00FE2C24" w:rsidP="00871E46">
            <w:pPr>
              <w:spacing w:before="0" w:after="160" w:line="259" w:lineRule="auto"/>
              <w:jc w:val="left"/>
              <w:rPr>
                <w:rFonts w:eastAsia="Calibri" w:cs="Arial"/>
                <w:b/>
                <w:bCs/>
                <w:szCs w:val="24"/>
                <w:lang w:val="en-CA"/>
              </w:rPr>
            </w:pPr>
            <w:r>
              <w:t>&lt;INSERT_DATE_START&gt;</w:t>
            </w:r>
          </w:p>
          <w:p w14:paraId="64EBBFAC" w14:textId="09084EE6" w:rsidR="009E5E02" w:rsidRDefault="009E5E02" w:rsidP="00871E46">
            <w:pPr>
              <w:spacing w:before="0" w:after="160" w:line="259" w:lineRule="auto"/>
              <w:jc w:val="left"/>
              <w:rPr>
                <w:rFonts w:eastAsia="Calibri" w:cs="Arial"/>
                <w:szCs w:val="24"/>
                <w:lang w:val="en-CA"/>
              </w:rPr>
            </w:pPr>
            <w:r w:rsidRPr="00BF3FC0">
              <w:rPr>
                <w:rFonts w:eastAsia="Calibri" w:cs="Arial"/>
                <w:b/>
                <w:bCs/>
                <w:szCs w:val="24"/>
                <w:lang w:val="en-CA"/>
              </w:rPr>
              <w:t xml:space="preserve">Date: </w:t>
            </w:r>
            <w:r w:rsidR="00871E46" w:rsidRPr="00BF3FC0">
              <w:rPr>
                <w:rFonts w:eastAsia="Calibri" w:cs="Arial"/>
                <w:szCs w:val="24"/>
                <w:lang w:val="en-CA"/>
              </w:rPr>
              <w:t>Month XX</w:t>
            </w:r>
            <w:r w:rsidR="00DE220E" w:rsidRPr="00BF3FC0">
              <w:rPr>
                <w:rFonts w:eastAsia="Calibri" w:cs="Arial"/>
                <w:szCs w:val="24"/>
                <w:lang w:val="en-CA"/>
              </w:rPr>
              <w:t>, 202</w:t>
            </w:r>
            <w:r w:rsidR="00871E46" w:rsidRPr="00BF3FC0">
              <w:rPr>
                <w:rFonts w:eastAsia="Calibri" w:cs="Arial"/>
                <w:szCs w:val="24"/>
                <w:lang w:val="en-CA"/>
              </w:rPr>
              <w:t>5</w:t>
            </w:r>
          </w:p>
          <w:p w14:paraId="5B9BA0C7" w14:textId="6EE05401" w:rsidR="00826023" w:rsidRPr="00BF3FC0" w:rsidRDefault="00826023" w:rsidP="00871E46">
            <w:pPr>
              <w:spacing w:before="0" w:after="160" w:line="259" w:lineRule="auto"/>
              <w:jc w:val="left"/>
              <w:rPr>
                <w:rFonts w:eastAsia="Calibri" w:cs="Arial"/>
                <w:szCs w:val="24"/>
                <w:lang w:val="en-CA"/>
              </w:rPr>
            </w:pPr>
            <w:r>
              <w:t>&lt;INSERT_DATE_END&gt;</w:t>
            </w:r>
          </w:p>
        </w:tc>
      </w:tr>
    </w:tbl>
    <w:p w14:paraId="33ABCF76" w14:textId="299CA712" w:rsidR="00BE4A54" w:rsidRPr="00BF3FC0" w:rsidRDefault="009E5E02">
      <w:pPr>
        <w:spacing w:before="0" w:after="160" w:line="259" w:lineRule="auto"/>
        <w:rPr>
          <w:highlight w:val="yellow"/>
        </w:rPr>
      </w:pPr>
      <w:r w:rsidRPr="00BF3FC0">
        <w:rPr>
          <w:rFonts w:eastAsia="Calibri" w:cs="Times New Roman"/>
          <w:noProof/>
          <w:color w:val="404040"/>
          <w:sz w:val="19"/>
        </w:rPr>
        <w:drawing>
          <wp:anchor distT="0" distB="0" distL="114300" distR="114300" simplePos="0" relativeHeight="251658240" behindDoc="1" locked="1" layoutInCell="1" allowOverlap="0" wp14:anchorId="1548A37B" wp14:editId="1EB46826">
            <wp:simplePos x="0" y="0"/>
            <wp:positionH relativeFrom="page">
              <wp:posOffset>0</wp:posOffset>
            </wp:positionH>
            <wp:positionV relativeFrom="page">
              <wp:posOffset>0</wp:posOffset>
            </wp:positionV>
            <wp:extent cx="7772400" cy="10058400"/>
            <wp:effectExtent l="0" t="0" r="0" b="0"/>
            <wp:wrapNone/>
            <wp:docPr id="27" name="Picture 27" descr="Background patter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Background pattern&#10;&#10;Description automatically generated with medium confidence"/>
                    <pic:cNvPicPr/>
                  </pic:nvPicPr>
                  <pic:blipFill>
                    <a:blip r:embed="rId13" cstate="print">
                      <a:alphaModFix amt="20000"/>
                      <a:extLst>
                        <a:ext uri="{28A0092B-C50C-407E-A947-70E740481C1C}">
                          <a14:useLocalDpi xmlns:a14="http://schemas.microsoft.com/office/drawing/2010/main" val="0"/>
                        </a:ext>
                      </a:extLst>
                    </a:blip>
                    <a:stretch>
                      <a:fillRect/>
                    </a:stretch>
                  </pic:blipFill>
                  <pic:spPr>
                    <a:xfrm>
                      <a:off x="0" y="0"/>
                      <a:ext cx="7772400" cy="10058400"/>
                    </a:xfrm>
                    <a:prstGeom prst="rect">
                      <a:avLst/>
                    </a:prstGeom>
                  </pic:spPr>
                </pic:pic>
              </a:graphicData>
            </a:graphic>
            <wp14:sizeRelH relativeFrom="page">
              <wp14:pctWidth>0</wp14:pctWidth>
            </wp14:sizeRelH>
            <wp14:sizeRelV relativeFrom="page">
              <wp14:pctHeight>0</wp14:pctHeight>
            </wp14:sizeRelV>
          </wp:anchor>
        </w:drawing>
      </w:r>
    </w:p>
    <w:p w14:paraId="687DE659" w14:textId="77777777" w:rsidR="00411FDB" w:rsidRPr="00BF3FC0" w:rsidRDefault="00411FDB" w:rsidP="004A5473">
      <w:pPr>
        <w:rPr>
          <w:highlight w:val="yellow"/>
        </w:rPr>
        <w:sectPr w:rsidR="00411FDB" w:rsidRPr="00BF3FC0" w:rsidSect="002A0F03">
          <w:pgSz w:w="12240" w:h="15840"/>
          <w:pgMar w:top="720" w:right="720" w:bottom="720" w:left="720" w:header="708" w:footer="708" w:gutter="0"/>
          <w:pgNumType w:start="0"/>
          <w:cols w:space="708"/>
          <w:titlePg/>
          <w:docGrid w:linePitch="360"/>
        </w:sectPr>
      </w:pPr>
    </w:p>
    <w:bookmarkEnd w:id="0"/>
    <w:p w14:paraId="0ADF2870" w14:textId="77777777" w:rsidR="00B62DD1" w:rsidRPr="00BF3FC0" w:rsidRDefault="00B62DD1" w:rsidP="00B62DD1">
      <w:pPr>
        <w:spacing w:after="120" w:line="264" w:lineRule="auto"/>
        <w:rPr>
          <w:rFonts w:cs="Arial"/>
          <w:b/>
          <w:bCs/>
          <w:sz w:val="36"/>
        </w:rPr>
      </w:pPr>
      <w:commentRangeStart w:id="2"/>
      <w:r w:rsidRPr="00BF3FC0">
        <w:rPr>
          <w:rFonts w:cs="Arial"/>
          <w:b/>
          <w:bCs/>
          <w:sz w:val="36"/>
        </w:rPr>
        <w:lastRenderedPageBreak/>
        <w:t>Execut</w:t>
      </w:r>
      <w:commentRangeEnd w:id="2"/>
      <w:r w:rsidR="00FF48D3" w:rsidRPr="00BF3FC0">
        <w:rPr>
          <w:rStyle w:val="CommentReference"/>
          <w:rFonts w:cs="Arial"/>
          <w:b/>
          <w:bCs/>
          <w:sz w:val="36"/>
          <w:szCs w:val="22"/>
        </w:rPr>
        <w:commentReference w:id="2"/>
      </w:r>
      <w:r w:rsidRPr="00BF3FC0">
        <w:rPr>
          <w:rFonts w:cs="Arial"/>
          <w:b/>
          <w:bCs/>
          <w:sz w:val="36"/>
        </w:rPr>
        <w:t xml:space="preserve">ive </w:t>
      </w:r>
      <w:commentRangeStart w:id="3"/>
      <w:r w:rsidRPr="00BF3FC0">
        <w:rPr>
          <w:rFonts w:cs="Arial"/>
          <w:b/>
          <w:bCs/>
          <w:sz w:val="36"/>
        </w:rPr>
        <w:t>Summ</w:t>
      </w:r>
      <w:commentRangeStart w:id="4"/>
      <w:r w:rsidRPr="00BF3FC0">
        <w:rPr>
          <w:rFonts w:cs="Arial"/>
          <w:b/>
          <w:bCs/>
          <w:sz w:val="36"/>
        </w:rPr>
        <w:t>ary</w:t>
      </w:r>
      <w:commentRangeEnd w:id="4"/>
      <w:r w:rsidR="00AE0117" w:rsidRPr="00BF3FC0">
        <w:rPr>
          <w:rStyle w:val="CommentReference"/>
          <w:rFonts w:cs="Arial"/>
          <w:b/>
          <w:bCs/>
          <w:sz w:val="36"/>
          <w:szCs w:val="22"/>
        </w:rPr>
        <w:commentReference w:id="4"/>
      </w:r>
      <w:commentRangeEnd w:id="3"/>
      <w:r w:rsidR="009733DF" w:rsidRPr="00BF3FC0">
        <w:rPr>
          <w:rStyle w:val="CommentReference"/>
          <w:rFonts w:cs="Arial"/>
          <w:b/>
          <w:bCs/>
          <w:sz w:val="36"/>
          <w:szCs w:val="22"/>
        </w:rPr>
        <w:commentReference w:id="3"/>
      </w:r>
    </w:p>
    <w:p w14:paraId="2C3087C7" w14:textId="4886FFCA" w:rsidR="00765943" w:rsidRDefault="00765943" w:rsidP="00765943">
      <w:r>
        <w:t>&lt;INSERT_EXEC_SUMMARY_START&gt;</w:t>
      </w:r>
    </w:p>
    <w:p w14:paraId="32276C6A" w14:textId="3BBF125F" w:rsidR="00FE0FB4" w:rsidRPr="00C06FB9" w:rsidRDefault="00FE0FB4" w:rsidP="0098297F">
      <w:pPr>
        <w:rPr>
          <w:b/>
          <w:bCs/>
          <w:color w:val="C00000"/>
        </w:rPr>
      </w:pPr>
      <w:r w:rsidRPr="00C06FB9">
        <w:rPr>
          <w:b/>
          <w:bCs/>
          <w:color w:val="C00000"/>
        </w:rPr>
        <w:t>Introduction</w:t>
      </w:r>
    </w:p>
    <w:p w14:paraId="2256FEC1" w14:textId="5F33405E" w:rsidR="00CD68BA" w:rsidRPr="00B076BF" w:rsidRDefault="00CD68BA" w:rsidP="0098297F">
      <w:pPr>
        <w:rPr>
          <w:color w:val="C00000"/>
        </w:rPr>
      </w:pPr>
      <w:r w:rsidRPr="00B076BF">
        <w:rPr>
          <w:color w:val="C00000"/>
        </w:rPr>
        <w:t>Facility</w:t>
      </w:r>
    </w:p>
    <w:p w14:paraId="1FDFFD5D" w14:textId="11FFEDEB" w:rsidR="0098297F" w:rsidRPr="00BF3FC0" w:rsidRDefault="0098297F" w:rsidP="0098297F">
      <w:r w:rsidRPr="00BF3FC0">
        <w:t xml:space="preserve">The </w:t>
      </w:r>
      <w:r w:rsidR="00283173" w:rsidRPr="00283173">
        <w:rPr>
          <w:color w:val="4472C4" w:themeColor="accent1"/>
        </w:rPr>
        <w:t>CLIENT NAME</w:t>
      </w:r>
      <w:r w:rsidRPr="00283173">
        <w:rPr>
          <w:color w:val="4472C4" w:themeColor="accent1"/>
        </w:rPr>
        <w:t xml:space="preserve"> (</w:t>
      </w:r>
      <w:r w:rsidR="00283173" w:rsidRPr="00283173">
        <w:rPr>
          <w:color w:val="4472C4" w:themeColor="accent1"/>
        </w:rPr>
        <w:t>CLIENT ACRONYM</w:t>
      </w:r>
      <w:r w:rsidRPr="00283173">
        <w:rPr>
          <w:color w:val="4472C4" w:themeColor="accent1"/>
        </w:rPr>
        <w:t>)</w:t>
      </w:r>
      <w:r w:rsidRPr="00BF3FC0">
        <w:t xml:space="preserve"> retained EBM Geoscience Inc. (EBM) to complete a Phase 2 Environmental Site Assessment (ESA) at the </w:t>
      </w:r>
      <w:commentRangeStart w:id="5"/>
      <w:r w:rsidRPr="00BF3FC0">
        <w:t>Questfire F30335 compressor station</w:t>
      </w:r>
      <w:commentRangeEnd w:id="5"/>
      <w:r w:rsidR="00E27211" w:rsidRPr="00BF3FC0">
        <w:rPr>
          <w:rStyle w:val="CommentReference"/>
          <w:sz w:val="22"/>
          <w:szCs w:val="22"/>
        </w:rPr>
        <w:commentReference w:id="5"/>
      </w:r>
      <w:r w:rsidRPr="00BF3FC0">
        <w:t xml:space="preserve"> at surface location </w:t>
      </w:r>
      <w:commentRangeStart w:id="6"/>
      <w:r w:rsidRPr="00BF3FC0">
        <w:t>15-14-014-04 W4M (the site)</w:t>
      </w:r>
      <w:commentRangeEnd w:id="6"/>
      <w:r w:rsidR="00E27211" w:rsidRPr="00BF3FC0">
        <w:rPr>
          <w:rStyle w:val="CommentReference"/>
          <w:sz w:val="22"/>
          <w:szCs w:val="22"/>
        </w:rPr>
        <w:commentReference w:id="6"/>
      </w:r>
      <w:r w:rsidRPr="00BF3FC0">
        <w:t>. The purpose of the assessment was to investigate each area of potential environmental concern (APEC) for the appropriate contaminants of potential concern (CoPC</w:t>
      </w:r>
      <w:r w:rsidR="00744E29" w:rsidRPr="00BF3FC0">
        <w:t>s</w:t>
      </w:r>
      <w:r w:rsidRPr="00BF3FC0">
        <w:t>) and to confirm the presence or absence of contamination.</w:t>
      </w:r>
    </w:p>
    <w:p w14:paraId="26099BD1" w14:textId="7C6FE02B" w:rsidR="00E27211" w:rsidRPr="00E27211" w:rsidRDefault="00E27211" w:rsidP="00167654">
      <w:pPr>
        <w:rPr>
          <w:color w:val="C00000"/>
        </w:rPr>
      </w:pPr>
      <w:r w:rsidRPr="00E27211">
        <w:rPr>
          <w:color w:val="C00000"/>
        </w:rPr>
        <w:t>OR</w:t>
      </w:r>
      <w:r w:rsidR="00CD68BA">
        <w:rPr>
          <w:color w:val="C00000"/>
        </w:rPr>
        <w:t xml:space="preserve"> – for a wellsite</w:t>
      </w:r>
    </w:p>
    <w:p w14:paraId="36BE1370" w14:textId="5E776925" w:rsidR="00167654" w:rsidRPr="00BF3FC0" w:rsidRDefault="00167654" w:rsidP="00167654">
      <w:pPr>
        <w:rPr>
          <w:rFonts w:cs="Arial"/>
        </w:rPr>
      </w:pPr>
      <w:r w:rsidRPr="00BF3FC0">
        <w:t xml:space="preserve">Canlin Energy Corporation (Canlin) retained EBM Geoscience Inc. (EBM) to complete a Phase 2 Environmental Site Assessment (ESA) at the </w:t>
      </w:r>
      <w:commentRangeStart w:id="7"/>
      <w:r w:rsidRPr="00BF3FC0">
        <w:t>Canlin MEDHAT 9-2-14-3</w:t>
      </w:r>
      <w:commentRangeEnd w:id="7"/>
      <w:r w:rsidR="00E27211" w:rsidRPr="00BF3FC0">
        <w:rPr>
          <w:rStyle w:val="CommentReference"/>
          <w:sz w:val="22"/>
          <w:szCs w:val="22"/>
        </w:rPr>
        <w:commentReference w:id="7"/>
      </w:r>
      <w:r w:rsidRPr="00BF3FC0">
        <w:t xml:space="preserve"> wellsite at surface location </w:t>
      </w:r>
      <w:commentRangeStart w:id="8"/>
      <w:r w:rsidRPr="00BF3FC0">
        <w:t>100/09-02-014-03W4M</w:t>
      </w:r>
      <w:commentRangeEnd w:id="8"/>
      <w:r w:rsidR="00E27211" w:rsidRPr="00BF3FC0">
        <w:rPr>
          <w:rStyle w:val="CommentReference"/>
          <w:sz w:val="22"/>
          <w:szCs w:val="22"/>
        </w:rPr>
        <w:commentReference w:id="8"/>
      </w:r>
      <w:r w:rsidRPr="00BF3FC0">
        <w:t xml:space="preserve"> (the site). The purpose of the assessment was to investigate each area of potential environmental concern (APEC</w:t>
      </w:r>
      <w:r w:rsidR="00F5785E" w:rsidRPr="00BF3FC0">
        <w:t>)</w:t>
      </w:r>
      <w:r w:rsidR="00C42D8A" w:rsidRPr="00BF3FC0">
        <w:t xml:space="preserve"> for the appropriate contaminants of potential concern (CoPC) and</w:t>
      </w:r>
      <w:r w:rsidR="004F387E" w:rsidRPr="00BF3FC0">
        <w:t xml:space="preserve"> to confirm the presence or absence of contamination</w:t>
      </w:r>
      <w:r w:rsidRPr="00BF3FC0">
        <w:t xml:space="preserve">. </w:t>
      </w:r>
    </w:p>
    <w:p w14:paraId="61F374A9" w14:textId="11725186" w:rsidR="0009124D" w:rsidRPr="00C06FB9" w:rsidRDefault="0009124D" w:rsidP="00167654">
      <w:pPr>
        <w:rPr>
          <w:b/>
          <w:bCs/>
          <w:color w:val="C00000"/>
        </w:rPr>
      </w:pPr>
      <w:r w:rsidRPr="00C06FB9">
        <w:rPr>
          <w:b/>
          <w:bCs/>
          <w:color w:val="C00000"/>
        </w:rPr>
        <w:t>History</w:t>
      </w:r>
      <w:r w:rsidR="00C06FB9" w:rsidRPr="00C06FB9">
        <w:rPr>
          <w:b/>
          <w:bCs/>
          <w:color w:val="C00000"/>
        </w:rPr>
        <w:t xml:space="preserve"> + Purpose</w:t>
      </w:r>
    </w:p>
    <w:p w14:paraId="3DAFBAA1" w14:textId="281C9BF0" w:rsidR="00CD68BA" w:rsidRPr="000336ED" w:rsidRDefault="00B076BF" w:rsidP="00167654">
      <w:pPr>
        <w:rPr>
          <w:color w:val="C00000"/>
        </w:rPr>
      </w:pPr>
      <w:r w:rsidRPr="000336ED">
        <w:rPr>
          <w:color w:val="C00000"/>
        </w:rPr>
        <w:t>Default</w:t>
      </w:r>
    </w:p>
    <w:p w14:paraId="34FC8495" w14:textId="6AF7C0E3" w:rsidR="00167654" w:rsidRPr="00BF3FC0" w:rsidRDefault="00167654" w:rsidP="00167654">
      <w:r w:rsidRPr="00BF3FC0">
        <w:t>Previous assessments include</w:t>
      </w:r>
      <w:r w:rsidR="00C42D8A" w:rsidRPr="00BF3FC0">
        <w:t>d</w:t>
      </w:r>
      <w:r w:rsidRPr="00BF3FC0">
        <w:t xml:space="preserve"> a Phase 1 ESA, a geophysical investigation, and </w:t>
      </w:r>
      <w:r w:rsidR="009E0C5C" w:rsidRPr="00BF3FC0">
        <w:t>a</w:t>
      </w:r>
      <w:r w:rsidRPr="00BF3FC0">
        <w:t xml:space="preserve"> soil investigation. The </w:t>
      </w:r>
      <w:r w:rsidR="00916CD2" w:rsidRPr="00BF3FC0">
        <w:t xml:space="preserve">identified </w:t>
      </w:r>
      <w:r w:rsidR="00DD779C" w:rsidRPr="00BF3FC0">
        <w:t xml:space="preserve">APECs </w:t>
      </w:r>
      <w:r w:rsidRPr="00BF3FC0">
        <w:t xml:space="preserve">included the well centre, the drilling waste disposal area (DWDA), and an electromagnetic (EM) anomaly. </w:t>
      </w:r>
      <w:r w:rsidR="004F42F9" w:rsidRPr="00BF3FC0">
        <w:t>The CoPCs included chloride-related salinity impact, petroleum hydrocarbons (PHCs), polycyclic aromatic hydrocarbons (PAHs), glycols, and metals.</w:t>
      </w:r>
    </w:p>
    <w:p w14:paraId="5E730C16" w14:textId="5398D74F" w:rsidR="00C06FB9" w:rsidRPr="00C06FB9" w:rsidRDefault="00C06FB9" w:rsidP="00167654">
      <w:pPr>
        <w:rPr>
          <w:b/>
          <w:bCs/>
          <w:color w:val="C00000"/>
        </w:rPr>
      </w:pPr>
      <w:r w:rsidRPr="00C06FB9">
        <w:rPr>
          <w:b/>
          <w:bCs/>
          <w:color w:val="C00000"/>
        </w:rPr>
        <w:t>Recent Investigation Summary</w:t>
      </w:r>
      <w:r w:rsidR="00B076BF">
        <w:rPr>
          <w:b/>
          <w:bCs/>
          <w:color w:val="C00000"/>
        </w:rPr>
        <w:t xml:space="preserve"> + Chloride Delineation</w:t>
      </w:r>
    </w:p>
    <w:p w14:paraId="156052E1" w14:textId="621D1F3D" w:rsidR="000336ED" w:rsidRPr="000336ED" w:rsidRDefault="000336ED" w:rsidP="00167654">
      <w:pPr>
        <w:rPr>
          <w:color w:val="C00000"/>
        </w:rPr>
      </w:pPr>
      <w:r w:rsidRPr="000336ED">
        <w:rPr>
          <w:color w:val="C00000"/>
        </w:rPr>
        <w:t>Default</w:t>
      </w:r>
      <w:r w:rsidR="0098455B">
        <w:rPr>
          <w:color w:val="C00000"/>
        </w:rPr>
        <w:t xml:space="preserve"> – first investigation on-site</w:t>
      </w:r>
    </w:p>
    <w:p w14:paraId="56771A40" w14:textId="066F60B7" w:rsidR="00167654" w:rsidRDefault="00167654" w:rsidP="00167654">
      <w:r w:rsidRPr="00BF3FC0">
        <w:t xml:space="preserve">The soil investigation was conducted </w:t>
      </w:r>
      <w:r w:rsidR="003E64EB">
        <w:t xml:space="preserve">from </w:t>
      </w:r>
      <w:r w:rsidR="00C93D38" w:rsidRPr="00BF3FC0">
        <w:t>November</w:t>
      </w:r>
      <w:r w:rsidRPr="00BF3FC0">
        <w:t xml:space="preserve"> </w:t>
      </w:r>
      <w:r w:rsidR="00C93D38" w:rsidRPr="00BF3FC0">
        <w:t>22</w:t>
      </w:r>
      <w:r w:rsidR="000E1BC4">
        <w:t>–23</w:t>
      </w:r>
      <w:r w:rsidR="00C93D38" w:rsidRPr="00BF3FC0">
        <w:t>, 2024</w:t>
      </w:r>
      <w:r w:rsidRPr="00BF3FC0">
        <w:t xml:space="preserve">. Eight boreholes were advanced to a maximum depth of 9.0 m. Vertical and lateral delineation to the Tier 1 standard of 100 mg/L </w:t>
      </w:r>
      <w:r w:rsidR="001D6CA5" w:rsidRPr="00BF3FC0">
        <w:t xml:space="preserve">chloride </w:t>
      </w:r>
      <w:r w:rsidRPr="00BF3FC0">
        <w:t>was achieved</w:t>
      </w:r>
    </w:p>
    <w:p w14:paraId="350505F0" w14:textId="45290FEF" w:rsidR="00FB6BE2" w:rsidRPr="00CD68BA" w:rsidRDefault="00FB6BE2" w:rsidP="00FB6BE2">
      <w:pPr>
        <w:rPr>
          <w:color w:val="C00000"/>
        </w:rPr>
      </w:pPr>
      <w:r w:rsidRPr="00CD68BA">
        <w:rPr>
          <w:color w:val="C00000"/>
        </w:rPr>
        <w:t xml:space="preserve">OR – </w:t>
      </w:r>
      <w:r w:rsidR="00792CB7">
        <w:rPr>
          <w:color w:val="C00000"/>
        </w:rPr>
        <w:t>J</w:t>
      </w:r>
      <w:r>
        <w:rPr>
          <w:color w:val="C00000"/>
        </w:rPr>
        <w:t>ustification lateral delineation</w:t>
      </w:r>
      <w:r w:rsidR="0098455B">
        <w:rPr>
          <w:color w:val="C00000"/>
        </w:rPr>
        <w:t>, previous investigations conducted</w:t>
      </w:r>
    </w:p>
    <w:p w14:paraId="1CC1A088" w14:textId="6AA247A4" w:rsidR="00FB6BE2" w:rsidRPr="00BF3FC0" w:rsidRDefault="00FB6BE2" w:rsidP="00FB6BE2">
      <w:r w:rsidRPr="00BF3FC0">
        <w:t xml:space="preserve">The recent soil investigation was conducted on November 22, 2024. Eight boreholes were advanced to a maximum depth of 9.0 m. Vertical </w:t>
      </w:r>
      <w:r>
        <w:t xml:space="preserve">and lateral </w:t>
      </w:r>
      <w:r w:rsidRPr="00BF3FC0">
        <w:t xml:space="preserve">delineation to the Tier 1 standard of 100 mg/L chloride </w:t>
      </w:r>
      <w:r>
        <w:t>was achieved, except for lateral delineation to the east. However, lateral delineation was inferred based on the decreasing concentrations and the EM survey.</w:t>
      </w:r>
    </w:p>
    <w:p w14:paraId="133CE8FB" w14:textId="5A67BF0A" w:rsidR="00F86BCA" w:rsidRPr="000336ED" w:rsidRDefault="00792CB7" w:rsidP="00F86BCA">
      <w:pPr>
        <w:rPr>
          <w:color w:val="C00000"/>
        </w:rPr>
      </w:pPr>
      <w:r>
        <w:rPr>
          <w:color w:val="C00000"/>
        </w:rPr>
        <w:lastRenderedPageBreak/>
        <w:t xml:space="preserve">OR - </w:t>
      </w:r>
      <w:r w:rsidR="0007215B">
        <w:rPr>
          <w:color w:val="C00000"/>
        </w:rPr>
        <w:t>Multiple recent investigations and d</w:t>
      </w:r>
      <w:r w:rsidR="00F86BCA" w:rsidRPr="000336ED">
        <w:rPr>
          <w:color w:val="C00000"/>
        </w:rPr>
        <w:t>e</w:t>
      </w:r>
      <w:r w:rsidR="00240B3E">
        <w:rPr>
          <w:color w:val="C00000"/>
        </w:rPr>
        <w:t>lineation not achieved</w:t>
      </w:r>
    </w:p>
    <w:p w14:paraId="22C2A540" w14:textId="72E012DE" w:rsidR="00F86BCA" w:rsidRDefault="00F86BCA" w:rsidP="00F86BCA">
      <w:r w:rsidRPr="00BF3FC0">
        <w:t xml:space="preserve">The </w:t>
      </w:r>
      <w:r w:rsidR="003E64EB">
        <w:t xml:space="preserve">recent </w:t>
      </w:r>
      <w:r w:rsidRPr="00BF3FC0">
        <w:t>soil investigation</w:t>
      </w:r>
      <w:r w:rsidR="003E64EB">
        <w:t>s</w:t>
      </w:r>
      <w:r w:rsidRPr="00BF3FC0">
        <w:t xml:space="preserve"> w</w:t>
      </w:r>
      <w:r w:rsidR="003E64EB">
        <w:t>ere</w:t>
      </w:r>
      <w:r w:rsidRPr="00BF3FC0">
        <w:t xml:space="preserve"> conducted on November 22, 2024</w:t>
      </w:r>
      <w:r w:rsidR="000E1BC4">
        <w:t xml:space="preserve"> and from April 18-19, 2025</w:t>
      </w:r>
      <w:r w:rsidRPr="00BF3FC0">
        <w:t xml:space="preserve">. </w:t>
      </w:r>
      <w:r w:rsidR="00E32E9E">
        <w:t>Twenty</w:t>
      </w:r>
      <w:r w:rsidRPr="00BF3FC0">
        <w:t xml:space="preserve"> boreholes were advanced to a maximum depth of </w:t>
      </w:r>
      <w:r w:rsidR="00E32E9E">
        <w:t>15</w:t>
      </w:r>
      <w:r w:rsidRPr="00BF3FC0">
        <w:t xml:space="preserve">.0 m. Vertical </w:t>
      </w:r>
      <w:r w:rsidR="00240B3E">
        <w:t xml:space="preserve">delineation </w:t>
      </w:r>
      <w:r w:rsidR="00AC16DA">
        <w:t xml:space="preserve">to the </w:t>
      </w:r>
      <w:r w:rsidR="00AC16DA" w:rsidRPr="00BF3FC0">
        <w:t>Tier 1 standard of 100 mg/L chlorid</w:t>
      </w:r>
      <w:r w:rsidR="00AC16DA">
        <w:t xml:space="preserve">e </w:t>
      </w:r>
      <w:r w:rsidR="00240B3E">
        <w:t xml:space="preserve">was not achieved at various </w:t>
      </w:r>
      <w:r w:rsidR="00E32E9E">
        <w:t>locations</w:t>
      </w:r>
      <w:r w:rsidR="00240B3E">
        <w:t xml:space="preserve">, and </w:t>
      </w:r>
      <w:r w:rsidRPr="00BF3FC0">
        <w:t xml:space="preserve">lateral delineation </w:t>
      </w:r>
      <w:r w:rsidR="00E32E9E">
        <w:t>was not achieved to the east and west.</w:t>
      </w:r>
    </w:p>
    <w:p w14:paraId="3F02A4AE" w14:textId="7A7BA8FD" w:rsidR="002723B8" w:rsidRPr="00BF3FC0" w:rsidRDefault="00792CB7" w:rsidP="002723B8">
      <w:pPr>
        <w:rPr>
          <w:color w:val="C00000"/>
        </w:rPr>
      </w:pPr>
      <w:r>
        <w:rPr>
          <w:color w:val="C00000"/>
        </w:rPr>
        <w:t xml:space="preserve">Or - </w:t>
      </w:r>
      <w:r w:rsidR="002723B8" w:rsidRPr="00BF3FC0">
        <w:rPr>
          <w:color w:val="C00000"/>
        </w:rPr>
        <w:t>Background chloride</w:t>
      </w:r>
      <w:r>
        <w:rPr>
          <w:color w:val="C00000"/>
        </w:rPr>
        <w:t xml:space="preserve"> – first investigation on-site</w:t>
      </w:r>
    </w:p>
    <w:p w14:paraId="6768AA27" w14:textId="2DF2A4DE" w:rsidR="00D35B9B" w:rsidRPr="00BF3FC0" w:rsidRDefault="002723B8" w:rsidP="002723B8">
      <w:r w:rsidRPr="00BF3FC0">
        <w:t xml:space="preserve">The soil investigation was conducted on November 17, 2025. A total of 11 boreholes were advanced to a maximum depth of 6.0 m. Elevated background chloride was identified at two locations, with a maximum concentration of 150 mg/L. </w:t>
      </w:r>
      <w:r w:rsidR="007433A4" w:rsidRPr="00BF3FC0">
        <w:t>Vertical and lateral chloride delineation to the Tier 1 standard of 100 mg/L</w:t>
      </w:r>
      <w:r w:rsidR="007433A4">
        <w:t xml:space="preserve"> or to background levels</w:t>
      </w:r>
      <w:r w:rsidR="007433A4" w:rsidRPr="00BF3FC0">
        <w:t xml:space="preserve"> was achieved.</w:t>
      </w:r>
      <w:r w:rsidR="00BE528F">
        <w:t xml:space="preserve"> </w:t>
      </w:r>
      <w:r w:rsidR="00EA784E" w:rsidRPr="00EA784E">
        <w:rPr>
          <w:b/>
          <w:bCs/>
        </w:rPr>
        <w:t>Section 5</w:t>
      </w:r>
      <w:r w:rsidR="00EA784E">
        <w:t xml:space="preserve"> provides a site-specific evaluation and justification of the background chloride</w:t>
      </w:r>
      <w:r w:rsidRPr="00BF3FC0">
        <w:t xml:space="preserve">. </w:t>
      </w:r>
    </w:p>
    <w:p w14:paraId="4699BC52" w14:textId="4AFEA53B" w:rsidR="00C06FB9" w:rsidRPr="00EB463E" w:rsidRDefault="00EB463E" w:rsidP="00D63443">
      <w:pPr>
        <w:rPr>
          <w:b/>
          <w:bCs/>
          <w:color w:val="C00000"/>
        </w:rPr>
      </w:pPr>
      <w:r w:rsidRPr="00EB463E">
        <w:rPr>
          <w:b/>
          <w:bCs/>
          <w:color w:val="C00000"/>
        </w:rPr>
        <w:t>Exceedance Summary</w:t>
      </w:r>
      <w:r w:rsidR="00AE0D89">
        <w:rPr>
          <w:b/>
          <w:bCs/>
          <w:color w:val="C00000"/>
        </w:rPr>
        <w:t xml:space="preserve"> + Conclusion</w:t>
      </w:r>
    </w:p>
    <w:p w14:paraId="1A7F719A" w14:textId="5C67186D" w:rsidR="00EB463E" w:rsidRPr="00EB463E" w:rsidRDefault="00EB463E" w:rsidP="00D63443">
      <w:pPr>
        <w:rPr>
          <w:color w:val="C00000"/>
        </w:rPr>
      </w:pPr>
      <w:r w:rsidRPr="00EB463E">
        <w:rPr>
          <w:color w:val="C00000"/>
        </w:rPr>
        <w:t>Default</w:t>
      </w:r>
      <w:r w:rsidR="00B6587B">
        <w:rPr>
          <w:color w:val="C00000"/>
        </w:rPr>
        <w:t>:</w:t>
      </w:r>
      <w:r w:rsidRPr="00EB463E">
        <w:rPr>
          <w:color w:val="C00000"/>
        </w:rPr>
        <w:t xml:space="preserve"> no exceedances identified</w:t>
      </w:r>
      <w:r w:rsidR="00B6587B">
        <w:rPr>
          <w:color w:val="C00000"/>
        </w:rPr>
        <w:t>, no further work required</w:t>
      </w:r>
    </w:p>
    <w:p w14:paraId="6DC2658A" w14:textId="2498F1C2" w:rsidR="0089756A" w:rsidRDefault="002A3D9C" w:rsidP="00D63443">
      <w:r>
        <w:t xml:space="preserve">Soil concentrations </w:t>
      </w:r>
      <w:r w:rsidR="00AB5B12">
        <w:t xml:space="preserve">and salinity parameters </w:t>
      </w:r>
      <w:r>
        <w:t xml:space="preserve">at all sampled locations were below the </w:t>
      </w:r>
      <w:r w:rsidR="0089756A">
        <w:t xml:space="preserve">applicable Tier 1 guidelines. Based on these results, no further </w:t>
      </w:r>
      <w:r w:rsidR="00656AD0">
        <w:t>remedial action is required.</w:t>
      </w:r>
    </w:p>
    <w:p w14:paraId="7F25B5DA" w14:textId="79955C33" w:rsidR="00167654" w:rsidRPr="00210E97" w:rsidRDefault="00B6587B" w:rsidP="00D63443">
      <w:pPr>
        <w:rPr>
          <w:color w:val="C00000"/>
        </w:rPr>
      </w:pPr>
      <w:r w:rsidRPr="00210E97">
        <w:rPr>
          <w:color w:val="C00000"/>
        </w:rPr>
        <w:t>OR – No exceedances, but delineation required</w:t>
      </w:r>
    </w:p>
    <w:p w14:paraId="4C4855B4" w14:textId="168A3941" w:rsidR="00B6587B" w:rsidRDefault="00B6587B" w:rsidP="00B6587B">
      <w:r>
        <w:t xml:space="preserve">Soil concentrations and salinity parameters at all sampled locations were below the applicable Tier 1 guidelines. Based on these results, further </w:t>
      </w:r>
      <w:r w:rsidR="00982EE1">
        <w:t xml:space="preserve">investigation may be warranted </w:t>
      </w:r>
      <w:r w:rsidR="00B854F8">
        <w:t>to complete the chloride delineation.</w:t>
      </w:r>
    </w:p>
    <w:p w14:paraId="0BD87AB2" w14:textId="31CD11A5" w:rsidR="00B854F8" w:rsidRPr="00210E97" w:rsidRDefault="00B854F8" w:rsidP="00B854F8">
      <w:pPr>
        <w:rPr>
          <w:color w:val="C00000"/>
        </w:rPr>
      </w:pPr>
      <w:r w:rsidRPr="00210E97">
        <w:rPr>
          <w:color w:val="C00000"/>
        </w:rPr>
        <w:t xml:space="preserve">OR – </w:t>
      </w:r>
      <w:r w:rsidR="00F12CA8">
        <w:rPr>
          <w:color w:val="C00000"/>
        </w:rPr>
        <w:t>E</w:t>
      </w:r>
      <w:r w:rsidRPr="00210E97">
        <w:rPr>
          <w:color w:val="C00000"/>
        </w:rPr>
        <w:t>xceedances, but delineation required</w:t>
      </w:r>
    </w:p>
    <w:p w14:paraId="611D8882" w14:textId="0D8DC3AC" w:rsidR="00B6587B" w:rsidRDefault="002879B3" w:rsidP="00D63443">
      <w:r>
        <w:t xml:space="preserve">Salinity exceedances were identified at the well centre and EM anomaly, </w:t>
      </w:r>
      <w:r w:rsidR="00F12CA8">
        <w:t>while the remaining soil concentrations and salinity parameters complied with the applicable Tier 1 guidelines. Based on these results, further remediation action is required.</w:t>
      </w:r>
    </w:p>
    <w:p w14:paraId="7752CB74" w14:textId="6A32592A" w:rsidR="00F12CA8" w:rsidRPr="00A73E83" w:rsidRDefault="00FF5597" w:rsidP="00D63443">
      <w:pPr>
        <w:rPr>
          <w:color w:val="C00000"/>
        </w:rPr>
      </w:pPr>
      <w:r w:rsidRPr="00A73E83">
        <w:rPr>
          <w:color w:val="C00000"/>
        </w:rPr>
        <w:t xml:space="preserve">OR – </w:t>
      </w:r>
      <w:r w:rsidR="0045533C">
        <w:rPr>
          <w:color w:val="C00000"/>
        </w:rPr>
        <w:t xml:space="preserve">soil </w:t>
      </w:r>
      <w:r w:rsidRPr="00A73E83">
        <w:rPr>
          <w:color w:val="C00000"/>
        </w:rPr>
        <w:t>exceedances</w:t>
      </w:r>
      <w:r w:rsidR="0045533C">
        <w:rPr>
          <w:color w:val="C00000"/>
        </w:rPr>
        <w:t>, no volume, further work is required</w:t>
      </w:r>
    </w:p>
    <w:p w14:paraId="31905924" w14:textId="28BEC216" w:rsidR="00CD4FA3" w:rsidRDefault="00FF5597" w:rsidP="00291560">
      <w:r>
        <w:t xml:space="preserve">Salinity </w:t>
      </w:r>
      <w:r w:rsidR="00EC23E9">
        <w:t xml:space="preserve">exceedances were identified at the well centre area, while salinity, hydrocarbon, and metal exceedances were identified at the DWDA. </w:t>
      </w:r>
      <w:r w:rsidR="00CD4FA3">
        <w:t xml:space="preserve">No exceedances were identified at the EM anomaly. </w:t>
      </w:r>
      <w:r w:rsidR="00A73E83">
        <w:t>Based on these results, further remediation action is required.</w:t>
      </w:r>
    </w:p>
    <w:p w14:paraId="67A6AC6E" w14:textId="05F39DB0" w:rsidR="003A3778" w:rsidRPr="00BF3FC0" w:rsidRDefault="0045533C" w:rsidP="003A3778">
      <w:pPr>
        <w:rPr>
          <w:color w:val="C00000"/>
        </w:rPr>
      </w:pPr>
      <w:r>
        <w:rPr>
          <w:color w:val="C00000"/>
        </w:rPr>
        <w:t>Or - -j</w:t>
      </w:r>
      <w:r w:rsidR="003A3778" w:rsidRPr="00BF3FC0">
        <w:rPr>
          <w:color w:val="C00000"/>
        </w:rPr>
        <w:t>ustifications</w:t>
      </w:r>
      <w:r>
        <w:rPr>
          <w:color w:val="C00000"/>
        </w:rPr>
        <w:t xml:space="preserve"> – further work not ‘recommended’</w:t>
      </w:r>
    </w:p>
    <w:p w14:paraId="0031F76B" w14:textId="44F1C34A" w:rsidR="003A3778" w:rsidRPr="00BF3FC0" w:rsidRDefault="0068035C" w:rsidP="003A3778">
      <w:r>
        <w:t>Salinity and metal exceedances were identified in the DWDA.</w:t>
      </w:r>
      <w:r w:rsidR="003A3778" w:rsidRPr="00BF3FC0">
        <w:t xml:space="preserve"> The salinity exceedances ar</w:t>
      </w:r>
      <w:r w:rsidR="000B7308">
        <w:t>e</w:t>
      </w:r>
      <w:r w:rsidR="003A3778" w:rsidRPr="00BF3FC0">
        <w:t xml:space="preserve"> associated with high sulphate and low chloride concentrations and were </w:t>
      </w:r>
      <w:r w:rsidR="00F46126">
        <w:t xml:space="preserve">assumed to be naturally </w:t>
      </w:r>
      <w:r w:rsidR="00F46126">
        <w:lastRenderedPageBreak/>
        <w:t>occurring</w:t>
      </w:r>
      <w:r w:rsidR="003A3778" w:rsidRPr="00BF3FC0">
        <w:t xml:space="preserve">. The </w:t>
      </w:r>
      <w:r w:rsidR="00B233C1">
        <w:t xml:space="preserve">metal </w:t>
      </w:r>
      <w:r w:rsidR="003A3778" w:rsidRPr="00BF3FC0">
        <w:t>exceedance is marginal</w:t>
      </w:r>
      <w:r w:rsidR="00C87116">
        <w:t xml:space="preserve">, </w:t>
      </w:r>
      <w:r w:rsidR="003A3778" w:rsidRPr="00BF3FC0">
        <w:t>isolated</w:t>
      </w:r>
      <w:r w:rsidR="00C87116">
        <w:t xml:space="preserve">, and assumed to be naturally occurring and </w:t>
      </w:r>
      <w:r w:rsidR="00CA3818">
        <w:t>of</w:t>
      </w:r>
      <w:r w:rsidR="00C87116">
        <w:t xml:space="preserve"> low risk. </w:t>
      </w:r>
    </w:p>
    <w:p w14:paraId="6996B00A" w14:textId="6DF516A4" w:rsidR="0005541B" w:rsidRDefault="0005541B" w:rsidP="00291560">
      <w:r>
        <w:t xml:space="preserve">Based on these results, no further remedial action is </w:t>
      </w:r>
      <w:commentRangeStart w:id="9"/>
      <w:r>
        <w:t>recommended.</w:t>
      </w:r>
      <w:commentRangeEnd w:id="9"/>
      <w:r w:rsidR="00D137FB">
        <w:rPr>
          <w:rStyle w:val="CommentReference"/>
          <w:sz w:val="22"/>
          <w:szCs w:val="22"/>
        </w:rPr>
        <w:commentReference w:id="9"/>
      </w:r>
    </w:p>
    <w:p w14:paraId="575E6E18" w14:textId="104DCA2E" w:rsidR="0045533C" w:rsidRPr="00BF3FC0" w:rsidRDefault="0045533C" w:rsidP="0045533C">
      <w:pPr>
        <w:rPr>
          <w:color w:val="C00000"/>
        </w:rPr>
      </w:pPr>
      <w:r>
        <w:rPr>
          <w:color w:val="C00000"/>
        </w:rPr>
        <w:t>Or – exceedances noted, volume estimated, further work required</w:t>
      </w:r>
    </w:p>
    <w:p w14:paraId="5CB27572" w14:textId="394B8291" w:rsidR="0045533C" w:rsidRPr="00BF3FC0" w:rsidRDefault="00DE237C" w:rsidP="0045533C">
      <w:r>
        <w:t xml:space="preserve">Soil exceedances were not </w:t>
      </w:r>
      <w:r w:rsidR="0045533C" w:rsidRPr="00BF3FC0">
        <w:t xml:space="preserve">identified at the well centre or EM anomaly. However, salinity and hydrocarbon </w:t>
      </w:r>
      <w:r>
        <w:t xml:space="preserve">exceedances </w:t>
      </w:r>
      <w:r w:rsidR="0045533C" w:rsidRPr="00BF3FC0">
        <w:t xml:space="preserve">were identified at the DWDA. The estimated </w:t>
      </w:r>
      <w:r w:rsidR="0045533C">
        <w:t>impact volume</w:t>
      </w:r>
      <w:r w:rsidR="0045533C" w:rsidRPr="00BF3FC0">
        <w:t xml:space="preserve"> is 400 m</w:t>
      </w:r>
      <w:r w:rsidR="0045533C" w:rsidRPr="00D65933">
        <w:rPr>
          <w:vertAlign w:val="superscript"/>
        </w:rPr>
        <w:t>3</w:t>
      </w:r>
      <w:r w:rsidR="00434BA3">
        <w:t xml:space="preserve"> (720 tonnes)</w:t>
      </w:r>
      <w:r w:rsidR="0045533C" w:rsidRPr="00BF3FC0">
        <w:t>.</w:t>
      </w:r>
    </w:p>
    <w:p w14:paraId="4B8B49C1" w14:textId="77777777" w:rsidR="00DE237C" w:rsidRDefault="00DE237C" w:rsidP="00291560">
      <w:r>
        <w:t>Based on these results, further remediation action is required.</w:t>
      </w:r>
    </w:p>
    <w:p w14:paraId="17ADAC72" w14:textId="4CCF6610" w:rsidR="00A73E83" w:rsidRPr="00366382" w:rsidRDefault="00A73E83" w:rsidP="00291560">
      <w:pPr>
        <w:rPr>
          <w:color w:val="C00000"/>
        </w:rPr>
      </w:pPr>
      <w:r w:rsidRPr="00366382">
        <w:rPr>
          <w:color w:val="C00000"/>
        </w:rPr>
        <w:t xml:space="preserve">OR </w:t>
      </w:r>
      <w:r w:rsidR="00D53EF7" w:rsidRPr="00366382">
        <w:rPr>
          <w:color w:val="C00000"/>
        </w:rPr>
        <w:t xml:space="preserve"> - </w:t>
      </w:r>
      <w:r w:rsidRPr="00366382">
        <w:rPr>
          <w:color w:val="C00000"/>
        </w:rPr>
        <w:t>Lots of exceedances</w:t>
      </w:r>
      <w:r w:rsidR="00B7113D" w:rsidRPr="00366382">
        <w:rPr>
          <w:color w:val="C00000"/>
        </w:rPr>
        <w:t xml:space="preserve">, one justification, and a </w:t>
      </w:r>
      <w:r w:rsidRPr="00366382">
        <w:rPr>
          <w:color w:val="C00000"/>
        </w:rPr>
        <w:t>volume estimate</w:t>
      </w:r>
    </w:p>
    <w:p w14:paraId="7DDB26E6" w14:textId="77777777" w:rsidR="004A2D6B" w:rsidRPr="004A2D6B" w:rsidRDefault="004A2D6B" w:rsidP="004A2D6B">
      <w:pPr>
        <w:rPr>
          <w:rFonts w:eastAsia="Calibri" w:cs="Arial"/>
        </w:rPr>
      </w:pPr>
      <w:r w:rsidRPr="004A2D6B">
        <w:rPr>
          <w:rFonts w:eastAsia="Calibri" w:cs="Arial"/>
        </w:rPr>
        <w:t>No soil exceedances were identified at the riser system, heater tank, separator, or flare stack. At the former infrastructure area, a marginal exceedance justification was applied to a salinity exceedance. At the compressor building, salinity and PHC exceedances were identified, with an estimated volume of 345 m</w:t>
      </w:r>
      <w:r w:rsidRPr="004A2D6B">
        <w:rPr>
          <w:rFonts w:eastAsia="Calibri" w:cs="Arial"/>
          <w:vertAlign w:val="superscript"/>
        </w:rPr>
        <w:t>3</w:t>
      </w:r>
      <w:r w:rsidRPr="004A2D6B">
        <w:rPr>
          <w:rFonts w:eastAsia="Calibri" w:cs="Arial"/>
        </w:rPr>
        <w:t xml:space="preserve"> (621 tonnes).  </w:t>
      </w:r>
    </w:p>
    <w:p w14:paraId="5B704FF2" w14:textId="77777777" w:rsidR="004A2D6B" w:rsidRDefault="004A2D6B" w:rsidP="004A2D6B">
      <w:pPr>
        <w:rPr>
          <w:rFonts w:eastAsia="Calibri" w:cs="Arial"/>
        </w:rPr>
      </w:pPr>
      <w:r w:rsidRPr="004A2D6B">
        <w:rPr>
          <w:rFonts w:eastAsia="Calibri" w:cs="Arial"/>
        </w:rPr>
        <w:t>Based on these results, further remediation action is required.</w:t>
      </w:r>
    </w:p>
    <w:p w14:paraId="266832B0" w14:textId="6245ECF4" w:rsidR="00765943" w:rsidRDefault="00765943" w:rsidP="00765943">
      <w:r>
        <w:t>&lt;INSERT_EXEC_SUMMARY_END&gt;</w:t>
      </w:r>
    </w:p>
    <w:p w14:paraId="3000B68E" w14:textId="77777777" w:rsidR="00765943" w:rsidRPr="004A2D6B" w:rsidRDefault="00765943" w:rsidP="004A2D6B">
      <w:pPr>
        <w:rPr>
          <w:rFonts w:eastAsia="Calibri" w:cs="Arial"/>
        </w:rPr>
      </w:pPr>
    </w:p>
    <w:sdt>
      <w:sdtPr>
        <w:rPr>
          <w:color w:val="auto"/>
          <w:spacing w:val="-10"/>
          <w:kern w:val="28"/>
          <w:szCs w:val="56"/>
          <w:lang w:val="en-CA"/>
        </w:rPr>
        <w:id w:val="1581637587"/>
        <w:docPartObj>
          <w:docPartGallery w:val="Table of Contents"/>
          <w:docPartUnique/>
        </w:docPartObj>
      </w:sdtPr>
      <w:sdtEndPr>
        <w:rPr>
          <w:b w:val="0"/>
          <w:bCs/>
          <w:noProof/>
          <w:sz w:val="24"/>
          <w:szCs w:val="24"/>
        </w:rPr>
      </w:sdtEndPr>
      <w:sdtContent>
        <w:p w14:paraId="2C54DDCB" w14:textId="77777777" w:rsidR="00871E46" w:rsidRPr="00BF3FC0" w:rsidRDefault="00871E46" w:rsidP="00871E46">
          <w:pPr>
            <w:pStyle w:val="TOCHeading"/>
            <w:rPr>
              <w:lang w:val="en-CA"/>
            </w:rPr>
          </w:pPr>
          <w:r w:rsidRPr="00BF3FC0">
            <w:rPr>
              <w:lang w:val="en-CA"/>
            </w:rPr>
            <w:t>Table of Contents</w:t>
          </w:r>
        </w:p>
        <w:p w14:paraId="5C84139A" w14:textId="20EA126A" w:rsidR="00D95E06" w:rsidRDefault="00871E46">
          <w:pPr>
            <w:pStyle w:val="TOC1"/>
            <w:rPr>
              <w:rFonts w:asciiTheme="minorHAnsi" w:eastAsiaTheme="minorEastAsia" w:hAnsiTheme="minorHAnsi"/>
              <w:b w:val="0"/>
              <w:kern w:val="2"/>
              <w:sz w:val="24"/>
              <w:szCs w:val="24"/>
              <w:lang w:val="en-CA" w:eastAsia="en-CA"/>
              <w14:ligatures w14:val="standardContextual"/>
            </w:rPr>
          </w:pPr>
          <w:r w:rsidRPr="00BF3FC0">
            <w:rPr>
              <w:sz w:val="24"/>
              <w:lang w:val="en-CA"/>
            </w:rPr>
            <w:fldChar w:fldCharType="begin"/>
          </w:r>
          <w:r w:rsidRPr="00BF3FC0">
            <w:rPr>
              <w:lang w:val="en-CA"/>
            </w:rPr>
            <w:instrText xml:space="preserve"> TOC \o "1-3" \h \z \u </w:instrText>
          </w:r>
          <w:r w:rsidRPr="00BF3FC0">
            <w:rPr>
              <w:sz w:val="24"/>
              <w:lang w:val="en-CA"/>
            </w:rPr>
            <w:fldChar w:fldCharType="separate"/>
          </w:r>
          <w:hyperlink w:anchor="_Toc241158061" w:history="1">
            <w:r w:rsidR="00D95E06" w:rsidRPr="000A6DA6">
              <w:rPr>
                <w:rStyle w:val="Hyperlink"/>
                <w:lang w:val="en-CA"/>
              </w:rPr>
              <w:t>1</w:t>
            </w:r>
            <w:r w:rsidR="00D95E06">
              <w:rPr>
                <w:rFonts w:asciiTheme="minorHAnsi" w:eastAsiaTheme="minorEastAsia" w:hAnsiTheme="minorHAnsi"/>
                <w:b w:val="0"/>
                <w:kern w:val="2"/>
                <w:sz w:val="24"/>
                <w:szCs w:val="24"/>
                <w:lang w:val="en-CA" w:eastAsia="en-CA"/>
                <w14:ligatures w14:val="standardContextual"/>
              </w:rPr>
              <w:tab/>
            </w:r>
            <w:r w:rsidR="00D95E06" w:rsidRPr="000A6DA6">
              <w:rPr>
                <w:rStyle w:val="Hyperlink"/>
                <w:lang w:val="en-CA"/>
              </w:rPr>
              <w:t>Introduction</w:t>
            </w:r>
            <w:r w:rsidR="00D95E06">
              <w:rPr>
                <w:webHidden/>
              </w:rPr>
              <w:tab/>
            </w:r>
            <w:r w:rsidR="00D95E06">
              <w:rPr>
                <w:webHidden/>
              </w:rPr>
              <w:fldChar w:fldCharType="begin"/>
            </w:r>
            <w:r w:rsidR="00D95E06">
              <w:rPr>
                <w:webHidden/>
              </w:rPr>
              <w:instrText xml:space="preserve"> PAGEREF _Toc241158061 \h </w:instrText>
            </w:r>
            <w:r w:rsidR="00D95E06">
              <w:rPr>
                <w:webHidden/>
              </w:rPr>
            </w:r>
            <w:r w:rsidR="00D95E06">
              <w:rPr>
                <w:webHidden/>
              </w:rPr>
              <w:fldChar w:fldCharType="separate"/>
            </w:r>
            <w:r w:rsidR="00D95E06">
              <w:rPr>
                <w:webHidden/>
              </w:rPr>
              <w:t>1</w:t>
            </w:r>
            <w:r w:rsidR="00D95E06">
              <w:rPr>
                <w:webHidden/>
              </w:rPr>
              <w:fldChar w:fldCharType="end"/>
            </w:r>
          </w:hyperlink>
        </w:p>
        <w:p w14:paraId="51F0DCE0" w14:textId="4C1A664C" w:rsidR="00D95E06" w:rsidRDefault="00D95E06">
          <w:pPr>
            <w:pStyle w:val="TOC2"/>
            <w:rPr>
              <w:rFonts w:asciiTheme="minorHAnsi" w:eastAsiaTheme="minorEastAsia" w:hAnsiTheme="minorHAnsi"/>
              <w:noProof/>
              <w:kern w:val="2"/>
              <w:sz w:val="24"/>
              <w:szCs w:val="24"/>
              <w:lang w:val="en-CA" w:eastAsia="en-CA"/>
              <w14:ligatures w14:val="standardContextual"/>
            </w:rPr>
          </w:pPr>
          <w:hyperlink w:anchor="_Toc241158062" w:history="1">
            <w:r w:rsidRPr="000A6DA6">
              <w:rPr>
                <w:rStyle w:val="Hyperlink"/>
                <w:noProof/>
                <w:lang w:val="en-CA"/>
              </w:rPr>
              <w:t>1.1</w:t>
            </w:r>
            <w:r>
              <w:rPr>
                <w:rFonts w:asciiTheme="minorHAnsi" w:eastAsiaTheme="minorEastAsia" w:hAnsiTheme="minorHAnsi"/>
                <w:noProof/>
                <w:kern w:val="2"/>
                <w:sz w:val="24"/>
                <w:szCs w:val="24"/>
                <w:lang w:val="en-CA" w:eastAsia="en-CA"/>
                <w14:ligatures w14:val="standardContextual"/>
              </w:rPr>
              <w:tab/>
            </w:r>
            <w:r w:rsidRPr="000A6DA6">
              <w:rPr>
                <w:rStyle w:val="Hyperlink"/>
                <w:noProof/>
                <w:lang w:val="en-CA"/>
              </w:rPr>
              <w:t>Objectives and Scope</w:t>
            </w:r>
            <w:r>
              <w:rPr>
                <w:noProof/>
                <w:webHidden/>
              </w:rPr>
              <w:tab/>
            </w:r>
            <w:r>
              <w:rPr>
                <w:noProof/>
                <w:webHidden/>
              </w:rPr>
              <w:fldChar w:fldCharType="begin"/>
            </w:r>
            <w:r>
              <w:rPr>
                <w:noProof/>
                <w:webHidden/>
              </w:rPr>
              <w:instrText xml:space="preserve"> PAGEREF _Toc241158062 \h </w:instrText>
            </w:r>
            <w:r>
              <w:rPr>
                <w:noProof/>
                <w:webHidden/>
              </w:rPr>
            </w:r>
            <w:r>
              <w:rPr>
                <w:noProof/>
                <w:webHidden/>
              </w:rPr>
              <w:fldChar w:fldCharType="separate"/>
            </w:r>
            <w:r>
              <w:rPr>
                <w:noProof/>
                <w:webHidden/>
              </w:rPr>
              <w:t>1</w:t>
            </w:r>
            <w:r>
              <w:rPr>
                <w:noProof/>
                <w:webHidden/>
              </w:rPr>
              <w:fldChar w:fldCharType="end"/>
            </w:r>
          </w:hyperlink>
        </w:p>
        <w:p w14:paraId="205666BA" w14:textId="6704A9CA" w:rsidR="00D95E06" w:rsidRDefault="00D95E06">
          <w:pPr>
            <w:pStyle w:val="TOC2"/>
            <w:rPr>
              <w:rFonts w:asciiTheme="minorHAnsi" w:eastAsiaTheme="minorEastAsia" w:hAnsiTheme="minorHAnsi"/>
              <w:noProof/>
              <w:kern w:val="2"/>
              <w:sz w:val="24"/>
              <w:szCs w:val="24"/>
              <w:lang w:val="en-CA" w:eastAsia="en-CA"/>
              <w14:ligatures w14:val="standardContextual"/>
            </w:rPr>
          </w:pPr>
          <w:hyperlink w:anchor="_Toc241158063" w:history="1">
            <w:r w:rsidRPr="000A6DA6">
              <w:rPr>
                <w:rStyle w:val="Hyperlink"/>
                <w:noProof/>
                <w:lang w:val="en-CA"/>
              </w:rPr>
              <w:t>1.2</w:t>
            </w:r>
            <w:r>
              <w:rPr>
                <w:rFonts w:asciiTheme="minorHAnsi" w:eastAsiaTheme="minorEastAsia" w:hAnsiTheme="minorHAnsi"/>
                <w:noProof/>
                <w:kern w:val="2"/>
                <w:sz w:val="24"/>
                <w:szCs w:val="24"/>
                <w:lang w:val="en-CA" w:eastAsia="en-CA"/>
                <w14:ligatures w14:val="standardContextual"/>
              </w:rPr>
              <w:tab/>
            </w:r>
            <w:r w:rsidRPr="000A6DA6">
              <w:rPr>
                <w:rStyle w:val="Hyperlink"/>
                <w:noProof/>
                <w:lang w:val="en-CA"/>
              </w:rPr>
              <w:t>Background Information</w:t>
            </w:r>
            <w:r>
              <w:rPr>
                <w:noProof/>
                <w:webHidden/>
              </w:rPr>
              <w:tab/>
            </w:r>
            <w:r>
              <w:rPr>
                <w:noProof/>
                <w:webHidden/>
              </w:rPr>
              <w:fldChar w:fldCharType="begin"/>
            </w:r>
            <w:r>
              <w:rPr>
                <w:noProof/>
                <w:webHidden/>
              </w:rPr>
              <w:instrText xml:space="preserve"> PAGEREF _Toc241158063 \h </w:instrText>
            </w:r>
            <w:r>
              <w:rPr>
                <w:noProof/>
                <w:webHidden/>
              </w:rPr>
            </w:r>
            <w:r>
              <w:rPr>
                <w:noProof/>
                <w:webHidden/>
              </w:rPr>
              <w:fldChar w:fldCharType="separate"/>
            </w:r>
            <w:r>
              <w:rPr>
                <w:noProof/>
                <w:webHidden/>
              </w:rPr>
              <w:t>1</w:t>
            </w:r>
            <w:r>
              <w:rPr>
                <w:noProof/>
                <w:webHidden/>
              </w:rPr>
              <w:fldChar w:fldCharType="end"/>
            </w:r>
          </w:hyperlink>
        </w:p>
        <w:p w14:paraId="2DAFAFE2" w14:textId="4BEC8330" w:rsidR="00D95E06" w:rsidRDefault="00D95E06">
          <w:pPr>
            <w:pStyle w:val="TOC3"/>
            <w:rPr>
              <w:rFonts w:asciiTheme="minorHAnsi" w:eastAsiaTheme="minorEastAsia" w:hAnsiTheme="minorHAnsi"/>
              <w:noProof/>
              <w:kern w:val="2"/>
              <w:sz w:val="24"/>
              <w:szCs w:val="24"/>
              <w:lang w:eastAsia="en-CA"/>
              <w14:ligatures w14:val="standardContextual"/>
            </w:rPr>
          </w:pPr>
          <w:hyperlink w:anchor="_Toc241158064" w:history="1">
            <w:r w:rsidRPr="000A6DA6">
              <w:rPr>
                <w:rStyle w:val="Hyperlink"/>
                <w:noProof/>
              </w:rPr>
              <w:t>1.2.1</w:t>
            </w:r>
            <w:r>
              <w:rPr>
                <w:rFonts w:asciiTheme="minorHAnsi" w:eastAsiaTheme="minorEastAsia" w:hAnsiTheme="minorHAnsi"/>
                <w:noProof/>
                <w:kern w:val="2"/>
                <w:sz w:val="24"/>
                <w:szCs w:val="24"/>
                <w:lang w:eastAsia="en-CA"/>
                <w14:ligatures w14:val="standardContextual"/>
              </w:rPr>
              <w:tab/>
            </w:r>
            <w:r w:rsidRPr="000A6DA6">
              <w:rPr>
                <w:rStyle w:val="Hyperlink"/>
                <w:noProof/>
              </w:rPr>
              <w:t>Previous Environmental Assessments</w:t>
            </w:r>
            <w:r>
              <w:rPr>
                <w:noProof/>
                <w:webHidden/>
              </w:rPr>
              <w:tab/>
            </w:r>
            <w:r>
              <w:rPr>
                <w:noProof/>
                <w:webHidden/>
              </w:rPr>
              <w:fldChar w:fldCharType="begin"/>
            </w:r>
            <w:r>
              <w:rPr>
                <w:noProof/>
                <w:webHidden/>
              </w:rPr>
              <w:instrText xml:space="preserve"> PAGEREF _Toc241158064 \h </w:instrText>
            </w:r>
            <w:r>
              <w:rPr>
                <w:noProof/>
                <w:webHidden/>
              </w:rPr>
            </w:r>
            <w:r>
              <w:rPr>
                <w:noProof/>
                <w:webHidden/>
              </w:rPr>
              <w:fldChar w:fldCharType="separate"/>
            </w:r>
            <w:r>
              <w:rPr>
                <w:noProof/>
                <w:webHidden/>
              </w:rPr>
              <w:t>1</w:t>
            </w:r>
            <w:r>
              <w:rPr>
                <w:noProof/>
                <w:webHidden/>
              </w:rPr>
              <w:fldChar w:fldCharType="end"/>
            </w:r>
          </w:hyperlink>
        </w:p>
        <w:p w14:paraId="47FB416D" w14:textId="61994D65" w:rsidR="00D95E06" w:rsidRDefault="00D95E06">
          <w:pPr>
            <w:pStyle w:val="TOC3"/>
            <w:rPr>
              <w:rFonts w:asciiTheme="minorHAnsi" w:eastAsiaTheme="minorEastAsia" w:hAnsiTheme="minorHAnsi"/>
              <w:noProof/>
              <w:kern w:val="2"/>
              <w:sz w:val="24"/>
              <w:szCs w:val="24"/>
              <w:lang w:eastAsia="en-CA"/>
              <w14:ligatures w14:val="standardContextual"/>
            </w:rPr>
          </w:pPr>
          <w:hyperlink w:anchor="_Toc241158065" w:history="1">
            <w:r w:rsidRPr="000A6DA6">
              <w:rPr>
                <w:rStyle w:val="Hyperlink"/>
                <w:noProof/>
              </w:rPr>
              <w:t>1.2.2</w:t>
            </w:r>
            <w:r>
              <w:rPr>
                <w:rFonts w:asciiTheme="minorHAnsi" w:eastAsiaTheme="minorEastAsia" w:hAnsiTheme="minorHAnsi"/>
                <w:noProof/>
                <w:kern w:val="2"/>
                <w:sz w:val="24"/>
                <w:szCs w:val="24"/>
                <w:lang w:eastAsia="en-CA"/>
                <w14:ligatures w14:val="standardContextual"/>
              </w:rPr>
              <w:tab/>
            </w:r>
            <w:r w:rsidRPr="000A6DA6">
              <w:rPr>
                <w:rStyle w:val="Hyperlink"/>
                <w:noProof/>
              </w:rPr>
              <w:t>Preliminary Work and Field Activities</w:t>
            </w:r>
            <w:r>
              <w:rPr>
                <w:noProof/>
                <w:webHidden/>
              </w:rPr>
              <w:tab/>
            </w:r>
            <w:r>
              <w:rPr>
                <w:noProof/>
                <w:webHidden/>
              </w:rPr>
              <w:fldChar w:fldCharType="begin"/>
            </w:r>
            <w:r>
              <w:rPr>
                <w:noProof/>
                <w:webHidden/>
              </w:rPr>
              <w:instrText xml:space="preserve"> PAGEREF _Toc241158065 \h </w:instrText>
            </w:r>
            <w:r>
              <w:rPr>
                <w:noProof/>
                <w:webHidden/>
              </w:rPr>
            </w:r>
            <w:r>
              <w:rPr>
                <w:noProof/>
                <w:webHidden/>
              </w:rPr>
              <w:fldChar w:fldCharType="separate"/>
            </w:r>
            <w:r>
              <w:rPr>
                <w:noProof/>
                <w:webHidden/>
              </w:rPr>
              <w:t>2</w:t>
            </w:r>
            <w:r>
              <w:rPr>
                <w:noProof/>
                <w:webHidden/>
              </w:rPr>
              <w:fldChar w:fldCharType="end"/>
            </w:r>
          </w:hyperlink>
        </w:p>
        <w:p w14:paraId="0D09C1A7" w14:textId="5F76E23B" w:rsidR="00D95E06" w:rsidRDefault="00D95E06">
          <w:pPr>
            <w:pStyle w:val="TOC3"/>
            <w:rPr>
              <w:rFonts w:asciiTheme="minorHAnsi" w:eastAsiaTheme="minorEastAsia" w:hAnsiTheme="minorHAnsi"/>
              <w:noProof/>
              <w:kern w:val="2"/>
              <w:sz w:val="24"/>
              <w:szCs w:val="24"/>
              <w:lang w:eastAsia="en-CA"/>
              <w14:ligatures w14:val="standardContextual"/>
            </w:rPr>
          </w:pPr>
          <w:hyperlink w:anchor="_Toc241158066" w:history="1">
            <w:r w:rsidRPr="000A6DA6">
              <w:rPr>
                <w:rStyle w:val="Hyperlink"/>
                <w:noProof/>
              </w:rPr>
              <w:t>1.2.3</w:t>
            </w:r>
            <w:r>
              <w:rPr>
                <w:rFonts w:asciiTheme="minorHAnsi" w:eastAsiaTheme="minorEastAsia" w:hAnsiTheme="minorHAnsi"/>
                <w:noProof/>
                <w:kern w:val="2"/>
                <w:sz w:val="24"/>
                <w:szCs w:val="24"/>
                <w:lang w:eastAsia="en-CA"/>
                <w14:ligatures w14:val="standardContextual"/>
              </w:rPr>
              <w:tab/>
            </w:r>
            <w:r w:rsidRPr="000A6DA6">
              <w:rPr>
                <w:rStyle w:val="Hyperlink"/>
                <w:noProof/>
              </w:rPr>
              <w:t>Regulatory Requirements</w:t>
            </w:r>
            <w:r>
              <w:rPr>
                <w:noProof/>
                <w:webHidden/>
              </w:rPr>
              <w:tab/>
            </w:r>
            <w:r>
              <w:rPr>
                <w:noProof/>
                <w:webHidden/>
              </w:rPr>
              <w:fldChar w:fldCharType="begin"/>
            </w:r>
            <w:r>
              <w:rPr>
                <w:noProof/>
                <w:webHidden/>
              </w:rPr>
              <w:instrText xml:space="preserve"> PAGEREF _Toc241158066 \h </w:instrText>
            </w:r>
            <w:r>
              <w:rPr>
                <w:noProof/>
                <w:webHidden/>
              </w:rPr>
            </w:r>
            <w:r>
              <w:rPr>
                <w:noProof/>
                <w:webHidden/>
              </w:rPr>
              <w:fldChar w:fldCharType="separate"/>
            </w:r>
            <w:r>
              <w:rPr>
                <w:noProof/>
                <w:webHidden/>
              </w:rPr>
              <w:t>2</w:t>
            </w:r>
            <w:r>
              <w:rPr>
                <w:noProof/>
                <w:webHidden/>
              </w:rPr>
              <w:fldChar w:fldCharType="end"/>
            </w:r>
          </w:hyperlink>
        </w:p>
        <w:p w14:paraId="4A56C8FB" w14:textId="0261833E" w:rsidR="00D95E06" w:rsidRDefault="00D95E06">
          <w:pPr>
            <w:pStyle w:val="TOC1"/>
            <w:rPr>
              <w:rFonts w:asciiTheme="minorHAnsi" w:eastAsiaTheme="minorEastAsia" w:hAnsiTheme="minorHAnsi"/>
              <w:b w:val="0"/>
              <w:kern w:val="2"/>
              <w:sz w:val="24"/>
              <w:szCs w:val="24"/>
              <w:lang w:val="en-CA" w:eastAsia="en-CA"/>
              <w14:ligatures w14:val="standardContextual"/>
            </w:rPr>
          </w:pPr>
          <w:hyperlink w:anchor="_Toc241158067" w:history="1">
            <w:r w:rsidRPr="000A6DA6">
              <w:rPr>
                <w:rStyle w:val="Hyperlink"/>
                <w:lang w:val="en-CA"/>
              </w:rPr>
              <w:t>2</w:t>
            </w:r>
            <w:r>
              <w:rPr>
                <w:rFonts w:asciiTheme="minorHAnsi" w:eastAsiaTheme="minorEastAsia" w:hAnsiTheme="minorHAnsi"/>
                <w:b w:val="0"/>
                <w:kern w:val="2"/>
                <w:sz w:val="24"/>
                <w:szCs w:val="24"/>
                <w:lang w:val="en-CA" w:eastAsia="en-CA"/>
                <w14:ligatures w14:val="standardContextual"/>
              </w:rPr>
              <w:tab/>
            </w:r>
            <w:r w:rsidRPr="000A6DA6">
              <w:rPr>
                <w:rStyle w:val="Hyperlink"/>
                <w:lang w:val="en-CA"/>
              </w:rPr>
              <w:t>Site Characterization</w:t>
            </w:r>
            <w:r>
              <w:rPr>
                <w:webHidden/>
              </w:rPr>
              <w:tab/>
            </w:r>
            <w:r>
              <w:rPr>
                <w:webHidden/>
              </w:rPr>
              <w:fldChar w:fldCharType="begin"/>
            </w:r>
            <w:r>
              <w:rPr>
                <w:webHidden/>
              </w:rPr>
              <w:instrText xml:space="preserve"> PAGEREF _Toc241158067 \h </w:instrText>
            </w:r>
            <w:r>
              <w:rPr>
                <w:webHidden/>
              </w:rPr>
            </w:r>
            <w:r>
              <w:rPr>
                <w:webHidden/>
              </w:rPr>
              <w:fldChar w:fldCharType="separate"/>
            </w:r>
            <w:r>
              <w:rPr>
                <w:webHidden/>
              </w:rPr>
              <w:t>3</w:t>
            </w:r>
            <w:r>
              <w:rPr>
                <w:webHidden/>
              </w:rPr>
              <w:fldChar w:fldCharType="end"/>
            </w:r>
          </w:hyperlink>
        </w:p>
        <w:p w14:paraId="7E69308D" w14:textId="4ED6F4BE" w:rsidR="00D95E06" w:rsidRDefault="00D95E06">
          <w:pPr>
            <w:pStyle w:val="TOC2"/>
            <w:rPr>
              <w:rFonts w:asciiTheme="minorHAnsi" w:eastAsiaTheme="minorEastAsia" w:hAnsiTheme="minorHAnsi"/>
              <w:noProof/>
              <w:kern w:val="2"/>
              <w:sz w:val="24"/>
              <w:szCs w:val="24"/>
              <w:lang w:val="en-CA" w:eastAsia="en-CA"/>
              <w14:ligatures w14:val="standardContextual"/>
            </w:rPr>
          </w:pPr>
          <w:hyperlink w:anchor="_Toc241158068" w:history="1">
            <w:r w:rsidRPr="000A6DA6">
              <w:rPr>
                <w:rStyle w:val="Hyperlink"/>
                <w:noProof/>
                <w:lang w:val="en-CA"/>
              </w:rPr>
              <w:t>2.1</w:t>
            </w:r>
            <w:r>
              <w:rPr>
                <w:rFonts w:asciiTheme="minorHAnsi" w:eastAsiaTheme="minorEastAsia" w:hAnsiTheme="minorHAnsi"/>
                <w:noProof/>
                <w:kern w:val="2"/>
                <w:sz w:val="24"/>
                <w:szCs w:val="24"/>
                <w:lang w:val="en-CA" w:eastAsia="en-CA"/>
                <w14:ligatures w14:val="standardContextual"/>
              </w:rPr>
              <w:tab/>
            </w:r>
            <w:r w:rsidRPr="000A6DA6">
              <w:rPr>
                <w:rStyle w:val="Hyperlink"/>
                <w:noProof/>
                <w:lang w:val="en-CA"/>
              </w:rPr>
              <w:t>Facility Information</w:t>
            </w:r>
            <w:r>
              <w:rPr>
                <w:noProof/>
                <w:webHidden/>
              </w:rPr>
              <w:tab/>
            </w:r>
            <w:r>
              <w:rPr>
                <w:noProof/>
                <w:webHidden/>
              </w:rPr>
              <w:fldChar w:fldCharType="begin"/>
            </w:r>
            <w:r>
              <w:rPr>
                <w:noProof/>
                <w:webHidden/>
              </w:rPr>
              <w:instrText xml:space="preserve"> PAGEREF _Toc241158068 \h </w:instrText>
            </w:r>
            <w:r>
              <w:rPr>
                <w:noProof/>
                <w:webHidden/>
              </w:rPr>
            </w:r>
            <w:r>
              <w:rPr>
                <w:noProof/>
                <w:webHidden/>
              </w:rPr>
              <w:fldChar w:fldCharType="separate"/>
            </w:r>
            <w:r>
              <w:rPr>
                <w:noProof/>
                <w:webHidden/>
              </w:rPr>
              <w:t>3</w:t>
            </w:r>
            <w:r>
              <w:rPr>
                <w:noProof/>
                <w:webHidden/>
              </w:rPr>
              <w:fldChar w:fldCharType="end"/>
            </w:r>
          </w:hyperlink>
        </w:p>
        <w:p w14:paraId="24789C97" w14:textId="420C7986" w:rsidR="00D95E06" w:rsidRDefault="00D95E06">
          <w:pPr>
            <w:pStyle w:val="TOC2"/>
            <w:rPr>
              <w:rFonts w:asciiTheme="minorHAnsi" w:eastAsiaTheme="minorEastAsia" w:hAnsiTheme="minorHAnsi"/>
              <w:noProof/>
              <w:kern w:val="2"/>
              <w:sz w:val="24"/>
              <w:szCs w:val="24"/>
              <w:lang w:val="en-CA" w:eastAsia="en-CA"/>
              <w14:ligatures w14:val="standardContextual"/>
            </w:rPr>
          </w:pPr>
          <w:hyperlink w:anchor="_Toc241158069" w:history="1">
            <w:r w:rsidRPr="000A6DA6">
              <w:rPr>
                <w:rStyle w:val="Hyperlink"/>
                <w:noProof/>
                <w:lang w:val="en-CA"/>
              </w:rPr>
              <w:t>2.2</w:t>
            </w:r>
            <w:r>
              <w:rPr>
                <w:rFonts w:asciiTheme="minorHAnsi" w:eastAsiaTheme="minorEastAsia" w:hAnsiTheme="minorHAnsi"/>
                <w:noProof/>
                <w:kern w:val="2"/>
                <w:sz w:val="24"/>
                <w:szCs w:val="24"/>
                <w:lang w:val="en-CA" w:eastAsia="en-CA"/>
                <w14:ligatures w14:val="standardContextual"/>
              </w:rPr>
              <w:tab/>
            </w:r>
            <w:r w:rsidRPr="000A6DA6">
              <w:rPr>
                <w:rStyle w:val="Hyperlink"/>
                <w:noProof/>
                <w:lang w:val="en-CA"/>
              </w:rPr>
              <w:t>Stakeholders</w:t>
            </w:r>
            <w:r>
              <w:rPr>
                <w:noProof/>
                <w:webHidden/>
              </w:rPr>
              <w:tab/>
            </w:r>
            <w:r>
              <w:rPr>
                <w:noProof/>
                <w:webHidden/>
              </w:rPr>
              <w:fldChar w:fldCharType="begin"/>
            </w:r>
            <w:r>
              <w:rPr>
                <w:noProof/>
                <w:webHidden/>
              </w:rPr>
              <w:instrText xml:space="preserve"> PAGEREF _Toc241158069 \h </w:instrText>
            </w:r>
            <w:r>
              <w:rPr>
                <w:noProof/>
                <w:webHidden/>
              </w:rPr>
            </w:r>
            <w:r>
              <w:rPr>
                <w:noProof/>
                <w:webHidden/>
              </w:rPr>
              <w:fldChar w:fldCharType="separate"/>
            </w:r>
            <w:r>
              <w:rPr>
                <w:noProof/>
                <w:webHidden/>
              </w:rPr>
              <w:t>3</w:t>
            </w:r>
            <w:r>
              <w:rPr>
                <w:noProof/>
                <w:webHidden/>
              </w:rPr>
              <w:fldChar w:fldCharType="end"/>
            </w:r>
          </w:hyperlink>
        </w:p>
        <w:p w14:paraId="421C2100" w14:textId="31A235F4" w:rsidR="00D95E06" w:rsidRDefault="00D95E06">
          <w:pPr>
            <w:pStyle w:val="TOC2"/>
            <w:rPr>
              <w:rFonts w:asciiTheme="minorHAnsi" w:eastAsiaTheme="minorEastAsia" w:hAnsiTheme="minorHAnsi"/>
              <w:noProof/>
              <w:kern w:val="2"/>
              <w:sz w:val="24"/>
              <w:szCs w:val="24"/>
              <w:lang w:val="en-CA" w:eastAsia="en-CA"/>
              <w14:ligatures w14:val="standardContextual"/>
            </w:rPr>
          </w:pPr>
          <w:hyperlink w:anchor="_Toc241158070" w:history="1">
            <w:r w:rsidRPr="000A6DA6">
              <w:rPr>
                <w:rStyle w:val="Hyperlink"/>
                <w:noProof/>
                <w:lang w:val="en-CA"/>
              </w:rPr>
              <w:t>2.3</w:t>
            </w:r>
            <w:r>
              <w:rPr>
                <w:rFonts w:asciiTheme="minorHAnsi" w:eastAsiaTheme="minorEastAsia" w:hAnsiTheme="minorHAnsi"/>
                <w:noProof/>
                <w:kern w:val="2"/>
                <w:sz w:val="24"/>
                <w:szCs w:val="24"/>
                <w:lang w:val="en-CA" w:eastAsia="en-CA"/>
                <w14:ligatures w14:val="standardContextual"/>
              </w:rPr>
              <w:tab/>
            </w:r>
            <w:r w:rsidRPr="000A6DA6">
              <w:rPr>
                <w:rStyle w:val="Hyperlink"/>
                <w:noProof/>
                <w:lang w:val="en-CA"/>
              </w:rPr>
              <w:t>Conceptual Site Model</w:t>
            </w:r>
            <w:r>
              <w:rPr>
                <w:noProof/>
                <w:webHidden/>
              </w:rPr>
              <w:tab/>
            </w:r>
            <w:r>
              <w:rPr>
                <w:noProof/>
                <w:webHidden/>
              </w:rPr>
              <w:fldChar w:fldCharType="begin"/>
            </w:r>
            <w:r>
              <w:rPr>
                <w:noProof/>
                <w:webHidden/>
              </w:rPr>
              <w:instrText xml:space="preserve"> PAGEREF _Toc241158070 \h </w:instrText>
            </w:r>
            <w:r>
              <w:rPr>
                <w:noProof/>
                <w:webHidden/>
              </w:rPr>
            </w:r>
            <w:r>
              <w:rPr>
                <w:noProof/>
                <w:webHidden/>
              </w:rPr>
              <w:fldChar w:fldCharType="separate"/>
            </w:r>
            <w:r>
              <w:rPr>
                <w:noProof/>
                <w:webHidden/>
              </w:rPr>
              <w:t>4</w:t>
            </w:r>
            <w:r>
              <w:rPr>
                <w:noProof/>
                <w:webHidden/>
              </w:rPr>
              <w:fldChar w:fldCharType="end"/>
            </w:r>
          </w:hyperlink>
        </w:p>
        <w:p w14:paraId="4C2AD62A" w14:textId="170ED690" w:rsidR="00D95E06" w:rsidRDefault="00D95E06">
          <w:pPr>
            <w:pStyle w:val="TOC3"/>
            <w:rPr>
              <w:rFonts w:asciiTheme="minorHAnsi" w:eastAsiaTheme="minorEastAsia" w:hAnsiTheme="minorHAnsi"/>
              <w:noProof/>
              <w:kern w:val="2"/>
              <w:sz w:val="24"/>
              <w:szCs w:val="24"/>
              <w:lang w:eastAsia="en-CA"/>
              <w14:ligatures w14:val="standardContextual"/>
            </w:rPr>
          </w:pPr>
          <w:hyperlink w:anchor="_Toc241158071" w:history="1">
            <w:r w:rsidRPr="000A6DA6">
              <w:rPr>
                <w:rStyle w:val="Hyperlink"/>
                <w:noProof/>
              </w:rPr>
              <w:t>2.3.1</w:t>
            </w:r>
            <w:r>
              <w:rPr>
                <w:rFonts w:asciiTheme="minorHAnsi" w:eastAsiaTheme="minorEastAsia" w:hAnsiTheme="minorHAnsi"/>
                <w:noProof/>
                <w:kern w:val="2"/>
                <w:sz w:val="24"/>
                <w:szCs w:val="24"/>
                <w:lang w:eastAsia="en-CA"/>
                <w14:ligatures w14:val="standardContextual"/>
              </w:rPr>
              <w:tab/>
            </w:r>
            <w:r w:rsidRPr="000A6DA6">
              <w:rPr>
                <w:rStyle w:val="Hyperlink"/>
                <w:noProof/>
              </w:rPr>
              <w:t>Site Characteristics and Contaminant Sources</w:t>
            </w:r>
            <w:r>
              <w:rPr>
                <w:noProof/>
                <w:webHidden/>
              </w:rPr>
              <w:tab/>
            </w:r>
            <w:r>
              <w:rPr>
                <w:noProof/>
                <w:webHidden/>
              </w:rPr>
              <w:fldChar w:fldCharType="begin"/>
            </w:r>
            <w:r>
              <w:rPr>
                <w:noProof/>
                <w:webHidden/>
              </w:rPr>
              <w:instrText xml:space="preserve"> PAGEREF _Toc241158071 \h </w:instrText>
            </w:r>
            <w:r>
              <w:rPr>
                <w:noProof/>
                <w:webHidden/>
              </w:rPr>
            </w:r>
            <w:r>
              <w:rPr>
                <w:noProof/>
                <w:webHidden/>
              </w:rPr>
              <w:fldChar w:fldCharType="separate"/>
            </w:r>
            <w:r>
              <w:rPr>
                <w:noProof/>
                <w:webHidden/>
              </w:rPr>
              <w:t>4</w:t>
            </w:r>
            <w:r>
              <w:rPr>
                <w:noProof/>
                <w:webHidden/>
              </w:rPr>
              <w:fldChar w:fldCharType="end"/>
            </w:r>
          </w:hyperlink>
        </w:p>
        <w:p w14:paraId="2266E8F2" w14:textId="49BAFACA" w:rsidR="00D95E06" w:rsidRDefault="00D95E06">
          <w:pPr>
            <w:pStyle w:val="TOC3"/>
            <w:rPr>
              <w:rFonts w:asciiTheme="minorHAnsi" w:eastAsiaTheme="minorEastAsia" w:hAnsiTheme="minorHAnsi"/>
              <w:noProof/>
              <w:kern w:val="2"/>
              <w:sz w:val="24"/>
              <w:szCs w:val="24"/>
              <w:lang w:eastAsia="en-CA"/>
              <w14:ligatures w14:val="standardContextual"/>
            </w:rPr>
          </w:pPr>
          <w:hyperlink w:anchor="_Toc241158072" w:history="1">
            <w:r w:rsidRPr="000A6DA6">
              <w:rPr>
                <w:rStyle w:val="Hyperlink"/>
                <w:noProof/>
              </w:rPr>
              <w:t>2.3.2</w:t>
            </w:r>
            <w:r>
              <w:rPr>
                <w:rFonts w:asciiTheme="minorHAnsi" w:eastAsiaTheme="minorEastAsia" w:hAnsiTheme="minorHAnsi"/>
                <w:noProof/>
                <w:kern w:val="2"/>
                <w:sz w:val="24"/>
                <w:szCs w:val="24"/>
                <w:lang w:eastAsia="en-CA"/>
                <w14:ligatures w14:val="standardContextual"/>
              </w:rPr>
              <w:tab/>
            </w:r>
            <w:r w:rsidRPr="000A6DA6">
              <w:rPr>
                <w:rStyle w:val="Hyperlink"/>
                <w:noProof/>
              </w:rPr>
              <w:t>Regional Information</w:t>
            </w:r>
            <w:r>
              <w:rPr>
                <w:noProof/>
                <w:webHidden/>
              </w:rPr>
              <w:tab/>
            </w:r>
            <w:r>
              <w:rPr>
                <w:noProof/>
                <w:webHidden/>
              </w:rPr>
              <w:fldChar w:fldCharType="begin"/>
            </w:r>
            <w:r>
              <w:rPr>
                <w:noProof/>
                <w:webHidden/>
              </w:rPr>
              <w:instrText xml:space="preserve"> PAGEREF _Toc241158072 \h </w:instrText>
            </w:r>
            <w:r>
              <w:rPr>
                <w:noProof/>
                <w:webHidden/>
              </w:rPr>
            </w:r>
            <w:r>
              <w:rPr>
                <w:noProof/>
                <w:webHidden/>
              </w:rPr>
              <w:fldChar w:fldCharType="separate"/>
            </w:r>
            <w:r>
              <w:rPr>
                <w:noProof/>
                <w:webHidden/>
              </w:rPr>
              <w:t>4</w:t>
            </w:r>
            <w:r>
              <w:rPr>
                <w:noProof/>
                <w:webHidden/>
              </w:rPr>
              <w:fldChar w:fldCharType="end"/>
            </w:r>
          </w:hyperlink>
        </w:p>
        <w:p w14:paraId="61033DAA" w14:textId="56F8CF83" w:rsidR="00D95E06" w:rsidRDefault="00D95E06">
          <w:pPr>
            <w:pStyle w:val="TOC3"/>
            <w:rPr>
              <w:rFonts w:asciiTheme="minorHAnsi" w:eastAsiaTheme="minorEastAsia" w:hAnsiTheme="minorHAnsi"/>
              <w:noProof/>
              <w:kern w:val="2"/>
              <w:sz w:val="24"/>
              <w:szCs w:val="24"/>
              <w:lang w:eastAsia="en-CA"/>
              <w14:ligatures w14:val="standardContextual"/>
            </w:rPr>
          </w:pPr>
          <w:hyperlink w:anchor="_Toc241158073" w:history="1">
            <w:r w:rsidRPr="000A6DA6">
              <w:rPr>
                <w:rStyle w:val="Hyperlink"/>
                <w:noProof/>
              </w:rPr>
              <w:t>2.3.3</w:t>
            </w:r>
            <w:r>
              <w:rPr>
                <w:rFonts w:asciiTheme="minorHAnsi" w:eastAsiaTheme="minorEastAsia" w:hAnsiTheme="minorHAnsi"/>
                <w:noProof/>
                <w:kern w:val="2"/>
                <w:sz w:val="24"/>
                <w:szCs w:val="24"/>
                <w:lang w:eastAsia="en-CA"/>
                <w14:ligatures w14:val="standardContextual"/>
              </w:rPr>
              <w:tab/>
            </w:r>
            <w:r w:rsidRPr="000A6DA6">
              <w:rPr>
                <w:rStyle w:val="Hyperlink"/>
                <w:noProof/>
              </w:rPr>
              <w:t>Receptor Distances</w:t>
            </w:r>
            <w:r>
              <w:rPr>
                <w:noProof/>
                <w:webHidden/>
              </w:rPr>
              <w:tab/>
            </w:r>
            <w:r>
              <w:rPr>
                <w:noProof/>
                <w:webHidden/>
              </w:rPr>
              <w:fldChar w:fldCharType="begin"/>
            </w:r>
            <w:r>
              <w:rPr>
                <w:noProof/>
                <w:webHidden/>
              </w:rPr>
              <w:instrText xml:space="preserve"> PAGEREF _Toc241158073 \h </w:instrText>
            </w:r>
            <w:r>
              <w:rPr>
                <w:noProof/>
                <w:webHidden/>
              </w:rPr>
            </w:r>
            <w:r>
              <w:rPr>
                <w:noProof/>
                <w:webHidden/>
              </w:rPr>
              <w:fldChar w:fldCharType="separate"/>
            </w:r>
            <w:r>
              <w:rPr>
                <w:noProof/>
                <w:webHidden/>
              </w:rPr>
              <w:t>6</w:t>
            </w:r>
            <w:r>
              <w:rPr>
                <w:noProof/>
                <w:webHidden/>
              </w:rPr>
              <w:fldChar w:fldCharType="end"/>
            </w:r>
          </w:hyperlink>
        </w:p>
        <w:p w14:paraId="546193F9" w14:textId="363F2245" w:rsidR="00D95E06" w:rsidRDefault="00D95E06">
          <w:pPr>
            <w:pStyle w:val="TOC3"/>
            <w:rPr>
              <w:rFonts w:asciiTheme="minorHAnsi" w:eastAsiaTheme="minorEastAsia" w:hAnsiTheme="minorHAnsi"/>
              <w:noProof/>
              <w:kern w:val="2"/>
              <w:sz w:val="24"/>
              <w:szCs w:val="24"/>
              <w:lang w:eastAsia="en-CA"/>
              <w14:ligatures w14:val="standardContextual"/>
            </w:rPr>
          </w:pPr>
          <w:hyperlink w:anchor="_Toc241158074" w:history="1">
            <w:r w:rsidRPr="000A6DA6">
              <w:rPr>
                <w:rStyle w:val="Hyperlink"/>
                <w:noProof/>
              </w:rPr>
              <w:t>2.3.4</w:t>
            </w:r>
            <w:r>
              <w:rPr>
                <w:rFonts w:asciiTheme="minorHAnsi" w:eastAsiaTheme="minorEastAsia" w:hAnsiTheme="minorHAnsi"/>
                <w:noProof/>
                <w:kern w:val="2"/>
                <w:sz w:val="24"/>
                <w:szCs w:val="24"/>
                <w:lang w:eastAsia="en-CA"/>
                <w14:ligatures w14:val="standardContextual"/>
              </w:rPr>
              <w:tab/>
            </w:r>
            <w:r w:rsidRPr="000A6DA6">
              <w:rPr>
                <w:rStyle w:val="Hyperlink"/>
                <w:noProof/>
              </w:rPr>
              <w:t>Soil Characteristics</w:t>
            </w:r>
            <w:r>
              <w:rPr>
                <w:noProof/>
                <w:webHidden/>
              </w:rPr>
              <w:tab/>
            </w:r>
            <w:r>
              <w:rPr>
                <w:noProof/>
                <w:webHidden/>
              </w:rPr>
              <w:fldChar w:fldCharType="begin"/>
            </w:r>
            <w:r>
              <w:rPr>
                <w:noProof/>
                <w:webHidden/>
              </w:rPr>
              <w:instrText xml:space="preserve"> PAGEREF _Toc241158074 \h </w:instrText>
            </w:r>
            <w:r>
              <w:rPr>
                <w:noProof/>
                <w:webHidden/>
              </w:rPr>
            </w:r>
            <w:r>
              <w:rPr>
                <w:noProof/>
                <w:webHidden/>
              </w:rPr>
              <w:fldChar w:fldCharType="separate"/>
            </w:r>
            <w:r>
              <w:rPr>
                <w:noProof/>
                <w:webHidden/>
              </w:rPr>
              <w:t>6</w:t>
            </w:r>
            <w:r>
              <w:rPr>
                <w:noProof/>
                <w:webHidden/>
              </w:rPr>
              <w:fldChar w:fldCharType="end"/>
            </w:r>
          </w:hyperlink>
        </w:p>
        <w:p w14:paraId="3E76A2E8" w14:textId="713A680F" w:rsidR="00D95E06" w:rsidRDefault="00D95E06">
          <w:pPr>
            <w:pStyle w:val="TOC3"/>
            <w:rPr>
              <w:rFonts w:asciiTheme="minorHAnsi" w:eastAsiaTheme="minorEastAsia" w:hAnsiTheme="minorHAnsi"/>
              <w:noProof/>
              <w:kern w:val="2"/>
              <w:sz w:val="24"/>
              <w:szCs w:val="24"/>
              <w:lang w:eastAsia="en-CA"/>
              <w14:ligatures w14:val="standardContextual"/>
            </w:rPr>
          </w:pPr>
          <w:hyperlink w:anchor="_Toc241158075" w:history="1">
            <w:r w:rsidRPr="000A6DA6">
              <w:rPr>
                <w:rStyle w:val="Hyperlink"/>
                <w:noProof/>
              </w:rPr>
              <w:t>2.3.5</w:t>
            </w:r>
            <w:r>
              <w:rPr>
                <w:rFonts w:asciiTheme="minorHAnsi" w:eastAsiaTheme="minorEastAsia" w:hAnsiTheme="minorHAnsi"/>
                <w:noProof/>
                <w:kern w:val="2"/>
                <w:sz w:val="24"/>
                <w:szCs w:val="24"/>
                <w:lang w:eastAsia="en-CA"/>
                <w14:ligatures w14:val="standardContextual"/>
              </w:rPr>
              <w:tab/>
            </w:r>
            <w:r w:rsidRPr="000A6DA6">
              <w:rPr>
                <w:rStyle w:val="Hyperlink"/>
                <w:noProof/>
              </w:rPr>
              <w:t>Groundwater Characteristics</w:t>
            </w:r>
            <w:r>
              <w:rPr>
                <w:noProof/>
                <w:webHidden/>
              </w:rPr>
              <w:tab/>
            </w:r>
            <w:r>
              <w:rPr>
                <w:noProof/>
                <w:webHidden/>
              </w:rPr>
              <w:fldChar w:fldCharType="begin"/>
            </w:r>
            <w:r>
              <w:rPr>
                <w:noProof/>
                <w:webHidden/>
              </w:rPr>
              <w:instrText xml:space="preserve"> PAGEREF _Toc241158075 \h </w:instrText>
            </w:r>
            <w:r>
              <w:rPr>
                <w:noProof/>
                <w:webHidden/>
              </w:rPr>
            </w:r>
            <w:r>
              <w:rPr>
                <w:noProof/>
                <w:webHidden/>
              </w:rPr>
              <w:fldChar w:fldCharType="separate"/>
            </w:r>
            <w:r>
              <w:rPr>
                <w:noProof/>
                <w:webHidden/>
              </w:rPr>
              <w:t>6</w:t>
            </w:r>
            <w:r>
              <w:rPr>
                <w:noProof/>
                <w:webHidden/>
              </w:rPr>
              <w:fldChar w:fldCharType="end"/>
            </w:r>
          </w:hyperlink>
        </w:p>
        <w:p w14:paraId="685463E3" w14:textId="5062A6C7" w:rsidR="00D95E06" w:rsidRDefault="00D95E06">
          <w:pPr>
            <w:pStyle w:val="TOC3"/>
            <w:rPr>
              <w:rFonts w:asciiTheme="minorHAnsi" w:eastAsiaTheme="minorEastAsia" w:hAnsiTheme="minorHAnsi"/>
              <w:noProof/>
              <w:kern w:val="2"/>
              <w:sz w:val="24"/>
              <w:szCs w:val="24"/>
              <w:lang w:eastAsia="en-CA"/>
              <w14:ligatures w14:val="standardContextual"/>
            </w:rPr>
          </w:pPr>
          <w:hyperlink w:anchor="_Toc241158076" w:history="1">
            <w:r w:rsidRPr="000A6DA6">
              <w:rPr>
                <w:rStyle w:val="Hyperlink"/>
                <w:noProof/>
              </w:rPr>
              <w:t>2.3.6</w:t>
            </w:r>
            <w:r>
              <w:rPr>
                <w:rFonts w:asciiTheme="minorHAnsi" w:eastAsiaTheme="minorEastAsia" w:hAnsiTheme="minorHAnsi"/>
                <w:noProof/>
                <w:kern w:val="2"/>
                <w:sz w:val="24"/>
                <w:szCs w:val="24"/>
                <w:lang w:eastAsia="en-CA"/>
                <w14:ligatures w14:val="standardContextual"/>
              </w:rPr>
              <w:tab/>
            </w:r>
            <w:r w:rsidRPr="000A6DA6">
              <w:rPr>
                <w:rStyle w:val="Hyperlink"/>
                <w:noProof/>
              </w:rPr>
              <w:t>Exposure Pathway Evaluation</w:t>
            </w:r>
            <w:r>
              <w:rPr>
                <w:noProof/>
                <w:webHidden/>
              </w:rPr>
              <w:tab/>
            </w:r>
            <w:r>
              <w:rPr>
                <w:noProof/>
                <w:webHidden/>
              </w:rPr>
              <w:fldChar w:fldCharType="begin"/>
            </w:r>
            <w:r>
              <w:rPr>
                <w:noProof/>
                <w:webHidden/>
              </w:rPr>
              <w:instrText xml:space="preserve"> PAGEREF _Toc241158076 \h </w:instrText>
            </w:r>
            <w:r>
              <w:rPr>
                <w:noProof/>
                <w:webHidden/>
              </w:rPr>
            </w:r>
            <w:r>
              <w:rPr>
                <w:noProof/>
                <w:webHidden/>
              </w:rPr>
              <w:fldChar w:fldCharType="separate"/>
            </w:r>
            <w:r>
              <w:rPr>
                <w:noProof/>
                <w:webHidden/>
              </w:rPr>
              <w:t>6</w:t>
            </w:r>
            <w:r>
              <w:rPr>
                <w:noProof/>
                <w:webHidden/>
              </w:rPr>
              <w:fldChar w:fldCharType="end"/>
            </w:r>
          </w:hyperlink>
        </w:p>
        <w:p w14:paraId="0888F1DB" w14:textId="1AE61E7C" w:rsidR="00D95E06" w:rsidRDefault="00D95E06">
          <w:pPr>
            <w:pStyle w:val="TOC1"/>
            <w:rPr>
              <w:rFonts w:asciiTheme="minorHAnsi" w:eastAsiaTheme="minorEastAsia" w:hAnsiTheme="minorHAnsi"/>
              <w:b w:val="0"/>
              <w:kern w:val="2"/>
              <w:sz w:val="24"/>
              <w:szCs w:val="24"/>
              <w:lang w:val="en-CA" w:eastAsia="en-CA"/>
              <w14:ligatures w14:val="standardContextual"/>
            </w:rPr>
          </w:pPr>
          <w:hyperlink w:anchor="_Toc241158077" w:history="1">
            <w:r w:rsidRPr="000A6DA6">
              <w:rPr>
                <w:rStyle w:val="Hyperlink"/>
                <w:lang w:val="en-CA"/>
              </w:rPr>
              <w:t>3</w:t>
            </w:r>
            <w:r>
              <w:rPr>
                <w:rFonts w:asciiTheme="minorHAnsi" w:eastAsiaTheme="minorEastAsia" w:hAnsiTheme="minorHAnsi"/>
                <w:b w:val="0"/>
                <w:kern w:val="2"/>
                <w:sz w:val="24"/>
                <w:szCs w:val="24"/>
                <w:lang w:val="en-CA" w:eastAsia="en-CA"/>
                <w14:ligatures w14:val="standardContextual"/>
              </w:rPr>
              <w:tab/>
            </w:r>
            <w:r w:rsidRPr="000A6DA6">
              <w:rPr>
                <w:rStyle w:val="Hyperlink"/>
                <w:lang w:val="en-CA"/>
              </w:rPr>
              <w:t>Guideline Selection</w:t>
            </w:r>
            <w:r>
              <w:rPr>
                <w:webHidden/>
              </w:rPr>
              <w:tab/>
            </w:r>
            <w:r>
              <w:rPr>
                <w:webHidden/>
              </w:rPr>
              <w:fldChar w:fldCharType="begin"/>
            </w:r>
            <w:r>
              <w:rPr>
                <w:webHidden/>
              </w:rPr>
              <w:instrText xml:space="preserve"> PAGEREF _Toc241158077 \h </w:instrText>
            </w:r>
            <w:r>
              <w:rPr>
                <w:webHidden/>
              </w:rPr>
            </w:r>
            <w:r>
              <w:rPr>
                <w:webHidden/>
              </w:rPr>
              <w:fldChar w:fldCharType="separate"/>
            </w:r>
            <w:r>
              <w:rPr>
                <w:webHidden/>
              </w:rPr>
              <w:t>9</w:t>
            </w:r>
            <w:r>
              <w:rPr>
                <w:webHidden/>
              </w:rPr>
              <w:fldChar w:fldCharType="end"/>
            </w:r>
          </w:hyperlink>
        </w:p>
        <w:p w14:paraId="08B311BD" w14:textId="7F2F9A47" w:rsidR="00D95E06" w:rsidRDefault="00D95E06">
          <w:pPr>
            <w:pStyle w:val="TOC2"/>
            <w:rPr>
              <w:rFonts w:asciiTheme="minorHAnsi" w:eastAsiaTheme="minorEastAsia" w:hAnsiTheme="minorHAnsi"/>
              <w:noProof/>
              <w:kern w:val="2"/>
              <w:sz w:val="24"/>
              <w:szCs w:val="24"/>
              <w:lang w:val="en-CA" w:eastAsia="en-CA"/>
              <w14:ligatures w14:val="standardContextual"/>
            </w:rPr>
          </w:pPr>
          <w:hyperlink w:anchor="_Toc241158078" w:history="1">
            <w:r w:rsidRPr="000A6DA6">
              <w:rPr>
                <w:rStyle w:val="Hyperlink"/>
                <w:noProof/>
                <w:lang w:val="en-CA"/>
              </w:rPr>
              <w:t>3.1</w:t>
            </w:r>
            <w:r>
              <w:rPr>
                <w:rFonts w:asciiTheme="minorHAnsi" w:eastAsiaTheme="minorEastAsia" w:hAnsiTheme="minorHAnsi"/>
                <w:noProof/>
                <w:kern w:val="2"/>
                <w:sz w:val="24"/>
                <w:szCs w:val="24"/>
                <w:lang w:val="en-CA" w:eastAsia="en-CA"/>
                <w14:ligatures w14:val="standardContextual"/>
              </w:rPr>
              <w:tab/>
            </w:r>
            <w:r w:rsidRPr="000A6DA6">
              <w:rPr>
                <w:rStyle w:val="Hyperlink"/>
                <w:noProof/>
                <w:lang w:val="en-CA"/>
              </w:rPr>
              <w:t>Tier 1</w:t>
            </w:r>
            <w:r>
              <w:rPr>
                <w:noProof/>
                <w:webHidden/>
              </w:rPr>
              <w:tab/>
            </w:r>
            <w:r>
              <w:rPr>
                <w:noProof/>
                <w:webHidden/>
              </w:rPr>
              <w:fldChar w:fldCharType="begin"/>
            </w:r>
            <w:r>
              <w:rPr>
                <w:noProof/>
                <w:webHidden/>
              </w:rPr>
              <w:instrText xml:space="preserve"> PAGEREF _Toc241158078 \h </w:instrText>
            </w:r>
            <w:r>
              <w:rPr>
                <w:noProof/>
                <w:webHidden/>
              </w:rPr>
            </w:r>
            <w:r>
              <w:rPr>
                <w:noProof/>
                <w:webHidden/>
              </w:rPr>
              <w:fldChar w:fldCharType="separate"/>
            </w:r>
            <w:r>
              <w:rPr>
                <w:noProof/>
                <w:webHidden/>
              </w:rPr>
              <w:t>9</w:t>
            </w:r>
            <w:r>
              <w:rPr>
                <w:noProof/>
                <w:webHidden/>
              </w:rPr>
              <w:fldChar w:fldCharType="end"/>
            </w:r>
          </w:hyperlink>
        </w:p>
        <w:p w14:paraId="58BC3575" w14:textId="5D99D789" w:rsidR="00D95E06" w:rsidRDefault="00D95E06">
          <w:pPr>
            <w:pStyle w:val="TOC2"/>
            <w:rPr>
              <w:rFonts w:asciiTheme="minorHAnsi" w:eastAsiaTheme="minorEastAsia" w:hAnsiTheme="minorHAnsi"/>
              <w:noProof/>
              <w:kern w:val="2"/>
              <w:sz w:val="24"/>
              <w:szCs w:val="24"/>
              <w:lang w:val="en-CA" w:eastAsia="en-CA"/>
              <w14:ligatures w14:val="standardContextual"/>
            </w:rPr>
          </w:pPr>
          <w:hyperlink w:anchor="_Toc241158079" w:history="1">
            <w:r w:rsidRPr="000A6DA6">
              <w:rPr>
                <w:rStyle w:val="Hyperlink"/>
                <w:noProof/>
                <w:lang w:val="en-CA"/>
              </w:rPr>
              <w:t>3.2</w:t>
            </w:r>
            <w:r>
              <w:rPr>
                <w:rFonts w:asciiTheme="minorHAnsi" w:eastAsiaTheme="minorEastAsia" w:hAnsiTheme="minorHAnsi"/>
                <w:noProof/>
                <w:kern w:val="2"/>
                <w:sz w:val="24"/>
                <w:szCs w:val="24"/>
                <w:lang w:val="en-CA" w:eastAsia="en-CA"/>
                <w14:ligatures w14:val="standardContextual"/>
              </w:rPr>
              <w:tab/>
            </w:r>
            <w:r w:rsidRPr="000A6DA6">
              <w:rPr>
                <w:rStyle w:val="Hyperlink"/>
                <w:noProof/>
                <w:lang w:val="en-CA"/>
              </w:rPr>
              <w:t>SCARG</w:t>
            </w:r>
            <w:r>
              <w:rPr>
                <w:noProof/>
                <w:webHidden/>
              </w:rPr>
              <w:tab/>
            </w:r>
            <w:r>
              <w:rPr>
                <w:noProof/>
                <w:webHidden/>
              </w:rPr>
              <w:fldChar w:fldCharType="begin"/>
            </w:r>
            <w:r>
              <w:rPr>
                <w:noProof/>
                <w:webHidden/>
              </w:rPr>
              <w:instrText xml:space="preserve"> PAGEREF _Toc241158079 \h </w:instrText>
            </w:r>
            <w:r>
              <w:rPr>
                <w:noProof/>
                <w:webHidden/>
              </w:rPr>
            </w:r>
            <w:r>
              <w:rPr>
                <w:noProof/>
                <w:webHidden/>
              </w:rPr>
              <w:fldChar w:fldCharType="separate"/>
            </w:r>
            <w:r>
              <w:rPr>
                <w:noProof/>
                <w:webHidden/>
              </w:rPr>
              <w:t>9</w:t>
            </w:r>
            <w:r>
              <w:rPr>
                <w:noProof/>
                <w:webHidden/>
              </w:rPr>
              <w:fldChar w:fldCharType="end"/>
            </w:r>
          </w:hyperlink>
        </w:p>
        <w:p w14:paraId="475BB361" w14:textId="672C0773" w:rsidR="00D95E06" w:rsidRDefault="00D95E06">
          <w:pPr>
            <w:pStyle w:val="TOC2"/>
            <w:rPr>
              <w:rFonts w:asciiTheme="minorHAnsi" w:eastAsiaTheme="minorEastAsia" w:hAnsiTheme="minorHAnsi"/>
              <w:noProof/>
              <w:kern w:val="2"/>
              <w:sz w:val="24"/>
              <w:szCs w:val="24"/>
              <w:lang w:val="en-CA" w:eastAsia="en-CA"/>
              <w14:ligatures w14:val="standardContextual"/>
            </w:rPr>
          </w:pPr>
          <w:hyperlink w:anchor="_Toc241158080" w:history="1">
            <w:r w:rsidRPr="000A6DA6">
              <w:rPr>
                <w:rStyle w:val="Hyperlink"/>
                <w:noProof/>
                <w:lang w:val="en-CA"/>
              </w:rPr>
              <w:t>3.3</w:t>
            </w:r>
            <w:r>
              <w:rPr>
                <w:rFonts w:asciiTheme="minorHAnsi" w:eastAsiaTheme="minorEastAsia" w:hAnsiTheme="minorHAnsi"/>
                <w:noProof/>
                <w:kern w:val="2"/>
                <w:sz w:val="24"/>
                <w:szCs w:val="24"/>
                <w:lang w:val="en-CA" w:eastAsia="en-CA"/>
                <w14:ligatures w14:val="standardContextual"/>
              </w:rPr>
              <w:tab/>
            </w:r>
            <w:r w:rsidRPr="000A6DA6">
              <w:rPr>
                <w:rStyle w:val="Hyperlink"/>
                <w:noProof/>
                <w:lang w:val="en-CA"/>
              </w:rPr>
              <w:t>Tier 1 with Background</w:t>
            </w:r>
            <w:r>
              <w:rPr>
                <w:noProof/>
                <w:webHidden/>
              </w:rPr>
              <w:tab/>
            </w:r>
            <w:r>
              <w:rPr>
                <w:noProof/>
                <w:webHidden/>
              </w:rPr>
              <w:fldChar w:fldCharType="begin"/>
            </w:r>
            <w:r>
              <w:rPr>
                <w:noProof/>
                <w:webHidden/>
              </w:rPr>
              <w:instrText xml:space="preserve"> PAGEREF _Toc241158080 \h </w:instrText>
            </w:r>
            <w:r>
              <w:rPr>
                <w:noProof/>
                <w:webHidden/>
              </w:rPr>
            </w:r>
            <w:r>
              <w:rPr>
                <w:noProof/>
                <w:webHidden/>
              </w:rPr>
              <w:fldChar w:fldCharType="separate"/>
            </w:r>
            <w:r>
              <w:rPr>
                <w:noProof/>
                <w:webHidden/>
              </w:rPr>
              <w:t>10</w:t>
            </w:r>
            <w:r>
              <w:rPr>
                <w:noProof/>
                <w:webHidden/>
              </w:rPr>
              <w:fldChar w:fldCharType="end"/>
            </w:r>
          </w:hyperlink>
        </w:p>
        <w:p w14:paraId="23FD5CF8" w14:textId="2D89DE69" w:rsidR="00D95E06" w:rsidRDefault="00D95E06">
          <w:pPr>
            <w:pStyle w:val="TOC1"/>
            <w:rPr>
              <w:rFonts w:asciiTheme="minorHAnsi" w:eastAsiaTheme="minorEastAsia" w:hAnsiTheme="minorHAnsi"/>
              <w:b w:val="0"/>
              <w:kern w:val="2"/>
              <w:sz w:val="24"/>
              <w:szCs w:val="24"/>
              <w:lang w:val="en-CA" w:eastAsia="en-CA"/>
              <w14:ligatures w14:val="standardContextual"/>
            </w:rPr>
          </w:pPr>
          <w:hyperlink w:anchor="_Toc241158081" w:history="1">
            <w:r w:rsidRPr="000A6DA6">
              <w:rPr>
                <w:rStyle w:val="Hyperlink"/>
                <w:lang w:val="en-CA"/>
              </w:rPr>
              <w:t>4</w:t>
            </w:r>
            <w:r>
              <w:rPr>
                <w:rFonts w:asciiTheme="minorHAnsi" w:eastAsiaTheme="minorEastAsia" w:hAnsiTheme="minorHAnsi"/>
                <w:b w:val="0"/>
                <w:kern w:val="2"/>
                <w:sz w:val="24"/>
                <w:szCs w:val="24"/>
                <w:lang w:val="en-CA" w:eastAsia="en-CA"/>
                <w14:ligatures w14:val="standardContextual"/>
              </w:rPr>
              <w:tab/>
            </w:r>
            <w:r w:rsidRPr="000A6DA6">
              <w:rPr>
                <w:rStyle w:val="Hyperlink"/>
                <w:lang w:val="en-CA"/>
              </w:rPr>
              <w:t>Soil Assessment Results</w:t>
            </w:r>
            <w:r>
              <w:rPr>
                <w:webHidden/>
              </w:rPr>
              <w:tab/>
            </w:r>
            <w:r>
              <w:rPr>
                <w:webHidden/>
              </w:rPr>
              <w:fldChar w:fldCharType="begin"/>
            </w:r>
            <w:r>
              <w:rPr>
                <w:webHidden/>
              </w:rPr>
              <w:instrText xml:space="preserve"> PAGEREF _Toc241158081 \h </w:instrText>
            </w:r>
            <w:r>
              <w:rPr>
                <w:webHidden/>
              </w:rPr>
            </w:r>
            <w:r>
              <w:rPr>
                <w:webHidden/>
              </w:rPr>
              <w:fldChar w:fldCharType="separate"/>
            </w:r>
            <w:r>
              <w:rPr>
                <w:webHidden/>
              </w:rPr>
              <w:t>11</w:t>
            </w:r>
            <w:r>
              <w:rPr>
                <w:webHidden/>
              </w:rPr>
              <w:fldChar w:fldCharType="end"/>
            </w:r>
          </w:hyperlink>
        </w:p>
        <w:p w14:paraId="49E44992" w14:textId="5AB07411" w:rsidR="00D95E06" w:rsidRDefault="00D95E06">
          <w:pPr>
            <w:pStyle w:val="TOC2"/>
            <w:rPr>
              <w:rFonts w:asciiTheme="minorHAnsi" w:eastAsiaTheme="minorEastAsia" w:hAnsiTheme="minorHAnsi"/>
              <w:noProof/>
              <w:kern w:val="2"/>
              <w:sz w:val="24"/>
              <w:szCs w:val="24"/>
              <w:lang w:val="en-CA" w:eastAsia="en-CA"/>
              <w14:ligatures w14:val="standardContextual"/>
            </w:rPr>
          </w:pPr>
          <w:hyperlink w:anchor="_Toc241158082" w:history="1">
            <w:r w:rsidRPr="000A6DA6">
              <w:rPr>
                <w:rStyle w:val="Hyperlink"/>
                <w:noProof/>
                <w:lang w:val="en-CA"/>
              </w:rPr>
              <w:t>4.1</w:t>
            </w:r>
            <w:r>
              <w:rPr>
                <w:rFonts w:asciiTheme="minorHAnsi" w:eastAsiaTheme="minorEastAsia" w:hAnsiTheme="minorHAnsi"/>
                <w:noProof/>
                <w:kern w:val="2"/>
                <w:sz w:val="24"/>
                <w:szCs w:val="24"/>
                <w:lang w:val="en-CA" w:eastAsia="en-CA"/>
                <w14:ligatures w14:val="standardContextual"/>
              </w:rPr>
              <w:tab/>
            </w:r>
            <w:r w:rsidRPr="000A6DA6">
              <w:rPr>
                <w:rStyle w:val="Hyperlink"/>
                <w:noProof/>
                <w:lang w:val="en-CA"/>
              </w:rPr>
              <w:t>Borehole Rationale</w:t>
            </w:r>
            <w:r>
              <w:rPr>
                <w:noProof/>
                <w:webHidden/>
              </w:rPr>
              <w:tab/>
            </w:r>
            <w:r>
              <w:rPr>
                <w:noProof/>
                <w:webHidden/>
              </w:rPr>
              <w:fldChar w:fldCharType="begin"/>
            </w:r>
            <w:r>
              <w:rPr>
                <w:noProof/>
                <w:webHidden/>
              </w:rPr>
              <w:instrText xml:space="preserve"> PAGEREF _Toc241158082 \h </w:instrText>
            </w:r>
            <w:r>
              <w:rPr>
                <w:noProof/>
                <w:webHidden/>
              </w:rPr>
            </w:r>
            <w:r>
              <w:rPr>
                <w:noProof/>
                <w:webHidden/>
              </w:rPr>
              <w:fldChar w:fldCharType="separate"/>
            </w:r>
            <w:r>
              <w:rPr>
                <w:noProof/>
                <w:webHidden/>
              </w:rPr>
              <w:t>11</w:t>
            </w:r>
            <w:r>
              <w:rPr>
                <w:noProof/>
                <w:webHidden/>
              </w:rPr>
              <w:fldChar w:fldCharType="end"/>
            </w:r>
          </w:hyperlink>
        </w:p>
        <w:p w14:paraId="55E737B6" w14:textId="43315C80" w:rsidR="00D95E06" w:rsidRDefault="00D95E06">
          <w:pPr>
            <w:pStyle w:val="TOC2"/>
            <w:rPr>
              <w:rFonts w:asciiTheme="minorHAnsi" w:eastAsiaTheme="minorEastAsia" w:hAnsiTheme="minorHAnsi"/>
              <w:noProof/>
              <w:kern w:val="2"/>
              <w:sz w:val="24"/>
              <w:szCs w:val="24"/>
              <w:lang w:val="en-CA" w:eastAsia="en-CA"/>
              <w14:ligatures w14:val="standardContextual"/>
            </w:rPr>
          </w:pPr>
          <w:hyperlink w:anchor="_Toc241158083" w:history="1">
            <w:r w:rsidRPr="000A6DA6">
              <w:rPr>
                <w:rStyle w:val="Hyperlink"/>
                <w:noProof/>
                <w:lang w:val="en-CA"/>
              </w:rPr>
              <w:t>4.2</w:t>
            </w:r>
            <w:r>
              <w:rPr>
                <w:rFonts w:asciiTheme="minorHAnsi" w:eastAsiaTheme="minorEastAsia" w:hAnsiTheme="minorHAnsi"/>
                <w:noProof/>
                <w:kern w:val="2"/>
                <w:sz w:val="24"/>
                <w:szCs w:val="24"/>
                <w:lang w:val="en-CA" w:eastAsia="en-CA"/>
                <w14:ligatures w14:val="standardContextual"/>
              </w:rPr>
              <w:tab/>
            </w:r>
            <w:r w:rsidRPr="000A6DA6">
              <w:rPr>
                <w:rStyle w:val="Hyperlink"/>
                <w:noProof/>
                <w:lang w:val="en-CA"/>
              </w:rPr>
              <w:t>Site Characterization</w:t>
            </w:r>
            <w:r>
              <w:rPr>
                <w:noProof/>
                <w:webHidden/>
              </w:rPr>
              <w:tab/>
            </w:r>
            <w:r>
              <w:rPr>
                <w:noProof/>
                <w:webHidden/>
              </w:rPr>
              <w:fldChar w:fldCharType="begin"/>
            </w:r>
            <w:r>
              <w:rPr>
                <w:noProof/>
                <w:webHidden/>
              </w:rPr>
              <w:instrText xml:space="preserve"> PAGEREF _Toc241158083 \h </w:instrText>
            </w:r>
            <w:r>
              <w:rPr>
                <w:noProof/>
                <w:webHidden/>
              </w:rPr>
            </w:r>
            <w:r>
              <w:rPr>
                <w:noProof/>
                <w:webHidden/>
              </w:rPr>
              <w:fldChar w:fldCharType="separate"/>
            </w:r>
            <w:r>
              <w:rPr>
                <w:noProof/>
                <w:webHidden/>
              </w:rPr>
              <w:t>12</w:t>
            </w:r>
            <w:r>
              <w:rPr>
                <w:noProof/>
                <w:webHidden/>
              </w:rPr>
              <w:fldChar w:fldCharType="end"/>
            </w:r>
          </w:hyperlink>
        </w:p>
        <w:p w14:paraId="22511A82" w14:textId="0B49D9EC" w:rsidR="00D95E06" w:rsidRDefault="00D95E06">
          <w:pPr>
            <w:pStyle w:val="TOC3"/>
            <w:rPr>
              <w:rFonts w:asciiTheme="minorHAnsi" w:eastAsiaTheme="minorEastAsia" w:hAnsiTheme="minorHAnsi"/>
              <w:noProof/>
              <w:kern w:val="2"/>
              <w:sz w:val="24"/>
              <w:szCs w:val="24"/>
              <w:lang w:eastAsia="en-CA"/>
              <w14:ligatures w14:val="standardContextual"/>
            </w:rPr>
          </w:pPr>
          <w:hyperlink w:anchor="_Toc241158084" w:history="1">
            <w:r w:rsidRPr="000A6DA6">
              <w:rPr>
                <w:rStyle w:val="Hyperlink"/>
                <w:noProof/>
              </w:rPr>
              <w:t>4.2.1</w:t>
            </w:r>
            <w:r>
              <w:rPr>
                <w:rFonts w:asciiTheme="minorHAnsi" w:eastAsiaTheme="minorEastAsia" w:hAnsiTheme="minorHAnsi"/>
                <w:noProof/>
                <w:kern w:val="2"/>
                <w:sz w:val="24"/>
                <w:szCs w:val="24"/>
                <w:lang w:eastAsia="en-CA"/>
                <w14:ligatures w14:val="standardContextual"/>
              </w:rPr>
              <w:tab/>
            </w:r>
            <w:r w:rsidRPr="000A6DA6">
              <w:rPr>
                <w:rStyle w:val="Hyperlink"/>
                <w:noProof/>
              </w:rPr>
              <w:t>Background</w:t>
            </w:r>
            <w:r>
              <w:rPr>
                <w:noProof/>
                <w:webHidden/>
              </w:rPr>
              <w:tab/>
            </w:r>
            <w:r>
              <w:rPr>
                <w:noProof/>
                <w:webHidden/>
              </w:rPr>
              <w:fldChar w:fldCharType="begin"/>
            </w:r>
            <w:r>
              <w:rPr>
                <w:noProof/>
                <w:webHidden/>
              </w:rPr>
              <w:instrText xml:space="preserve"> PAGEREF _Toc241158084 \h </w:instrText>
            </w:r>
            <w:r>
              <w:rPr>
                <w:noProof/>
                <w:webHidden/>
              </w:rPr>
            </w:r>
            <w:r>
              <w:rPr>
                <w:noProof/>
                <w:webHidden/>
              </w:rPr>
              <w:fldChar w:fldCharType="separate"/>
            </w:r>
            <w:r>
              <w:rPr>
                <w:noProof/>
                <w:webHidden/>
              </w:rPr>
              <w:t>12</w:t>
            </w:r>
            <w:r>
              <w:rPr>
                <w:noProof/>
                <w:webHidden/>
              </w:rPr>
              <w:fldChar w:fldCharType="end"/>
            </w:r>
          </w:hyperlink>
        </w:p>
        <w:p w14:paraId="1C72BB74" w14:textId="67EDEF87" w:rsidR="00D95E06" w:rsidRDefault="00D95E06">
          <w:pPr>
            <w:pStyle w:val="TOC3"/>
            <w:rPr>
              <w:rFonts w:asciiTheme="minorHAnsi" w:eastAsiaTheme="minorEastAsia" w:hAnsiTheme="minorHAnsi"/>
              <w:noProof/>
              <w:kern w:val="2"/>
              <w:sz w:val="24"/>
              <w:szCs w:val="24"/>
              <w:lang w:eastAsia="en-CA"/>
              <w14:ligatures w14:val="standardContextual"/>
            </w:rPr>
          </w:pPr>
          <w:hyperlink w:anchor="_Toc241158085" w:history="1">
            <w:r w:rsidRPr="000A6DA6">
              <w:rPr>
                <w:rStyle w:val="Hyperlink"/>
                <w:noProof/>
              </w:rPr>
              <w:t>4.2.2</w:t>
            </w:r>
            <w:r>
              <w:rPr>
                <w:rFonts w:asciiTheme="minorHAnsi" w:eastAsiaTheme="minorEastAsia" w:hAnsiTheme="minorHAnsi"/>
                <w:noProof/>
                <w:kern w:val="2"/>
                <w:sz w:val="24"/>
                <w:szCs w:val="24"/>
                <w:lang w:eastAsia="en-CA"/>
                <w14:ligatures w14:val="standardContextual"/>
              </w:rPr>
              <w:tab/>
            </w:r>
            <w:r w:rsidRPr="000A6DA6">
              <w:rPr>
                <w:rStyle w:val="Hyperlink"/>
                <w:noProof/>
              </w:rPr>
              <w:t>Well Centre - Clean</w:t>
            </w:r>
            <w:r>
              <w:rPr>
                <w:noProof/>
                <w:webHidden/>
              </w:rPr>
              <w:tab/>
            </w:r>
            <w:r>
              <w:rPr>
                <w:noProof/>
                <w:webHidden/>
              </w:rPr>
              <w:fldChar w:fldCharType="begin"/>
            </w:r>
            <w:r>
              <w:rPr>
                <w:noProof/>
                <w:webHidden/>
              </w:rPr>
              <w:instrText xml:space="preserve"> PAGEREF _Toc241158085 \h </w:instrText>
            </w:r>
            <w:r>
              <w:rPr>
                <w:noProof/>
                <w:webHidden/>
              </w:rPr>
            </w:r>
            <w:r>
              <w:rPr>
                <w:noProof/>
                <w:webHidden/>
              </w:rPr>
              <w:fldChar w:fldCharType="separate"/>
            </w:r>
            <w:r>
              <w:rPr>
                <w:noProof/>
                <w:webHidden/>
              </w:rPr>
              <w:t>13</w:t>
            </w:r>
            <w:r>
              <w:rPr>
                <w:noProof/>
                <w:webHidden/>
              </w:rPr>
              <w:fldChar w:fldCharType="end"/>
            </w:r>
          </w:hyperlink>
        </w:p>
        <w:p w14:paraId="788E1CE4" w14:textId="768DB6D1" w:rsidR="00D95E06" w:rsidRDefault="00D95E06">
          <w:pPr>
            <w:pStyle w:val="TOC3"/>
            <w:rPr>
              <w:rFonts w:asciiTheme="minorHAnsi" w:eastAsiaTheme="minorEastAsia" w:hAnsiTheme="minorHAnsi"/>
              <w:noProof/>
              <w:kern w:val="2"/>
              <w:sz w:val="24"/>
              <w:szCs w:val="24"/>
              <w:lang w:eastAsia="en-CA"/>
              <w14:ligatures w14:val="standardContextual"/>
            </w:rPr>
          </w:pPr>
          <w:hyperlink w:anchor="_Toc241158086" w:history="1">
            <w:r w:rsidRPr="000A6DA6">
              <w:rPr>
                <w:rStyle w:val="Hyperlink"/>
                <w:noProof/>
              </w:rPr>
              <w:t>4.2.3</w:t>
            </w:r>
            <w:r>
              <w:rPr>
                <w:rFonts w:asciiTheme="minorHAnsi" w:eastAsiaTheme="minorEastAsia" w:hAnsiTheme="minorHAnsi"/>
                <w:noProof/>
                <w:kern w:val="2"/>
                <w:sz w:val="24"/>
                <w:szCs w:val="24"/>
                <w:lang w:eastAsia="en-CA"/>
                <w14:ligatures w14:val="standardContextual"/>
              </w:rPr>
              <w:tab/>
            </w:r>
            <w:r w:rsidRPr="000A6DA6">
              <w:rPr>
                <w:rStyle w:val="Hyperlink"/>
                <w:noProof/>
              </w:rPr>
              <w:t>Well Centre - Impacted</w:t>
            </w:r>
            <w:r>
              <w:rPr>
                <w:noProof/>
                <w:webHidden/>
              </w:rPr>
              <w:tab/>
            </w:r>
            <w:r>
              <w:rPr>
                <w:noProof/>
                <w:webHidden/>
              </w:rPr>
              <w:fldChar w:fldCharType="begin"/>
            </w:r>
            <w:r>
              <w:rPr>
                <w:noProof/>
                <w:webHidden/>
              </w:rPr>
              <w:instrText xml:space="preserve"> PAGEREF _Toc241158086 \h </w:instrText>
            </w:r>
            <w:r>
              <w:rPr>
                <w:noProof/>
                <w:webHidden/>
              </w:rPr>
            </w:r>
            <w:r>
              <w:rPr>
                <w:noProof/>
                <w:webHidden/>
              </w:rPr>
              <w:fldChar w:fldCharType="separate"/>
            </w:r>
            <w:r>
              <w:rPr>
                <w:noProof/>
                <w:webHidden/>
              </w:rPr>
              <w:t>14</w:t>
            </w:r>
            <w:r>
              <w:rPr>
                <w:noProof/>
                <w:webHidden/>
              </w:rPr>
              <w:fldChar w:fldCharType="end"/>
            </w:r>
          </w:hyperlink>
        </w:p>
        <w:p w14:paraId="7EF7492A" w14:textId="0DB16B76" w:rsidR="00D95E06" w:rsidRDefault="00D95E06">
          <w:pPr>
            <w:pStyle w:val="TOC3"/>
            <w:rPr>
              <w:rFonts w:asciiTheme="minorHAnsi" w:eastAsiaTheme="minorEastAsia" w:hAnsiTheme="minorHAnsi"/>
              <w:noProof/>
              <w:kern w:val="2"/>
              <w:sz w:val="24"/>
              <w:szCs w:val="24"/>
              <w:lang w:eastAsia="en-CA"/>
              <w14:ligatures w14:val="standardContextual"/>
            </w:rPr>
          </w:pPr>
          <w:hyperlink w:anchor="_Toc241158087" w:history="1">
            <w:r w:rsidRPr="000A6DA6">
              <w:rPr>
                <w:rStyle w:val="Hyperlink"/>
                <w:noProof/>
              </w:rPr>
              <w:t>4.2.4</w:t>
            </w:r>
            <w:r>
              <w:rPr>
                <w:rFonts w:asciiTheme="minorHAnsi" w:eastAsiaTheme="minorEastAsia" w:hAnsiTheme="minorHAnsi"/>
                <w:noProof/>
                <w:kern w:val="2"/>
                <w:sz w:val="24"/>
                <w:szCs w:val="24"/>
                <w:lang w:eastAsia="en-CA"/>
                <w14:ligatures w14:val="standardContextual"/>
              </w:rPr>
              <w:tab/>
            </w:r>
            <w:r w:rsidRPr="000A6DA6">
              <w:rPr>
                <w:rStyle w:val="Hyperlink"/>
                <w:noProof/>
              </w:rPr>
              <w:t>Well Centre – Justified EC</w:t>
            </w:r>
            <w:r>
              <w:rPr>
                <w:noProof/>
                <w:webHidden/>
              </w:rPr>
              <w:tab/>
            </w:r>
            <w:r>
              <w:rPr>
                <w:noProof/>
                <w:webHidden/>
              </w:rPr>
              <w:fldChar w:fldCharType="begin"/>
            </w:r>
            <w:r>
              <w:rPr>
                <w:noProof/>
                <w:webHidden/>
              </w:rPr>
              <w:instrText xml:space="preserve"> PAGEREF _Toc241158087 \h </w:instrText>
            </w:r>
            <w:r>
              <w:rPr>
                <w:noProof/>
                <w:webHidden/>
              </w:rPr>
            </w:r>
            <w:r>
              <w:rPr>
                <w:noProof/>
                <w:webHidden/>
              </w:rPr>
              <w:fldChar w:fldCharType="separate"/>
            </w:r>
            <w:r>
              <w:rPr>
                <w:noProof/>
                <w:webHidden/>
              </w:rPr>
              <w:t>14</w:t>
            </w:r>
            <w:r>
              <w:rPr>
                <w:noProof/>
                <w:webHidden/>
              </w:rPr>
              <w:fldChar w:fldCharType="end"/>
            </w:r>
          </w:hyperlink>
        </w:p>
        <w:p w14:paraId="6FBED7A7" w14:textId="0AADAB1E" w:rsidR="00D95E06" w:rsidRDefault="00D95E06">
          <w:pPr>
            <w:pStyle w:val="TOC3"/>
            <w:rPr>
              <w:rFonts w:asciiTheme="minorHAnsi" w:eastAsiaTheme="minorEastAsia" w:hAnsiTheme="minorHAnsi"/>
              <w:noProof/>
              <w:kern w:val="2"/>
              <w:sz w:val="24"/>
              <w:szCs w:val="24"/>
              <w:lang w:eastAsia="en-CA"/>
              <w14:ligatures w14:val="standardContextual"/>
            </w:rPr>
          </w:pPr>
          <w:hyperlink w:anchor="_Toc241158088" w:history="1">
            <w:r w:rsidRPr="000A6DA6">
              <w:rPr>
                <w:rStyle w:val="Hyperlink"/>
                <w:noProof/>
              </w:rPr>
              <w:t>4.2.5</w:t>
            </w:r>
            <w:r>
              <w:rPr>
                <w:rFonts w:asciiTheme="minorHAnsi" w:eastAsiaTheme="minorEastAsia" w:hAnsiTheme="minorHAnsi"/>
                <w:noProof/>
                <w:kern w:val="2"/>
                <w:sz w:val="24"/>
                <w:szCs w:val="24"/>
                <w:lang w:eastAsia="en-CA"/>
                <w14:ligatures w14:val="standardContextual"/>
              </w:rPr>
              <w:tab/>
            </w:r>
            <w:r w:rsidRPr="000A6DA6">
              <w:rPr>
                <w:rStyle w:val="Hyperlink"/>
                <w:noProof/>
              </w:rPr>
              <w:t>Well Centre – Justified SAR</w:t>
            </w:r>
            <w:r>
              <w:rPr>
                <w:noProof/>
                <w:webHidden/>
              </w:rPr>
              <w:tab/>
            </w:r>
            <w:r>
              <w:rPr>
                <w:noProof/>
                <w:webHidden/>
              </w:rPr>
              <w:fldChar w:fldCharType="begin"/>
            </w:r>
            <w:r>
              <w:rPr>
                <w:noProof/>
                <w:webHidden/>
              </w:rPr>
              <w:instrText xml:space="preserve"> PAGEREF _Toc241158088 \h </w:instrText>
            </w:r>
            <w:r>
              <w:rPr>
                <w:noProof/>
                <w:webHidden/>
              </w:rPr>
            </w:r>
            <w:r>
              <w:rPr>
                <w:noProof/>
                <w:webHidden/>
              </w:rPr>
              <w:fldChar w:fldCharType="separate"/>
            </w:r>
            <w:r>
              <w:rPr>
                <w:noProof/>
                <w:webHidden/>
              </w:rPr>
              <w:t>16</w:t>
            </w:r>
            <w:r>
              <w:rPr>
                <w:noProof/>
                <w:webHidden/>
              </w:rPr>
              <w:fldChar w:fldCharType="end"/>
            </w:r>
          </w:hyperlink>
        </w:p>
        <w:p w14:paraId="07640434" w14:textId="2B0A90F0" w:rsidR="00D95E06" w:rsidRDefault="00D95E06">
          <w:pPr>
            <w:pStyle w:val="TOC3"/>
            <w:rPr>
              <w:rFonts w:asciiTheme="minorHAnsi" w:eastAsiaTheme="minorEastAsia" w:hAnsiTheme="minorHAnsi"/>
              <w:noProof/>
              <w:kern w:val="2"/>
              <w:sz w:val="24"/>
              <w:szCs w:val="24"/>
              <w:lang w:eastAsia="en-CA"/>
              <w14:ligatures w14:val="standardContextual"/>
            </w:rPr>
          </w:pPr>
          <w:hyperlink w:anchor="_Toc241158089" w:history="1">
            <w:r w:rsidRPr="000A6DA6">
              <w:rPr>
                <w:rStyle w:val="Hyperlink"/>
                <w:noProof/>
              </w:rPr>
              <w:t>4.2.6</w:t>
            </w:r>
            <w:r>
              <w:rPr>
                <w:rFonts w:asciiTheme="minorHAnsi" w:eastAsiaTheme="minorEastAsia" w:hAnsiTheme="minorHAnsi"/>
                <w:noProof/>
                <w:kern w:val="2"/>
                <w:sz w:val="24"/>
                <w:szCs w:val="24"/>
                <w:lang w:eastAsia="en-CA"/>
                <w14:ligatures w14:val="standardContextual"/>
              </w:rPr>
              <w:tab/>
            </w:r>
            <w:r w:rsidRPr="000A6DA6">
              <w:rPr>
                <w:rStyle w:val="Hyperlink"/>
                <w:noProof/>
              </w:rPr>
              <w:t>Drilling Waste Disposal Area</w:t>
            </w:r>
            <w:r>
              <w:rPr>
                <w:noProof/>
                <w:webHidden/>
              </w:rPr>
              <w:tab/>
            </w:r>
            <w:r>
              <w:rPr>
                <w:noProof/>
                <w:webHidden/>
              </w:rPr>
              <w:fldChar w:fldCharType="begin"/>
            </w:r>
            <w:r>
              <w:rPr>
                <w:noProof/>
                <w:webHidden/>
              </w:rPr>
              <w:instrText xml:space="preserve"> PAGEREF _Toc241158089 \h </w:instrText>
            </w:r>
            <w:r>
              <w:rPr>
                <w:noProof/>
                <w:webHidden/>
              </w:rPr>
            </w:r>
            <w:r>
              <w:rPr>
                <w:noProof/>
                <w:webHidden/>
              </w:rPr>
              <w:fldChar w:fldCharType="separate"/>
            </w:r>
            <w:r>
              <w:rPr>
                <w:noProof/>
                <w:webHidden/>
              </w:rPr>
              <w:t>16</w:t>
            </w:r>
            <w:r>
              <w:rPr>
                <w:noProof/>
                <w:webHidden/>
              </w:rPr>
              <w:fldChar w:fldCharType="end"/>
            </w:r>
          </w:hyperlink>
        </w:p>
        <w:p w14:paraId="2301ECF9" w14:textId="411A8A59" w:rsidR="00D95E06" w:rsidRDefault="00D95E06">
          <w:pPr>
            <w:pStyle w:val="TOC3"/>
            <w:rPr>
              <w:rFonts w:asciiTheme="minorHAnsi" w:eastAsiaTheme="minorEastAsia" w:hAnsiTheme="minorHAnsi"/>
              <w:noProof/>
              <w:kern w:val="2"/>
              <w:sz w:val="24"/>
              <w:szCs w:val="24"/>
              <w:lang w:eastAsia="en-CA"/>
              <w14:ligatures w14:val="standardContextual"/>
            </w:rPr>
          </w:pPr>
          <w:hyperlink w:anchor="_Toc241158090" w:history="1">
            <w:r w:rsidRPr="000A6DA6">
              <w:rPr>
                <w:rStyle w:val="Hyperlink"/>
                <w:noProof/>
              </w:rPr>
              <w:t>4.2.7</w:t>
            </w:r>
            <w:r>
              <w:rPr>
                <w:rFonts w:asciiTheme="minorHAnsi" w:eastAsiaTheme="minorEastAsia" w:hAnsiTheme="minorHAnsi"/>
                <w:noProof/>
                <w:kern w:val="2"/>
                <w:sz w:val="24"/>
                <w:szCs w:val="24"/>
                <w:lang w:eastAsia="en-CA"/>
                <w14:ligatures w14:val="standardContextual"/>
              </w:rPr>
              <w:tab/>
            </w:r>
            <w:r w:rsidRPr="000A6DA6">
              <w:rPr>
                <w:rStyle w:val="Hyperlink"/>
                <w:noProof/>
              </w:rPr>
              <w:t>Drilling Waste Disposal Area – NIL FINDINGS</w:t>
            </w:r>
            <w:r>
              <w:rPr>
                <w:noProof/>
                <w:webHidden/>
              </w:rPr>
              <w:tab/>
            </w:r>
            <w:r>
              <w:rPr>
                <w:noProof/>
                <w:webHidden/>
              </w:rPr>
              <w:fldChar w:fldCharType="begin"/>
            </w:r>
            <w:r>
              <w:rPr>
                <w:noProof/>
                <w:webHidden/>
              </w:rPr>
              <w:instrText xml:space="preserve"> PAGEREF _Toc241158090 \h </w:instrText>
            </w:r>
            <w:r>
              <w:rPr>
                <w:noProof/>
                <w:webHidden/>
              </w:rPr>
            </w:r>
            <w:r>
              <w:rPr>
                <w:noProof/>
                <w:webHidden/>
              </w:rPr>
              <w:fldChar w:fldCharType="separate"/>
            </w:r>
            <w:r>
              <w:rPr>
                <w:noProof/>
                <w:webHidden/>
              </w:rPr>
              <w:t>17</w:t>
            </w:r>
            <w:r>
              <w:rPr>
                <w:noProof/>
                <w:webHidden/>
              </w:rPr>
              <w:fldChar w:fldCharType="end"/>
            </w:r>
          </w:hyperlink>
        </w:p>
        <w:p w14:paraId="1BECDB22" w14:textId="7FE2B102" w:rsidR="00D95E06" w:rsidRDefault="00D95E06">
          <w:pPr>
            <w:pStyle w:val="TOC3"/>
            <w:rPr>
              <w:rFonts w:asciiTheme="minorHAnsi" w:eastAsiaTheme="minorEastAsia" w:hAnsiTheme="minorHAnsi"/>
              <w:noProof/>
              <w:kern w:val="2"/>
              <w:sz w:val="24"/>
              <w:szCs w:val="24"/>
              <w:lang w:eastAsia="en-CA"/>
              <w14:ligatures w14:val="standardContextual"/>
            </w:rPr>
          </w:pPr>
          <w:hyperlink w:anchor="_Toc241158091" w:history="1">
            <w:r w:rsidRPr="000A6DA6">
              <w:rPr>
                <w:rStyle w:val="Hyperlink"/>
                <w:noProof/>
              </w:rPr>
              <w:t>4.2.8</w:t>
            </w:r>
            <w:r>
              <w:rPr>
                <w:rFonts w:asciiTheme="minorHAnsi" w:eastAsiaTheme="minorEastAsia" w:hAnsiTheme="minorHAnsi"/>
                <w:noProof/>
                <w:kern w:val="2"/>
                <w:sz w:val="24"/>
                <w:szCs w:val="24"/>
                <w:lang w:eastAsia="en-CA"/>
                <w14:ligatures w14:val="standardContextual"/>
              </w:rPr>
              <w:tab/>
            </w:r>
            <w:r w:rsidRPr="000A6DA6">
              <w:rPr>
                <w:rStyle w:val="Hyperlink"/>
                <w:noProof/>
              </w:rPr>
              <w:t>Separator/Methanol Tank</w:t>
            </w:r>
            <w:r>
              <w:rPr>
                <w:noProof/>
                <w:webHidden/>
              </w:rPr>
              <w:tab/>
            </w:r>
            <w:r>
              <w:rPr>
                <w:noProof/>
                <w:webHidden/>
              </w:rPr>
              <w:fldChar w:fldCharType="begin"/>
            </w:r>
            <w:r>
              <w:rPr>
                <w:noProof/>
                <w:webHidden/>
              </w:rPr>
              <w:instrText xml:space="preserve"> PAGEREF _Toc241158091 \h </w:instrText>
            </w:r>
            <w:r>
              <w:rPr>
                <w:noProof/>
                <w:webHidden/>
              </w:rPr>
            </w:r>
            <w:r>
              <w:rPr>
                <w:noProof/>
                <w:webHidden/>
              </w:rPr>
              <w:fldChar w:fldCharType="separate"/>
            </w:r>
            <w:r>
              <w:rPr>
                <w:noProof/>
                <w:webHidden/>
              </w:rPr>
              <w:t>18</w:t>
            </w:r>
            <w:r>
              <w:rPr>
                <w:noProof/>
                <w:webHidden/>
              </w:rPr>
              <w:fldChar w:fldCharType="end"/>
            </w:r>
          </w:hyperlink>
        </w:p>
        <w:p w14:paraId="689F768C" w14:textId="3F1C1895" w:rsidR="00D95E06" w:rsidRDefault="00D95E06">
          <w:pPr>
            <w:pStyle w:val="TOC3"/>
            <w:rPr>
              <w:rFonts w:asciiTheme="minorHAnsi" w:eastAsiaTheme="minorEastAsia" w:hAnsiTheme="minorHAnsi"/>
              <w:noProof/>
              <w:kern w:val="2"/>
              <w:sz w:val="24"/>
              <w:szCs w:val="24"/>
              <w:lang w:eastAsia="en-CA"/>
              <w14:ligatures w14:val="standardContextual"/>
            </w:rPr>
          </w:pPr>
          <w:hyperlink w:anchor="_Toc241158092" w:history="1">
            <w:r w:rsidRPr="000A6DA6">
              <w:rPr>
                <w:rStyle w:val="Hyperlink"/>
                <w:noProof/>
              </w:rPr>
              <w:t>4.2.9</w:t>
            </w:r>
            <w:r>
              <w:rPr>
                <w:rFonts w:asciiTheme="minorHAnsi" w:eastAsiaTheme="minorEastAsia" w:hAnsiTheme="minorHAnsi"/>
                <w:noProof/>
                <w:kern w:val="2"/>
                <w:sz w:val="24"/>
                <w:szCs w:val="24"/>
                <w:lang w:eastAsia="en-CA"/>
                <w14:ligatures w14:val="standardContextual"/>
              </w:rPr>
              <w:tab/>
            </w:r>
            <w:r w:rsidRPr="000A6DA6">
              <w:rPr>
                <w:rStyle w:val="Hyperlink"/>
                <w:noProof/>
              </w:rPr>
              <w:t>Infrastructure #2</w:t>
            </w:r>
            <w:r>
              <w:rPr>
                <w:noProof/>
                <w:webHidden/>
              </w:rPr>
              <w:tab/>
            </w:r>
            <w:r>
              <w:rPr>
                <w:noProof/>
                <w:webHidden/>
              </w:rPr>
              <w:fldChar w:fldCharType="begin"/>
            </w:r>
            <w:r>
              <w:rPr>
                <w:noProof/>
                <w:webHidden/>
              </w:rPr>
              <w:instrText xml:space="preserve"> PAGEREF _Toc241158092 \h </w:instrText>
            </w:r>
            <w:r>
              <w:rPr>
                <w:noProof/>
                <w:webHidden/>
              </w:rPr>
            </w:r>
            <w:r>
              <w:rPr>
                <w:noProof/>
                <w:webHidden/>
              </w:rPr>
              <w:fldChar w:fldCharType="separate"/>
            </w:r>
            <w:r>
              <w:rPr>
                <w:noProof/>
                <w:webHidden/>
              </w:rPr>
              <w:t>18</w:t>
            </w:r>
            <w:r>
              <w:rPr>
                <w:noProof/>
                <w:webHidden/>
              </w:rPr>
              <w:fldChar w:fldCharType="end"/>
            </w:r>
          </w:hyperlink>
        </w:p>
        <w:p w14:paraId="4893D8D6" w14:textId="6179D7C2" w:rsidR="00D95E06" w:rsidRDefault="00D95E06">
          <w:pPr>
            <w:pStyle w:val="TOC3"/>
            <w:rPr>
              <w:rFonts w:asciiTheme="minorHAnsi" w:eastAsiaTheme="minorEastAsia" w:hAnsiTheme="minorHAnsi"/>
              <w:noProof/>
              <w:kern w:val="2"/>
              <w:sz w:val="24"/>
              <w:szCs w:val="24"/>
              <w:lang w:eastAsia="en-CA"/>
              <w14:ligatures w14:val="standardContextual"/>
            </w:rPr>
          </w:pPr>
          <w:hyperlink w:anchor="_Toc241158093" w:history="1">
            <w:r w:rsidRPr="000A6DA6">
              <w:rPr>
                <w:rStyle w:val="Hyperlink"/>
                <w:noProof/>
              </w:rPr>
              <w:t>4.2.10</w:t>
            </w:r>
            <w:r>
              <w:rPr>
                <w:rFonts w:asciiTheme="minorHAnsi" w:eastAsiaTheme="minorEastAsia" w:hAnsiTheme="minorHAnsi"/>
                <w:noProof/>
                <w:kern w:val="2"/>
                <w:sz w:val="24"/>
                <w:szCs w:val="24"/>
                <w:lang w:eastAsia="en-CA"/>
                <w14:ligatures w14:val="standardContextual"/>
              </w:rPr>
              <w:tab/>
            </w:r>
            <w:r w:rsidRPr="000A6DA6">
              <w:rPr>
                <w:rStyle w:val="Hyperlink"/>
                <w:noProof/>
              </w:rPr>
              <w:t>Infrastructure #3</w:t>
            </w:r>
            <w:r>
              <w:rPr>
                <w:noProof/>
                <w:webHidden/>
              </w:rPr>
              <w:tab/>
            </w:r>
            <w:r>
              <w:rPr>
                <w:noProof/>
                <w:webHidden/>
              </w:rPr>
              <w:fldChar w:fldCharType="begin"/>
            </w:r>
            <w:r>
              <w:rPr>
                <w:noProof/>
                <w:webHidden/>
              </w:rPr>
              <w:instrText xml:space="preserve"> PAGEREF _Toc241158093 \h </w:instrText>
            </w:r>
            <w:r>
              <w:rPr>
                <w:noProof/>
                <w:webHidden/>
              </w:rPr>
            </w:r>
            <w:r>
              <w:rPr>
                <w:noProof/>
                <w:webHidden/>
              </w:rPr>
              <w:fldChar w:fldCharType="separate"/>
            </w:r>
            <w:r>
              <w:rPr>
                <w:noProof/>
                <w:webHidden/>
              </w:rPr>
              <w:t>19</w:t>
            </w:r>
            <w:r>
              <w:rPr>
                <w:noProof/>
                <w:webHidden/>
              </w:rPr>
              <w:fldChar w:fldCharType="end"/>
            </w:r>
          </w:hyperlink>
        </w:p>
        <w:p w14:paraId="6AF26CDF" w14:textId="186FD836" w:rsidR="00D95E06" w:rsidRDefault="00D95E06">
          <w:pPr>
            <w:pStyle w:val="TOC3"/>
            <w:rPr>
              <w:rFonts w:asciiTheme="minorHAnsi" w:eastAsiaTheme="minorEastAsia" w:hAnsiTheme="minorHAnsi"/>
              <w:noProof/>
              <w:kern w:val="2"/>
              <w:sz w:val="24"/>
              <w:szCs w:val="24"/>
              <w:lang w:eastAsia="en-CA"/>
              <w14:ligatures w14:val="standardContextual"/>
            </w:rPr>
          </w:pPr>
          <w:hyperlink w:anchor="_Toc241158094" w:history="1">
            <w:r w:rsidRPr="000A6DA6">
              <w:rPr>
                <w:rStyle w:val="Hyperlink"/>
                <w:noProof/>
              </w:rPr>
              <w:t>4.2.11</w:t>
            </w:r>
            <w:r>
              <w:rPr>
                <w:rFonts w:asciiTheme="minorHAnsi" w:eastAsiaTheme="minorEastAsia" w:hAnsiTheme="minorHAnsi"/>
                <w:noProof/>
                <w:kern w:val="2"/>
                <w:sz w:val="24"/>
                <w:szCs w:val="24"/>
                <w:lang w:eastAsia="en-CA"/>
                <w14:ligatures w14:val="standardContextual"/>
              </w:rPr>
              <w:tab/>
            </w:r>
            <w:r w:rsidRPr="000A6DA6">
              <w:rPr>
                <w:rStyle w:val="Hyperlink"/>
                <w:noProof/>
              </w:rPr>
              <w:t>Surface Staining</w:t>
            </w:r>
            <w:r>
              <w:rPr>
                <w:noProof/>
                <w:webHidden/>
              </w:rPr>
              <w:tab/>
            </w:r>
            <w:r>
              <w:rPr>
                <w:noProof/>
                <w:webHidden/>
              </w:rPr>
              <w:fldChar w:fldCharType="begin"/>
            </w:r>
            <w:r>
              <w:rPr>
                <w:noProof/>
                <w:webHidden/>
              </w:rPr>
              <w:instrText xml:space="preserve"> PAGEREF _Toc241158094 \h </w:instrText>
            </w:r>
            <w:r>
              <w:rPr>
                <w:noProof/>
                <w:webHidden/>
              </w:rPr>
            </w:r>
            <w:r>
              <w:rPr>
                <w:noProof/>
                <w:webHidden/>
              </w:rPr>
              <w:fldChar w:fldCharType="separate"/>
            </w:r>
            <w:r>
              <w:rPr>
                <w:noProof/>
                <w:webHidden/>
              </w:rPr>
              <w:t>19</w:t>
            </w:r>
            <w:r>
              <w:rPr>
                <w:noProof/>
                <w:webHidden/>
              </w:rPr>
              <w:fldChar w:fldCharType="end"/>
            </w:r>
          </w:hyperlink>
        </w:p>
        <w:p w14:paraId="71478CC3" w14:textId="7489C48C" w:rsidR="00D95E06" w:rsidRDefault="00D95E06">
          <w:pPr>
            <w:pStyle w:val="TOC2"/>
            <w:rPr>
              <w:rFonts w:asciiTheme="minorHAnsi" w:eastAsiaTheme="minorEastAsia" w:hAnsiTheme="minorHAnsi"/>
              <w:noProof/>
              <w:kern w:val="2"/>
              <w:sz w:val="24"/>
              <w:szCs w:val="24"/>
              <w:lang w:val="en-CA" w:eastAsia="en-CA"/>
              <w14:ligatures w14:val="standardContextual"/>
            </w:rPr>
          </w:pPr>
          <w:hyperlink w:anchor="_Toc241158095" w:history="1">
            <w:r w:rsidRPr="000A6DA6">
              <w:rPr>
                <w:rStyle w:val="Hyperlink"/>
                <w:noProof/>
                <w:lang w:val="en-CA"/>
              </w:rPr>
              <w:t>4.3</w:t>
            </w:r>
            <w:r>
              <w:rPr>
                <w:rFonts w:asciiTheme="minorHAnsi" w:eastAsiaTheme="minorEastAsia" w:hAnsiTheme="minorHAnsi"/>
                <w:noProof/>
                <w:kern w:val="2"/>
                <w:sz w:val="24"/>
                <w:szCs w:val="24"/>
                <w:lang w:val="en-CA" w:eastAsia="en-CA"/>
                <w14:ligatures w14:val="standardContextual"/>
              </w:rPr>
              <w:tab/>
            </w:r>
            <w:r w:rsidRPr="000A6DA6">
              <w:rPr>
                <w:rStyle w:val="Hyperlink"/>
                <w:noProof/>
                <w:lang w:val="en-CA"/>
              </w:rPr>
              <w:t>Tier 1 Chloride Delineation</w:t>
            </w:r>
            <w:r>
              <w:rPr>
                <w:noProof/>
                <w:webHidden/>
              </w:rPr>
              <w:tab/>
            </w:r>
            <w:r>
              <w:rPr>
                <w:noProof/>
                <w:webHidden/>
              </w:rPr>
              <w:fldChar w:fldCharType="begin"/>
            </w:r>
            <w:r>
              <w:rPr>
                <w:noProof/>
                <w:webHidden/>
              </w:rPr>
              <w:instrText xml:space="preserve"> PAGEREF _Toc241158095 \h </w:instrText>
            </w:r>
            <w:r>
              <w:rPr>
                <w:noProof/>
                <w:webHidden/>
              </w:rPr>
            </w:r>
            <w:r>
              <w:rPr>
                <w:noProof/>
                <w:webHidden/>
              </w:rPr>
              <w:fldChar w:fldCharType="separate"/>
            </w:r>
            <w:r>
              <w:rPr>
                <w:noProof/>
                <w:webHidden/>
              </w:rPr>
              <w:t>19</w:t>
            </w:r>
            <w:r>
              <w:rPr>
                <w:noProof/>
                <w:webHidden/>
              </w:rPr>
              <w:fldChar w:fldCharType="end"/>
            </w:r>
          </w:hyperlink>
        </w:p>
        <w:p w14:paraId="60F00874" w14:textId="73B92848" w:rsidR="00D95E06" w:rsidRDefault="00D95E06">
          <w:pPr>
            <w:pStyle w:val="TOC1"/>
            <w:rPr>
              <w:rFonts w:asciiTheme="minorHAnsi" w:eastAsiaTheme="minorEastAsia" w:hAnsiTheme="minorHAnsi"/>
              <w:b w:val="0"/>
              <w:kern w:val="2"/>
              <w:sz w:val="24"/>
              <w:szCs w:val="24"/>
              <w:lang w:val="en-CA" w:eastAsia="en-CA"/>
              <w14:ligatures w14:val="standardContextual"/>
            </w:rPr>
          </w:pPr>
          <w:hyperlink w:anchor="_Toc241158096" w:history="1">
            <w:r w:rsidRPr="000A6DA6">
              <w:rPr>
                <w:rStyle w:val="Hyperlink"/>
                <w:lang w:val="en-CA"/>
              </w:rPr>
              <w:t>5</w:t>
            </w:r>
            <w:r>
              <w:rPr>
                <w:rFonts w:asciiTheme="minorHAnsi" w:eastAsiaTheme="minorEastAsia" w:hAnsiTheme="minorHAnsi"/>
                <w:b w:val="0"/>
                <w:kern w:val="2"/>
                <w:sz w:val="24"/>
                <w:szCs w:val="24"/>
                <w:lang w:val="en-CA" w:eastAsia="en-CA"/>
                <w14:ligatures w14:val="standardContextual"/>
              </w:rPr>
              <w:tab/>
            </w:r>
            <w:r w:rsidRPr="000A6DA6">
              <w:rPr>
                <w:rStyle w:val="Hyperlink"/>
                <w:lang w:val="en-CA"/>
              </w:rPr>
              <w:t>Background Chloride</w:t>
            </w:r>
            <w:r>
              <w:rPr>
                <w:webHidden/>
              </w:rPr>
              <w:tab/>
            </w:r>
            <w:r>
              <w:rPr>
                <w:webHidden/>
              </w:rPr>
              <w:fldChar w:fldCharType="begin"/>
            </w:r>
            <w:r>
              <w:rPr>
                <w:webHidden/>
              </w:rPr>
              <w:instrText xml:space="preserve"> PAGEREF _Toc241158096 \h </w:instrText>
            </w:r>
            <w:r>
              <w:rPr>
                <w:webHidden/>
              </w:rPr>
            </w:r>
            <w:r>
              <w:rPr>
                <w:webHidden/>
              </w:rPr>
              <w:fldChar w:fldCharType="separate"/>
            </w:r>
            <w:r>
              <w:rPr>
                <w:webHidden/>
              </w:rPr>
              <w:t>22</w:t>
            </w:r>
            <w:r>
              <w:rPr>
                <w:webHidden/>
              </w:rPr>
              <w:fldChar w:fldCharType="end"/>
            </w:r>
          </w:hyperlink>
        </w:p>
        <w:p w14:paraId="73812E77" w14:textId="6291FA82" w:rsidR="00D95E06" w:rsidRDefault="00D95E06">
          <w:pPr>
            <w:pStyle w:val="TOC2"/>
            <w:rPr>
              <w:rFonts w:asciiTheme="minorHAnsi" w:eastAsiaTheme="minorEastAsia" w:hAnsiTheme="minorHAnsi"/>
              <w:noProof/>
              <w:kern w:val="2"/>
              <w:sz w:val="24"/>
              <w:szCs w:val="24"/>
              <w:lang w:val="en-CA" w:eastAsia="en-CA"/>
              <w14:ligatures w14:val="standardContextual"/>
            </w:rPr>
          </w:pPr>
          <w:hyperlink w:anchor="_Toc241158097" w:history="1">
            <w:r w:rsidRPr="000A6DA6">
              <w:rPr>
                <w:rStyle w:val="Hyperlink"/>
                <w:noProof/>
                <w:lang w:val="en-CA"/>
              </w:rPr>
              <w:t>5.1</w:t>
            </w:r>
            <w:r>
              <w:rPr>
                <w:rFonts w:asciiTheme="minorHAnsi" w:eastAsiaTheme="minorEastAsia" w:hAnsiTheme="minorHAnsi"/>
                <w:noProof/>
                <w:kern w:val="2"/>
                <w:sz w:val="24"/>
                <w:szCs w:val="24"/>
                <w:lang w:val="en-CA" w:eastAsia="en-CA"/>
                <w14:ligatures w14:val="standardContextual"/>
              </w:rPr>
              <w:tab/>
            </w:r>
            <w:r w:rsidRPr="000A6DA6">
              <w:rPr>
                <w:rStyle w:val="Hyperlink"/>
                <w:noProof/>
                <w:lang w:val="en-CA"/>
              </w:rPr>
              <w:t>Historical Site Activities</w:t>
            </w:r>
            <w:r>
              <w:rPr>
                <w:noProof/>
                <w:webHidden/>
              </w:rPr>
              <w:tab/>
            </w:r>
            <w:r>
              <w:rPr>
                <w:noProof/>
                <w:webHidden/>
              </w:rPr>
              <w:fldChar w:fldCharType="begin"/>
            </w:r>
            <w:r>
              <w:rPr>
                <w:noProof/>
                <w:webHidden/>
              </w:rPr>
              <w:instrText xml:space="preserve"> PAGEREF _Toc241158097 \h </w:instrText>
            </w:r>
            <w:r>
              <w:rPr>
                <w:noProof/>
                <w:webHidden/>
              </w:rPr>
            </w:r>
            <w:r>
              <w:rPr>
                <w:noProof/>
                <w:webHidden/>
              </w:rPr>
              <w:fldChar w:fldCharType="separate"/>
            </w:r>
            <w:r>
              <w:rPr>
                <w:noProof/>
                <w:webHidden/>
              </w:rPr>
              <w:t>22</w:t>
            </w:r>
            <w:r>
              <w:rPr>
                <w:noProof/>
                <w:webHidden/>
              </w:rPr>
              <w:fldChar w:fldCharType="end"/>
            </w:r>
          </w:hyperlink>
        </w:p>
        <w:p w14:paraId="3DE093C0" w14:textId="751C8C01" w:rsidR="00D95E06" w:rsidRDefault="00D95E06">
          <w:pPr>
            <w:pStyle w:val="TOC2"/>
            <w:rPr>
              <w:rFonts w:asciiTheme="minorHAnsi" w:eastAsiaTheme="minorEastAsia" w:hAnsiTheme="minorHAnsi"/>
              <w:noProof/>
              <w:kern w:val="2"/>
              <w:sz w:val="24"/>
              <w:szCs w:val="24"/>
              <w:lang w:val="en-CA" w:eastAsia="en-CA"/>
              <w14:ligatures w14:val="standardContextual"/>
            </w:rPr>
          </w:pPr>
          <w:hyperlink w:anchor="_Toc241158098" w:history="1">
            <w:r w:rsidRPr="000A6DA6">
              <w:rPr>
                <w:rStyle w:val="Hyperlink"/>
                <w:noProof/>
                <w:lang w:val="en-CA"/>
              </w:rPr>
              <w:t>5.2</w:t>
            </w:r>
            <w:r>
              <w:rPr>
                <w:rFonts w:asciiTheme="minorHAnsi" w:eastAsiaTheme="minorEastAsia" w:hAnsiTheme="minorHAnsi"/>
                <w:noProof/>
                <w:kern w:val="2"/>
                <w:sz w:val="24"/>
                <w:szCs w:val="24"/>
                <w:lang w:val="en-CA" w:eastAsia="en-CA"/>
                <w14:ligatures w14:val="standardContextual"/>
              </w:rPr>
              <w:tab/>
            </w:r>
            <w:r w:rsidRPr="000A6DA6">
              <w:rPr>
                <w:rStyle w:val="Hyperlink"/>
                <w:noProof/>
                <w:lang w:val="en-CA"/>
              </w:rPr>
              <w:t>Contaminant Transport Mechanisms</w:t>
            </w:r>
            <w:r>
              <w:rPr>
                <w:noProof/>
                <w:webHidden/>
              </w:rPr>
              <w:tab/>
            </w:r>
            <w:r>
              <w:rPr>
                <w:noProof/>
                <w:webHidden/>
              </w:rPr>
              <w:fldChar w:fldCharType="begin"/>
            </w:r>
            <w:r>
              <w:rPr>
                <w:noProof/>
                <w:webHidden/>
              </w:rPr>
              <w:instrText xml:space="preserve"> PAGEREF _Toc241158098 \h </w:instrText>
            </w:r>
            <w:r>
              <w:rPr>
                <w:noProof/>
                <w:webHidden/>
              </w:rPr>
            </w:r>
            <w:r>
              <w:rPr>
                <w:noProof/>
                <w:webHidden/>
              </w:rPr>
              <w:fldChar w:fldCharType="separate"/>
            </w:r>
            <w:r>
              <w:rPr>
                <w:noProof/>
                <w:webHidden/>
              </w:rPr>
              <w:t>23</w:t>
            </w:r>
            <w:r>
              <w:rPr>
                <w:noProof/>
                <w:webHidden/>
              </w:rPr>
              <w:fldChar w:fldCharType="end"/>
            </w:r>
          </w:hyperlink>
        </w:p>
        <w:p w14:paraId="6B9104CA" w14:textId="5D842426" w:rsidR="00D95E06" w:rsidRDefault="00D95E06">
          <w:pPr>
            <w:pStyle w:val="TOC2"/>
            <w:rPr>
              <w:rFonts w:asciiTheme="minorHAnsi" w:eastAsiaTheme="minorEastAsia" w:hAnsiTheme="minorHAnsi"/>
              <w:noProof/>
              <w:kern w:val="2"/>
              <w:sz w:val="24"/>
              <w:szCs w:val="24"/>
              <w:lang w:val="en-CA" w:eastAsia="en-CA"/>
              <w14:ligatures w14:val="standardContextual"/>
            </w:rPr>
          </w:pPr>
          <w:hyperlink w:anchor="_Toc241158099" w:history="1">
            <w:r w:rsidRPr="000A6DA6">
              <w:rPr>
                <w:rStyle w:val="Hyperlink"/>
                <w:noProof/>
                <w:highlight w:val="yellow"/>
                <w:lang w:val="en-CA"/>
              </w:rPr>
              <w:t>5.3</w:t>
            </w:r>
            <w:r>
              <w:rPr>
                <w:rFonts w:asciiTheme="minorHAnsi" w:eastAsiaTheme="minorEastAsia" w:hAnsiTheme="minorHAnsi"/>
                <w:noProof/>
                <w:kern w:val="2"/>
                <w:sz w:val="24"/>
                <w:szCs w:val="24"/>
                <w:lang w:val="en-CA" w:eastAsia="en-CA"/>
                <w14:ligatures w14:val="standardContextual"/>
              </w:rPr>
              <w:tab/>
            </w:r>
            <w:r w:rsidRPr="000A6DA6">
              <w:rPr>
                <w:rStyle w:val="Hyperlink"/>
                <w:noProof/>
                <w:highlight w:val="yellow"/>
                <w:lang w:val="en-CA"/>
              </w:rPr>
              <w:t>Chemistry Footprint</w:t>
            </w:r>
            <w:r>
              <w:rPr>
                <w:noProof/>
                <w:webHidden/>
              </w:rPr>
              <w:tab/>
            </w:r>
            <w:r>
              <w:rPr>
                <w:noProof/>
                <w:webHidden/>
              </w:rPr>
              <w:fldChar w:fldCharType="begin"/>
            </w:r>
            <w:r>
              <w:rPr>
                <w:noProof/>
                <w:webHidden/>
              </w:rPr>
              <w:instrText xml:space="preserve"> PAGEREF _Toc241158099 \h </w:instrText>
            </w:r>
            <w:r>
              <w:rPr>
                <w:noProof/>
                <w:webHidden/>
              </w:rPr>
            </w:r>
            <w:r>
              <w:rPr>
                <w:noProof/>
                <w:webHidden/>
              </w:rPr>
              <w:fldChar w:fldCharType="separate"/>
            </w:r>
            <w:r>
              <w:rPr>
                <w:noProof/>
                <w:webHidden/>
              </w:rPr>
              <w:t>23</w:t>
            </w:r>
            <w:r>
              <w:rPr>
                <w:noProof/>
                <w:webHidden/>
              </w:rPr>
              <w:fldChar w:fldCharType="end"/>
            </w:r>
          </w:hyperlink>
        </w:p>
        <w:p w14:paraId="3571A3A2" w14:textId="09C6E3E2" w:rsidR="00D95E06" w:rsidRDefault="00D95E06">
          <w:pPr>
            <w:pStyle w:val="TOC2"/>
            <w:rPr>
              <w:rFonts w:asciiTheme="minorHAnsi" w:eastAsiaTheme="minorEastAsia" w:hAnsiTheme="minorHAnsi"/>
              <w:noProof/>
              <w:kern w:val="2"/>
              <w:sz w:val="24"/>
              <w:szCs w:val="24"/>
              <w:lang w:val="en-CA" w:eastAsia="en-CA"/>
              <w14:ligatures w14:val="standardContextual"/>
            </w:rPr>
          </w:pPr>
          <w:hyperlink w:anchor="_Toc241158100" w:history="1">
            <w:r w:rsidRPr="000A6DA6">
              <w:rPr>
                <w:rStyle w:val="Hyperlink"/>
                <w:noProof/>
                <w:lang w:val="en-CA"/>
              </w:rPr>
              <w:t>5.4</w:t>
            </w:r>
            <w:r>
              <w:rPr>
                <w:rFonts w:asciiTheme="minorHAnsi" w:eastAsiaTheme="minorEastAsia" w:hAnsiTheme="minorHAnsi"/>
                <w:noProof/>
                <w:kern w:val="2"/>
                <w:sz w:val="24"/>
                <w:szCs w:val="24"/>
                <w:lang w:val="en-CA" w:eastAsia="en-CA"/>
                <w14:ligatures w14:val="standardContextual"/>
              </w:rPr>
              <w:tab/>
            </w:r>
            <w:r w:rsidRPr="000A6DA6">
              <w:rPr>
                <w:rStyle w:val="Hyperlink"/>
                <w:noProof/>
                <w:lang w:val="en-CA"/>
              </w:rPr>
              <w:t>Background Chloride Summary</w:t>
            </w:r>
            <w:r>
              <w:rPr>
                <w:noProof/>
                <w:webHidden/>
              </w:rPr>
              <w:tab/>
            </w:r>
            <w:r>
              <w:rPr>
                <w:noProof/>
                <w:webHidden/>
              </w:rPr>
              <w:fldChar w:fldCharType="begin"/>
            </w:r>
            <w:r>
              <w:rPr>
                <w:noProof/>
                <w:webHidden/>
              </w:rPr>
              <w:instrText xml:space="preserve"> PAGEREF _Toc241158100 \h </w:instrText>
            </w:r>
            <w:r>
              <w:rPr>
                <w:noProof/>
                <w:webHidden/>
              </w:rPr>
            </w:r>
            <w:r>
              <w:rPr>
                <w:noProof/>
                <w:webHidden/>
              </w:rPr>
              <w:fldChar w:fldCharType="separate"/>
            </w:r>
            <w:r>
              <w:rPr>
                <w:noProof/>
                <w:webHidden/>
              </w:rPr>
              <w:t>25</w:t>
            </w:r>
            <w:r>
              <w:rPr>
                <w:noProof/>
                <w:webHidden/>
              </w:rPr>
              <w:fldChar w:fldCharType="end"/>
            </w:r>
          </w:hyperlink>
        </w:p>
        <w:p w14:paraId="639F4734" w14:textId="44BD42A7" w:rsidR="00D95E06" w:rsidRDefault="00D95E06">
          <w:pPr>
            <w:pStyle w:val="TOC1"/>
            <w:rPr>
              <w:rFonts w:asciiTheme="minorHAnsi" w:eastAsiaTheme="minorEastAsia" w:hAnsiTheme="minorHAnsi"/>
              <w:b w:val="0"/>
              <w:kern w:val="2"/>
              <w:sz w:val="24"/>
              <w:szCs w:val="24"/>
              <w:lang w:val="en-CA" w:eastAsia="en-CA"/>
              <w14:ligatures w14:val="standardContextual"/>
            </w:rPr>
          </w:pPr>
          <w:hyperlink w:anchor="_Toc241158101" w:history="1">
            <w:r w:rsidRPr="000A6DA6">
              <w:rPr>
                <w:rStyle w:val="Hyperlink"/>
                <w:lang w:val="en-CA"/>
              </w:rPr>
              <w:t>6</w:t>
            </w:r>
            <w:r>
              <w:rPr>
                <w:rFonts w:asciiTheme="minorHAnsi" w:eastAsiaTheme="minorEastAsia" w:hAnsiTheme="minorHAnsi"/>
                <w:b w:val="0"/>
                <w:kern w:val="2"/>
                <w:sz w:val="24"/>
                <w:szCs w:val="24"/>
                <w:lang w:val="en-CA" w:eastAsia="en-CA"/>
                <w14:ligatures w14:val="standardContextual"/>
              </w:rPr>
              <w:tab/>
            </w:r>
            <w:r w:rsidRPr="000A6DA6">
              <w:rPr>
                <w:rStyle w:val="Hyperlink"/>
                <w:lang w:val="en-CA"/>
              </w:rPr>
              <w:t>Impact Volume</w:t>
            </w:r>
            <w:r>
              <w:rPr>
                <w:webHidden/>
              </w:rPr>
              <w:tab/>
            </w:r>
            <w:r>
              <w:rPr>
                <w:webHidden/>
              </w:rPr>
              <w:fldChar w:fldCharType="begin"/>
            </w:r>
            <w:r>
              <w:rPr>
                <w:webHidden/>
              </w:rPr>
              <w:instrText xml:space="preserve"> PAGEREF _Toc241158101 \h </w:instrText>
            </w:r>
            <w:r>
              <w:rPr>
                <w:webHidden/>
              </w:rPr>
            </w:r>
            <w:r>
              <w:rPr>
                <w:webHidden/>
              </w:rPr>
              <w:fldChar w:fldCharType="separate"/>
            </w:r>
            <w:r>
              <w:rPr>
                <w:webHidden/>
              </w:rPr>
              <w:t>26</w:t>
            </w:r>
            <w:r>
              <w:rPr>
                <w:webHidden/>
              </w:rPr>
              <w:fldChar w:fldCharType="end"/>
            </w:r>
          </w:hyperlink>
        </w:p>
        <w:p w14:paraId="707B8F6C" w14:textId="07899DFF" w:rsidR="00D95E06" w:rsidRDefault="00D95E06">
          <w:pPr>
            <w:pStyle w:val="TOC1"/>
            <w:rPr>
              <w:rFonts w:asciiTheme="minorHAnsi" w:eastAsiaTheme="minorEastAsia" w:hAnsiTheme="minorHAnsi"/>
              <w:b w:val="0"/>
              <w:kern w:val="2"/>
              <w:sz w:val="24"/>
              <w:szCs w:val="24"/>
              <w:lang w:val="en-CA" w:eastAsia="en-CA"/>
              <w14:ligatures w14:val="standardContextual"/>
            </w:rPr>
          </w:pPr>
          <w:hyperlink w:anchor="_Toc241158102" w:history="1">
            <w:r w:rsidRPr="000A6DA6">
              <w:rPr>
                <w:rStyle w:val="Hyperlink"/>
                <w:lang w:val="en-CA"/>
              </w:rPr>
              <w:t>7</w:t>
            </w:r>
            <w:r>
              <w:rPr>
                <w:rFonts w:asciiTheme="minorHAnsi" w:eastAsiaTheme="minorEastAsia" w:hAnsiTheme="minorHAnsi"/>
                <w:b w:val="0"/>
                <w:kern w:val="2"/>
                <w:sz w:val="24"/>
                <w:szCs w:val="24"/>
                <w:lang w:val="en-CA" w:eastAsia="en-CA"/>
                <w14:ligatures w14:val="standardContextual"/>
              </w:rPr>
              <w:tab/>
            </w:r>
            <w:r w:rsidRPr="000A6DA6">
              <w:rPr>
                <w:rStyle w:val="Hyperlink"/>
                <w:lang w:val="en-CA"/>
              </w:rPr>
              <w:t>Compliance Summary</w:t>
            </w:r>
            <w:r>
              <w:rPr>
                <w:webHidden/>
              </w:rPr>
              <w:tab/>
            </w:r>
            <w:r>
              <w:rPr>
                <w:webHidden/>
              </w:rPr>
              <w:fldChar w:fldCharType="begin"/>
            </w:r>
            <w:r>
              <w:rPr>
                <w:webHidden/>
              </w:rPr>
              <w:instrText xml:space="preserve"> PAGEREF _Toc241158102 \h </w:instrText>
            </w:r>
            <w:r>
              <w:rPr>
                <w:webHidden/>
              </w:rPr>
            </w:r>
            <w:r>
              <w:rPr>
                <w:webHidden/>
              </w:rPr>
              <w:fldChar w:fldCharType="separate"/>
            </w:r>
            <w:r>
              <w:rPr>
                <w:webHidden/>
              </w:rPr>
              <w:t>28</w:t>
            </w:r>
            <w:r>
              <w:rPr>
                <w:webHidden/>
              </w:rPr>
              <w:fldChar w:fldCharType="end"/>
            </w:r>
          </w:hyperlink>
        </w:p>
        <w:p w14:paraId="4F3A13E6" w14:textId="339D418F" w:rsidR="00D95E06" w:rsidRDefault="00D95E06">
          <w:pPr>
            <w:pStyle w:val="TOC2"/>
            <w:rPr>
              <w:rFonts w:asciiTheme="minorHAnsi" w:eastAsiaTheme="minorEastAsia" w:hAnsiTheme="minorHAnsi"/>
              <w:noProof/>
              <w:kern w:val="2"/>
              <w:sz w:val="24"/>
              <w:szCs w:val="24"/>
              <w:lang w:val="en-CA" w:eastAsia="en-CA"/>
              <w14:ligatures w14:val="standardContextual"/>
            </w:rPr>
          </w:pPr>
          <w:hyperlink w:anchor="_Toc241158103" w:history="1">
            <w:r w:rsidRPr="000A6DA6">
              <w:rPr>
                <w:rStyle w:val="Hyperlink"/>
                <w:noProof/>
                <w:lang w:val="en-CA"/>
              </w:rPr>
              <w:t>7.1</w:t>
            </w:r>
            <w:r>
              <w:rPr>
                <w:rFonts w:asciiTheme="minorHAnsi" w:eastAsiaTheme="minorEastAsia" w:hAnsiTheme="minorHAnsi"/>
                <w:noProof/>
                <w:kern w:val="2"/>
                <w:sz w:val="24"/>
                <w:szCs w:val="24"/>
                <w:lang w:val="en-CA" w:eastAsia="en-CA"/>
                <w14:ligatures w14:val="standardContextual"/>
              </w:rPr>
              <w:tab/>
            </w:r>
            <w:r w:rsidRPr="000A6DA6">
              <w:rPr>
                <w:rStyle w:val="Hyperlink"/>
                <w:noProof/>
                <w:lang w:val="en-CA"/>
              </w:rPr>
              <w:t>APEC Review</w:t>
            </w:r>
            <w:r>
              <w:rPr>
                <w:noProof/>
                <w:webHidden/>
              </w:rPr>
              <w:tab/>
            </w:r>
            <w:r>
              <w:rPr>
                <w:noProof/>
                <w:webHidden/>
              </w:rPr>
              <w:fldChar w:fldCharType="begin"/>
            </w:r>
            <w:r>
              <w:rPr>
                <w:noProof/>
                <w:webHidden/>
              </w:rPr>
              <w:instrText xml:space="preserve"> PAGEREF _Toc241158103 \h </w:instrText>
            </w:r>
            <w:r>
              <w:rPr>
                <w:noProof/>
                <w:webHidden/>
              </w:rPr>
            </w:r>
            <w:r>
              <w:rPr>
                <w:noProof/>
                <w:webHidden/>
              </w:rPr>
              <w:fldChar w:fldCharType="separate"/>
            </w:r>
            <w:r>
              <w:rPr>
                <w:noProof/>
                <w:webHidden/>
              </w:rPr>
              <w:t>28</w:t>
            </w:r>
            <w:r>
              <w:rPr>
                <w:noProof/>
                <w:webHidden/>
              </w:rPr>
              <w:fldChar w:fldCharType="end"/>
            </w:r>
          </w:hyperlink>
        </w:p>
        <w:p w14:paraId="021A4D87" w14:textId="2B8F8BB4" w:rsidR="00D95E06" w:rsidRDefault="00D95E06">
          <w:pPr>
            <w:pStyle w:val="TOC2"/>
            <w:rPr>
              <w:rFonts w:asciiTheme="minorHAnsi" w:eastAsiaTheme="minorEastAsia" w:hAnsiTheme="minorHAnsi"/>
              <w:noProof/>
              <w:kern w:val="2"/>
              <w:sz w:val="24"/>
              <w:szCs w:val="24"/>
              <w:lang w:val="en-CA" w:eastAsia="en-CA"/>
              <w14:ligatures w14:val="standardContextual"/>
            </w:rPr>
          </w:pPr>
          <w:hyperlink w:anchor="_Toc241158104" w:history="1">
            <w:r w:rsidRPr="000A6DA6">
              <w:rPr>
                <w:rStyle w:val="Hyperlink"/>
                <w:noProof/>
                <w:lang w:val="en-CA"/>
              </w:rPr>
              <w:t>7.2</w:t>
            </w:r>
            <w:r>
              <w:rPr>
                <w:rFonts w:asciiTheme="minorHAnsi" w:eastAsiaTheme="minorEastAsia" w:hAnsiTheme="minorHAnsi"/>
                <w:noProof/>
                <w:kern w:val="2"/>
                <w:sz w:val="24"/>
                <w:szCs w:val="24"/>
                <w:lang w:val="en-CA" w:eastAsia="en-CA"/>
                <w14:ligatures w14:val="standardContextual"/>
              </w:rPr>
              <w:tab/>
            </w:r>
            <w:r w:rsidRPr="000A6DA6">
              <w:rPr>
                <w:rStyle w:val="Hyperlink"/>
                <w:noProof/>
                <w:lang w:val="en-CA"/>
              </w:rPr>
              <w:t>Justification Summary</w:t>
            </w:r>
            <w:r>
              <w:rPr>
                <w:noProof/>
                <w:webHidden/>
              </w:rPr>
              <w:tab/>
            </w:r>
            <w:r>
              <w:rPr>
                <w:noProof/>
                <w:webHidden/>
              </w:rPr>
              <w:fldChar w:fldCharType="begin"/>
            </w:r>
            <w:r>
              <w:rPr>
                <w:noProof/>
                <w:webHidden/>
              </w:rPr>
              <w:instrText xml:space="preserve"> PAGEREF _Toc241158104 \h </w:instrText>
            </w:r>
            <w:r>
              <w:rPr>
                <w:noProof/>
                <w:webHidden/>
              </w:rPr>
            </w:r>
            <w:r>
              <w:rPr>
                <w:noProof/>
                <w:webHidden/>
              </w:rPr>
              <w:fldChar w:fldCharType="separate"/>
            </w:r>
            <w:r>
              <w:rPr>
                <w:noProof/>
                <w:webHidden/>
              </w:rPr>
              <w:t>28</w:t>
            </w:r>
            <w:r>
              <w:rPr>
                <w:noProof/>
                <w:webHidden/>
              </w:rPr>
              <w:fldChar w:fldCharType="end"/>
            </w:r>
          </w:hyperlink>
        </w:p>
        <w:p w14:paraId="461CE7E5" w14:textId="4177F288" w:rsidR="00D95E06" w:rsidRDefault="00D95E06">
          <w:pPr>
            <w:pStyle w:val="TOC1"/>
            <w:rPr>
              <w:rFonts w:asciiTheme="minorHAnsi" w:eastAsiaTheme="minorEastAsia" w:hAnsiTheme="minorHAnsi"/>
              <w:b w:val="0"/>
              <w:kern w:val="2"/>
              <w:sz w:val="24"/>
              <w:szCs w:val="24"/>
              <w:lang w:val="en-CA" w:eastAsia="en-CA"/>
              <w14:ligatures w14:val="standardContextual"/>
            </w:rPr>
          </w:pPr>
          <w:hyperlink w:anchor="_Toc241158105" w:history="1">
            <w:r w:rsidRPr="000A6DA6">
              <w:rPr>
                <w:rStyle w:val="Hyperlink"/>
                <w:lang w:val="en-CA"/>
              </w:rPr>
              <w:t>8</w:t>
            </w:r>
            <w:r>
              <w:rPr>
                <w:rFonts w:asciiTheme="minorHAnsi" w:eastAsiaTheme="minorEastAsia" w:hAnsiTheme="minorHAnsi"/>
                <w:b w:val="0"/>
                <w:kern w:val="2"/>
                <w:sz w:val="24"/>
                <w:szCs w:val="24"/>
                <w:lang w:val="en-CA" w:eastAsia="en-CA"/>
                <w14:ligatures w14:val="standardContextual"/>
              </w:rPr>
              <w:tab/>
            </w:r>
            <w:r w:rsidRPr="000A6DA6">
              <w:rPr>
                <w:rStyle w:val="Hyperlink"/>
                <w:lang w:val="en-CA"/>
              </w:rPr>
              <w:t>Summary and Conclusions</w:t>
            </w:r>
            <w:r>
              <w:rPr>
                <w:webHidden/>
              </w:rPr>
              <w:tab/>
            </w:r>
            <w:r>
              <w:rPr>
                <w:webHidden/>
              </w:rPr>
              <w:fldChar w:fldCharType="begin"/>
            </w:r>
            <w:r>
              <w:rPr>
                <w:webHidden/>
              </w:rPr>
              <w:instrText xml:space="preserve"> PAGEREF _Toc241158105 \h </w:instrText>
            </w:r>
            <w:r>
              <w:rPr>
                <w:webHidden/>
              </w:rPr>
            </w:r>
            <w:r>
              <w:rPr>
                <w:webHidden/>
              </w:rPr>
              <w:fldChar w:fldCharType="separate"/>
            </w:r>
            <w:r>
              <w:rPr>
                <w:webHidden/>
              </w:rPr>
              <w:t>32</w:t>
            </w:r>
            <w:r>
              <w:rPr>
                <w:webHidden/>
              </w:rPr>
              <w:fldChar w:fldCharType="end"/>
            </w:r>
          </w:hyperlink>
        </w:p>
        <w:p w14:paraId="5DF90A58" w14:textId="6848CD7A" w:rsidR="00D95E06" w:rsidRDefault="00D95E06">
          <w:pPr>
            <w:pStyle w:val="TOC1"/>
            <w:rPr>
              <w:rFonts w:asciiTheme="minorHAnsi" w:eastAsiaTheme="minorEastAsia" w:hAnsiTheme="minorHAnsi"/>
              <w:b w:val="0"/>
              <w:kern w:val="2"/>
              <w:sz w:val="24"/>
              <w:szCs w:val="24"/>
              <w:lang w:val="en-CA" w:eastAsia="en-CA"/>
              <w14:ligatures w14:val="standardContextual"/>
            </w:rPr>
          </w:pPr>
          <w:hyperlink w:anchor="_Toc241158106" w:history="1">
            <w:r w:rsidRPr="000A6DA6">
              <w:rPr>
                <w:rStyle w:val="Hyperlink"/>
                <w:lang w:val="en-CA"/>
              </w:rPr>
              <w:t>9</w:t>
            </w:r>
            <w:r>
              <w:rPr>
                <w:rFonts w:asciiTheme="minorHAnsi" w:eastAsiaTheme="minorEastAsia" w:hAnsiTheme="minorHAnsi"/>
                <w:b w:val="0"/>
                <w:kern w:val="2"/>
                <w:sz w:val="24"/>
                <w:szCs w:val="24"/>
                <w:lang w:val="en-CA" w:eastAsia="en-CA"/>
                <w14:ligatures w14:val="standardContextual"/>
              </w:rPr>
              <w:tab/>
            </w:r>
            <w:r w:rsidRPr="000A6DA6">
              <w:rPr>
                <w:rStyle w:val="Hyperlink"/>
                <w:lang w:val="en-CA"/>
              </w:rPr>
              <w:t>Closure</w:t>
            </w:r>
            <w:r>
              <w:rPr>
                <w:webHidden/>
              </w:rPr>
              <w:tab/>
            </w:r>
            <w:r>
              <w:rPr>
                <w:webHidden/>
              </w:rPr>
              <w:fldChar w:fldCharType="begin"/>
            </w:r>
            <w:r>
              <w:rPr>
                <w:webHidden/>
              </w:rPr>
              <w:instrText xml:space="preserve"> PAGEREF _Toc241158106 \h </w:instrText>
            </w:r>
            <w:r>
              <w:rPr>
                <w:webHidden/>
              </w:rPr>
            </w:r>
            <w:r>
              <w:rPr>
                <w:webHidden/>
              </w:rPr>
              <w:fldChar w:fldCharType="separate"/>
            </w:r>
            <w:r>
              <w:rPr>
                <w:webHidden/>
              </w:rPr>
              <w:t>34</w:t>
            </w:r>
            <w:r>
              <w:rPr>
                <w:webHidden/>
              </w:rPr>
              <w:fldChar w:fldCharType="end"/>
            </w:r>
          </w:hyperlink>
        </w:p>
        <w:p w14:paraId="360EADC2" w14:textId="2D56E75D" w:rsidR="00D95E06" w:rsidRDefault="00D95E06">
          <w:pPr>
            <w:pStyle w:val="TOC1"/>
            <w:rPr>
              <w:rFonts w:asciiTheme="minorHAnsi" w:eastAsiaTheme="minorEastAsia" w:hAnsiTheme="minorHAnsi"/>
              <w:b w:val="0"/>
              <w:kern w:val="2"/>
              <w:sz w:val="24"/>
              <w:szCs w:val="24"/>
              <w:lang w:val="en-CA" w:eastAsia="en-CA"/>
              <w14:ligatures w14:val="standardContextual"/>
            </w:rPr>
          </w:pPr>
          <w:hyperlink w:anchor="_Toc241158107" w:history="1">
            <w:r w:rsidRPr="000A6DA6">
              <w:rPr>
                <w:rStyle w:val="Hyperlink"/>
                <w:lang w:val="en-CA"/>
              </w:rPr>
              <w:t>10</w:t>
            </w:r>
            <w:r>
              <w:rPr>
                <w:rFonts w:asciiTheme="minorHAnsi" w:eastAsiaTheme="minorEastAsia" w:hAnsiTheme="minorHAnsi"/>
                <w:b w:val="0"/>
                <w:kern w:val="2"/>
                <w:sz w:val="24"/>
                <w:szCs w:val="24"/>
                <w:lang w:val="en-CA" w:eastAsia="en-CA"/>
                <w14:ligatures w14:val="standardContextual"/>
              </w:rPr>
              <w:tab/>
            </w:r>
            <w:r w:rsidRPr="000A6DA6">
              <w:rPr>
                <w:rStyle w:val="Hyperlink"/>
                <w:lang w:val="en-CA"/>
              </w:rPr>
              <w:t>Limitations of the Report</w:t>
            </w:r>
            <w:r>
              <w:rPr>
                <w:webHidden/>
              </w:rPr>
              <w:tab/>
            </w:r>
            <w:r>
              <w:rPr>
                <w:webHidden/>
              </w:rPr>
              <w:fldChar w:fldCharType="begin"/>
            </w:r>
            <w:r>
              <w:rPr>
                <w:webHidden/>
              </w:rPr>
              <w:instrText xml:space="preserve"> PAGEREF _Toc241158107 \h </w:instrText>
            </w:r>
            <w:r>
              <w:rPr>
                <w:webHidden/>
              </w:rPr>
            </w:r>
            <w:r>
              <w:rPr>
                <w:webHidden/>
              </w:rPr>
              <w:fldChar w:fldCharType="separate"/>
            </w:r>
            <w:r>
              <w:rPr>
                <w:webHidden/>
              </w:rPr>
              <w:t>36</w:t>
            </w:r>
            <w:r>
              <w:rPr>
                <w:webHidden/>
              </w:rPr>
              <w:fldChar w:fldCharType="end"/>
            </w:r>
          </w:hyperlink>
        </w:p>
        <w:p w14:paraId="6C2CB282" w14:textId="0490FCEF" w:rsidR="00D95E06" w:rsidRDefault="00D95E06">
          <w:pPr>
            <w:pStyle w:val="TOC1"/>
            <w:rPr>
              <w:rFonts w:asciiTheme="minorHAnsi" w:eastAsiaTheme="minorEastAsia" w:hAnsiTheme="minorHAnsi"/>
              <w:b w:val="0"/>
              <w:kern w:val="2"/>
              <w:sz w:val="24"/>
              <w:szCs w:val="24"/>
              <w:lang w:val="en-CA" w:eastAsia="en-CA"/>
              <w14:ligatures w14:val="standardContextual"/>
            </w:rPr>
          </w:pPr>
          <w:hyperlink w:anchor="_Toc241158108" w:history="1">
            <w:r w:rsidRPr="000A6DA6">
              <w:rPr>
                <w:rStyle w:val="Hyperlink"/>
              </w:rPr>
              <w:t>11</w:t>
            </w:r>
            <w:r>
              <w:rPr>
                <w:rFonts w:asciiTheme="minorHAnsi" w:eastAsiaTheme="minorEastAsia" w:hAnsiTheme="minorHAnsi"/>
                <w:b w:val="0"/>
                <w:kern w:val="2"/>
                <w:sz w:val="24"/>
                <w:szCs w:val="24"/>
                <w:lang w:val="en-CA" w:eastAsia="en-CA"/>
                <w14:ligatures w14:val="standardContextual"/>
              </w:rPr>
              <w:tab/>
            </w:r>
            <w:r w:rsidRPr="000A6DA6">
              <w:rPr>
                <w:rStyle w:val="Hyperlink"/>
              </w:rPr>
              <w:t>References</w:t>
            </w:r>
            <w:r>
              <w:rPr>
                <w:webHidden/>
              </w:rPr>
              <w:tab/>
            </w:r>
            <w:r>
              <w:rPr>
                <w:webHidden/>
              </w:rPr>
              <w:fldChar w:fldCharType="begin"/>
            </w:r>
            <w:r>
              <w:rPr>
                <w:webHidden/>
              </w:rPr>
              <w:instrText xml:space="preserve"> PAGEREF _Toc241158108 \h </w:instrText>
            </w:r>
            <w:r>
              <w:rPr>
                <w:webHidden/>
              </w:rPr>
            </w:r>
            <w:r>
              <w:rPr>
                <w:webHidden/>
              </w:rPr>
              <w:fldChar w:fldCharType="separate"/>
            </w:r>
            <w:r>
              <w:rPr>
                <w:webHidden/>
              </w:rPr>
              <w:t>38</w:t>
            </w:r>
            <w:r>
              <w:rPr>
                <w:webHidden/>
              </w:rPr>
              <w:fldChar w:fldCharType="end"/>
            </w:r>
          </w:hyperlink>
        </w:p>
        <w:p w14:paraId="1C246EE2" w14:textId="09C90690" w:rsidR="00871E46" w:rsidRPr="00D95E06" w:rsidRDefault="00871E46" w:rsidP="00C55A16">
          <w:pPr>
            <w:pStyle w:val="Title"/>
            <w:spacing w:before="0" w:after="0"/>
            <w:rPr>
              <w:sz w:val="24"/>
              <w:szCs w:val="24"/>
              <w:lang w:val="en-CA"/>
            </w:rPr>
          </w:pPr>
          <w:r w:rsidRPr="00BF3FC0">
            <w:rPr>
              <w:bCs/>
              <w:noProof/>
              <w:lang w:val="en-CA"/>
            </w:rPr>
            <w:fldChar w:fldCharType="end"/>
          </w:r>
        </w:p>
      </w:sdtContent>
    </w:sdt>
    <w:p w14:paraId="19A2CEC0" w14:textId="77777777" w:rsidR="000F0D15" w:rsidRPr="00C55A16" w:rsidRDefault="000F0D15" w:rsidP="00C55A16">
      <w:pPr>
        <w:pStyle w:val="Title"/>
        <w:rPr>
          <w:lang w:val="en-CA"/>
        </w:rPr>
      </w:pPr>
      <w:r w:rsidRPr="00C55A16">
        <w:rPr>
          <w:lang w:val="en-CA"/>
        </w:rPr>
        <w:t>Figures</w:t>
      </w:r>
    </w:p>
    <w:p w14:paraId="1C2A5A64" w14:textId="77777777" w:rsidR="00063689" w:rsidRDefault="000F0D15" w:rsidP="00CB3191">
      <w:pPr>
        <w:spacing w:before="60" w:after="60" w:line="300" w:lineRule="auto"/>
        <w:rPr>
          <w:rFonts w:cs="Arial"/>
          <w:szCs w:val="24"/>
        </w:rPr>
      </w:pPr>
      <w:r w:rsidRPr="00BF3FC0">
        <w:rPr>
          <w:rFonts w:cs="Arial"/>
          <w:szCs w:val="24"/>
        </w:rPr>
        <w:t xml:space="preserve">Figure 1: </w:t>
      </w:r>
      <w:r w:rsidR="00063689">
        <w:rPr>
          <w:rFonts w:cs="Arial"/>
          <w:szCs w:val="24"/>
        </w:rPr>
        <w:t>Soil Chloride Profile</w:t>
      </w:r>
    </w:p>
    <w:p w14:paraId="557FC635" w14:textId="07519865" w:rsidR="00BD1887" w:rsidRDefault="00BD1887" w:rsidP="00CB3191">
      <w:pPr>
        <w:spacing w:before="60" w:after="60" w:line="300" w:lineRule="auto"/>
        <w:rPr>
          <w:rFonts w:cs="Arial"/>
          <w:szCs w:val="24"/>
        </w:rPr>
      </w:pPr>
      <w:commentRangeStart w:id="10"/>
      <w:r>
        <w:rPr>
          <w:rFonts w:cs="Arial"/>
          <w:szCs w:val="24"/>
        </w:rPr>
        <w:t xml:space="preserve">Figure 2: </w:t>
      </w:r>
      <w:r w:rsidRPr="00BD1887">
        <w:rPr>
          <w:rFonts w:cs="Arial"/>
          <w:szCs w:val="24"/>
        </w:rPr>
        <w:t>Chemistry Footprint: Potassium vs. Chloride</w:t>
      </w:r>
    </w:p>
    <w:p w14:paraId="37BB6095" w14:textId="48635B7F" w:rsidR="00BD1887" w:rsidRDefault="00BD1887" w:rsidP="00CB3191">
      <w:pPr>
        <w:spacing w:before="60" w:after="60" w:line="300" w:lineRule="auto"/>
        <w:rPr>
          <w:rFonts w:cs="Arial"/>
          <w:szCs w:val="24"/>
        </w:rPr>
      </w:pPr>
      <w:r>
        <w:rPr>
          <w:rFonts w:cs="Arial"/>
          <w:szCs w:val="24"/>
        </w:rPr>
        <w:t xml:space="preserve">Figure 3: </w:t>
      </w:r>
      <w:r w:rsidRPr="00BD1887">
        <w:rPr>
          <w:rFonts w:cs="Arial"/>
          <w:szCs w:val="24"/>
        </w:rPr>
        <w:t>Chemistry Footprint: Sulphate vs. Chloride</w:t>
      </w:r>
      <w:commentRangeEnd w:id="10"/>
      <w:r>
        <w:rPr>
          <w:rStyle w:val="CommentReference"/>
          <w:rFonts w:cs="Arial"/>
          <w:sz w:val="22"/>
          <w:szCs w:val="24"/>
        </w:rPr>
        <w:commentReference w:id="10"/>
      </w:r>
    </w:p>
    <w:p w14:paraId="28B82DB5" w14:textId="4641B9C9" w:rsidR="000F0D15" w:rsidRPr="00BF3FC0" w:rsidRDefault="00063689" w:rsidP="00CB3191">
      <w:pPr>
        <w:spacing w:before="60" w:after="60" w:line="300" w:lineRule="auto"/>
        <w:rPr>
          <w:rFonts w:cs="Arial"/>
          <w:szCs w:val="24"/>
        </w:rPr>
      </w:pPr>
      <w:r>
        <w:rPr>
          <w:rFonts w:cs="Arial"/>
          <w:szCs w:val="24"/>
        </w:rPr>
        <w:t xml:space="preserve">Figure </w:t>
      </w:r>
      <w:r w:rsidR="00BD1887">
        <w:rPr>
          <w:rFonts w:cs="Arial"/>
          <w:szCs w:val="24"/>
        </w:rPr>
        <w:t>4</w:t>
      </w:r>
      <w:r w:rsidR="00935CF1">
        <w:rPr>
          <w:rFonts w:cs="Arial"/>
          <w:szCs w:val="24"/>
        </w:rPr>
        <w:t xml:space="preserve">: </w:t>
      </w:r>
      <w:r w:rsidR="000F0D15" w:rsidRPr="00BF3FC0">
        <w:rPr>
          <w:rFonts w:cs="Arial"/>
          <w:szCs w:val="24"/>
        </w:rPr>
        <w:t>Site Location Map</w:t>
      </w:r>
    </w:p>
    <w:p w14:paraId="756744DC" w14:textId="11251E75" w:rsidR="00DC2B1A" w:rsidRDefault="00DC2B1A" w:rsidP="00DC2B1A">
      <w:pPr>
        <w:spacing w:before="60" w:after="60" w:line="300" w:lineRule="auto"/>
        <w:rPr>
          <w:rFonts w:cs="Arial"/>
          <w:szCs w:val="24"/>
        </w:rPr>
      </w:pPr>
      <w:r>
        <w:rPr>
          <w:rFonts w:cs="Arial"/>
          <w:szCs w:val="24"/>
        </w:rPr>
        <w:t xml:space="preserve">Figure </w:t>
      </w:r>
      <w:r w:rsidR="00BD1887">
        <w:rPr>
          <w:rFonts w:cs="Arial"/>
          <w:szCs w:val="24"/>
        </w:rPr>
        <w:t>5</w:t>
      </w:r>
      <w:r>
        <w:rPr>
          <w:rFonts w:cs="Arial"/>
          <w:szCs w:val="24"/>
        </w:rPr>
        <w:t>: Soil Exceedances Assessment</w:t>
      </w:r>
    </w:p>
    <w:p w14:paraId="1D45F85F" w14:textId="77777777" w:rsidR="0034244C" w:rsidRPr="00BF3FC0" w:rsidRDefault="0034244C" w:rsidP="0034244C">
      <w:pPr>
        <w:spacing w:before="60" w:after="60" w:line="300" w:lineRule="auto"/>
        <w:rPr>
          <w:rFonts w:cs="Arial"/>
          <w:color w:val="FF0000"/>
          <w:szCs w:val="24"/>
        </w:rPr>
      </w:pPr>
      <w:r w:rsidRPr="00BF3FC0">
        <w:rPr>
          <w:rFonts w:cs="Arial"/>
          <w:color w:val="FF0000"/>
          <w:szCs w:val="24"/>
        </w:rPr>
        <w:t>Or</w:t>
      </w:r>
    </w:p>
    <w:p w14:paraId="205609B7" w14:textId="77777777" w:rsidR="0034244C" w:rsidRPr="00BF3FC0" w:rsidRDefault="0034244C" w:rsidP="0034244C">
      <w:pPr>
        <w:spacing w:before="60" w:after="60" w:line="300" w:lineRule="auto"/>
        <w:rPr>
          <w:rFonts w:cs="Arial"/>
          <w:szCs w:val="24"/>
        </w:rPr>
      </w:pPr>
      <w:commentRangeStart w:id="11"/>
      <w:r w:rsidRPr="00BF3FC0">
        <w:rPr>
          <w:rFonts w:cs="Arial"/>
          <w:szCs w:val="24"/>
        </w:rPr>
        <w:t>Figure 1: Soil Chloride Profil</w:t>
      </w:r>
      <w:commentRangeStart w:id="12"/>
      <w:r w:rsidRPr="00BF3FC0">
        <w:rPr>
          <w:rFonts w:cs="Arial"/>
          <w:szCs w:val="24"/>
        </w:rPr>
        <w:t>e</w:t>
      </w:r>
      <w:commentRangeEnd w:id="12"/>
      <w:r w:rsidRPr="00BF3FC0">
        <w:rPr>
          <w:rStyle w:val="CommentReference"/>
          <w:rFonts w:cs="Arial"/>
          <w:sz w:val="22"/>
          <w:szCs w:val="24"/>
        </w:rPr>
        <w:commentReference w:id="12"/>
      </w:r>
    </w:p>
    <w:p w14:paraId="1FBF639C" w14:textId="77777777" w:rsidR="0034244C" w:rsidRPr="00BF3FC0" w:rsidRDefault="0034244C" w:rsidP="0034244C">
      <w:pPr>
        <w:spacing w:before="60" w:after="60" w:line="300" w:lineRule="auto"/>
        <w:rPr>
          <w:rFonts w:cs="Arial"/>
          <w:szCs w:val="24"/>
        </w:rPr>
      </w:pPr>
      <w:r w:rsidRPr="00BF3FC0">
        <w:rPr>
          <w:rFonts w:cs="Arial"/>
          <w:szCs w:val="24"/>
        </w:rPr>
        <w:t>Figure 2: Site Location Map</w:t>
      </w:r>
    </w:p>
    <w:p w14:paraId="0C5D1F02" w14:textId="77777777" w:rsidR="0034244C" w:rsidRPr="00BF3FC0" w:rsidRDefault="0034244C" w:rsidP="0034244C">
      <w:pPr>
        <w:spacing w:before="60" w:after="60" w:line="300" w:lineRule="auto"/>
        <w:rPr>
          <w:rFonts w:cs="Arial"/>
          <w:szCs w:val="24"/>
        </w:rPr>
      </w:pPr>
      <w:r w:rsidRPr="00BF3FC0">
        <w:rPr>
          <w:rFonts w:cs="Arial"/>
          <w:szCs w:val="24"/>
        </w:rPr>
        <w:t>Figure 3: Soil Salinity and pH Assessment</w:t>
      </w:r>
    </w:p>
    <w:p w14:paraId="6B7B4034" w14:textId="77777777" w:rsidR="0034244C" w:rsidRPr="00BF3FC0" w:rsidRDefault="0034244C" w:rsidP="0034244C">
      <w:pPr>
        <w:spacing w:before="60" w:after="60" w:line="300" w:lineRule="auto"/>
        <w:rPr>
          <w:rFonts w:cs="Arial"/>
          <w:color w:val="FF0000"/>
          <w:szCs w:val="24"/>
        </w:rPr>
      </w:pPr>
      <w:r w:rsidRPr="00BF3FC0">
        <w:rPr>
          <w:rFonts w:cs="Arial"/>
          <w:color w:val="FF0000"/>
          <w:szCs w:val="24"/>
        </w:rPr>
        <w:t>Figure 4: Soil Hydrocarbon Assessment</w:t>
      </w:r>
    </w:p>
    <w:p w14:paraId="725AF8BC" w14:textId="77777777" w:rsidR="0034244C" w:rsidRPr="00BF3FC0" w:rsidRDefault="0034244C" w:rsidP="0034244C">
      <w:pPr>
        <w:spacing w:before="60" w:after="60" w:line="300" w:lineRule="auto"/>
        <w:rPr>
          <w:rFonts w:cs="Arial"/>
          <w:color w:val="FF0000"/>
          <w:szCs w:val="24"/>
        </w:rPr>
      </w:pPr>
      <w:r w:rsidRPr="00BF3FC0">
        <w:rPr>
          <w:rFonts w:cs="Arial"/>
          <w:color w:val="FF0000"/>
          <w:szCs w:val="24"/>
        </w:rPr>
        <w:t>Figure 5: Soil Metal Assessment</w:t>
      </w:r>
    </w:p>
    <w:p w14:paraId="2705293A" w14:textId="2623B72F" w:rsidR="0034244C" w:rsidRPr="00BF3FC0" w:rsidRDefault="0034244C" w:rsidP="0034244C">
      <w:pPr>
        <w:spacing w:before="60" w:after="60" w:line="300" w:lineRule="auto"/>
        <w:rPr>
          <w:rFonts w:cs="Arial"/>
          <w:color w:val="FF0000"/>
          <w:szCs w:val="24"/>
        </w:rPr>
      </w:pPr>
      <w:r w:rsidRPr="00BF3FC0">
        <w:rPr>
          <w:rFonts w:cs="Arial"/>
          <w:color w:val="FF0000"/>
          <w:szCs w:val="24"/>
        </w:rPr>
        <w:t xml:space="preserve">Figure </w:t>
      </w:r>
      <w:r w:rsidR="00BA0DB8">
        <w:rPr>
          <w:rFonts w:cs="Arial"/>
          <w:color w:val="FF0000"/>
          <w:szCs w:val="24"/>
        </w:rPr>
        <w:t>6</w:t>
      </w:r>
      <w:r w:rsidRPr="00BF3FC0">
        <w:rPr>
          <w:rFonts w:cs="Arial"/>
          <w:color w:val="FF0000"/>
          <w:szCs w:val="24"/>
        </w:rPr>
        <w:t xml:space="preserve">: Residual Exceedances </w:t>
      </w:r>
      <w:commentRangeEnd w:id="11"/>
      <w:r w:rsidR="00BA0DB8" w:rsidRPr="00BF3FC0">
        <w:rPr>
          <w:rStyle w:val="CommentReference"/>
          <w:rFonts w:cs="Arial"/>
          <w:color w:val="FF0000"/>
          <w:sz w:val="22"/>
          <w:szCs w:val="24"/>
        </w:rPr>
        <w:commentReference w:id="11"/>
      </w:r>
    </w:p>
    <w:p w14:paraId="4DB6AFD6" w14:textId="77777777" w:rsidR="00631DD3" w:rsidRPr="00BF3FC0" w:rsidRDefault="00631DD3" w:rsidP="0030025F">
      <w:pPr>
        <w:pStyle w:val="Title"/>
        <w:rPr>
          <w:lang w:val="en-CA"/>
        </w:rPr>
      </w:pPr>
      <w:r w:rsidRPr="00BF3FC0">
        <w:rPr>
          <w:lang w:val="en-CA"/>
        </w:rPr>
        <w:t>Tables</w:t>
      </w:r>
    </w:p>
    <w:p w14:paraId="31F02BAD" w14:textId="77777777" w:rsidR="006D3978" w:rsidRPr="00BF3FC0" w:rsidRDefault="006D3978" w:rsidP="00CB3191">
      <w:pPr>
        <w:spacing w:before="60" w:after="60" w:line="300" w:lineRule="auto"/>
        <w:rPr>
          <w:rFonts w:cs="Arial"/>
          <w:szCs w:val="24"/>
        </w:rPr>
      </w:pPr>
      <w:bookmarkStart w:id="13" w:name="_Hlk157500629"/>
      <w:r w:rsidRPr="00BF3FC0">
        <w:rPr>
          <w:rFonts w:cs="Arial"/>
          <w:szCs w:val="24"/>
        </w:rPr>
        <w:t>Table 1: SCARG Guidelines</w:t>
      </w:r>
    </w:p>
    <w:p w14:paraId="05EA296D" w14:textId="21269BB7" w:rsidR="002B79A3" w:rsidRPr="00BF3FC0" w:rsidRDefault="002B79A3" w:rsidP="00CB3191">
      <w:pPr>
        <w:spacing w:before="60" w:after="60" w:line="300" w:lineRule="auto"/>
        <w:rPr>
          <w:rFonts w:cs="Arial"/>
          <w:color w:val="EE0000"/>
          <w:szCs w:val="24"/>
        </w:rPr>
      </w:pPr>
      <w:r w:rsidRPr="00BF3FC0">
        <w:rPr>
          <w:rFonts w:cs="Arial"/>
          <w:color w:val="EE0000"/>
          <w:szCs w:val="24"/>
        </w:rPr>
        <w:t xml:space="preserve">Table </w:t>
      </w:r>
      <w:r w:rsidR="00193D30" w:rsidRPr="00BF3FC0">
        <w:rPr>
          <w:rFonts w:cs="Arial"/>
          <w:color w:val="EE0000"/>
          <w:szCs w:val="24"/>
        </w:rPr>
        <w:t>2</w:t>
      </w:r>
      <w:r w:rsidRPr="00BF3FC0">
        <w:rPr>
          <w:rFonts w:cs="Arial"/>
          <w:color w:val="EE0000"/>
          <w:szCs w:val="24"/>
        </w:rPr>
        <w:t xml:space="preserve">: </w:t>
      </w:r>
      <w:r w:rsidR="00193D30" w:rsidRPr="00BF3FC0">
        <w:rPr>
          <w:rFonts w:cs="Arial"/>
          <w:color w:val="EE0000"/>
          <w:szCs w:val="24"/>
        </w:rPr>
        <w:t>Tier 1 with Background Guidelines</w:t>
      </w:r>
    </w:p>
    <w:p w14:paraId="74848A7E" w14:textId="1BEC49DB" w:rsidR="00631DD3" w:rsidRPr="00BF3FC0" w:rsidRDefault="00631DD3" w:rsidP="00CB3191">
      <w:pPr>
        <w:spacing w:before="60" w:after="60" w:line="300" w:lineRule="auto"/>
        <w:rPr>
          <w:rFonts w:cs="Arial"/>
          <w:szCs w:val="24"/>
        </w:rPr>
      </w:pPr>
      <w:r w:rsidRPr="00BF3FC0">
        <w:rPr>
          <w:rFonts w:cs="Arial"/>
          <w:szCs w:val="24"/>
        </w:rPr>
        <w:t xml:space="preserve">Table </w:t>
      </w:r>
      <w:r w:rsidR="00193D30" w:rsidRPr="00BF3FC0">
        <w:rPr>
          <w:rFonts w:cs="Arial"/>
          <w:szCs w:val="24"/>
        </w:rPr>
        <w:t>3</w:t>
      </w:r>
      <w:r w:rsidRPr="00BF3FC0">
        <w:rPr>
          <w:rFonts w:cs="Arial"/>
          <w:szCs w:val="24"/>
        </w:rPr>
        <w:t>:</w:t>
      </w:r>
      <w:bookmarkEnd w:id="13"/>
      <w:r w:rsidRPr="00BF3FC0">
        <w:rPr>
          <w:rFonts w:cs="Arial"/>
          <w:szCs w:val="24"/>
        </w:rPr>
        <w:t xml:space="preserve"> Borehole Rationale</w:t>
      </w:r>
    </w:p>
    <w:p w14:paraId="71555ECF" w14:textId="77777777" w:rsidR="005238B3" w:rsidRPr="00BF3FC0" w:rsidRDefault="00631DD3" w:rsidP="00CB3191">
      <w:pPr>
        <w:spacing w:before="60" w:after="60" w:line="300" w:lineRule="auto"/>
        <w:rPr>
          <w:rFonts w:cs="Arial"/>
          <w:color w:val="EE0000"/>
          <w:szCs w:val="24"/>
        </w:rPr>
      </w:pPr>
      <w:r w:rsidRPr="00BF3FC0">
        <w:rPr>
          <w:rFonts w:cs="Arial"/>
          <w:color w:val="EE0000"/>
          <w:szCs w:val="24"/>
        </w:rPr>
        <w:t xml:space="preserve">Table </w:t>
      </w:r>
      <w:r w:rsidR="00193D30" w:rsidRPr="00BF3FC0">
        <w:rPr>
          <w:rFonts w:cs="Arial"/>
          <w:color w:val="EE0000"/>
          <w:szCs w:val="24"/>
        </w:rPr>
        <w:t>4</w:t>
      </w:r>
      <w:r w:rsidRPr="00BF3FC0">
        <w:rPr>
          <w:rFonts w:cs="Arial"/>
          <w:color w:val="EE0000"/>
          <w:szCs w:val="24"/>
        </w:rPr>
        <w:t xml:space="preserve">: </w:t>
      </w:r>
      <w:r w:rsidR="005238B3" w:rsidRPr="00BF3FC0">
        <w:rPr>
          <w:rFonts w:cs="Arial"/>
          <w:color w:val="EE0000"/>
          <w:szCs w:val="24"/>
        </w:rPr>
        <w:t>Remediation Volume Estimate</w:t>
      </w:r>
    </w:p>
    <w:p w14:paraId="1BC1F73E" w14:textId="47A0F130" w:rsidR="00631DD3" w:rsidRPr="00BF3FC0" w:rsidRDefault="005238B3" w:rsidP="00CB3191">
      <w:pPr>
        <w:spacing w:before="60" w:after="60" w:line="300" w:lineRule="auto"/>
        <w:rPr>
          <w:rFonts w:cs="Arial"/>
          <w:szCs w:val="24"/>
        </w:rPr>
      </w:pPr>
      <w:r w:rsidRPr="00BF3FC0">
        <w:rPr>
          <w:rFonts w:cs="Arial"/>
          <w:szCs w:val="24"/>
        </w:rPr>
        <w:t xml:space="preserve">Table 5: </w:t>
      </w:r>
      <w:r w:rsidR="00631DD3" w:rsidRPr="00BF3FC0">
        <w:rPr>
          <w:rFonts w:cs="Arial"/>
          <w:szCs w:val="24"/>
        </w:rPr>
        <w:t>APEC and C</w:t>
      </w:r>
      <w:r w:rsidR="003E0913" w:rsidRPr="00BF3FC0">
        <w:rPr>
          <w:rFonts w:cs="Arial"/>
          <w:szCs w:val="24"/>
        </w:rPr>
        <w:t>O</w:t>
      </w:r>
      <w:r w:rsidR="00631DD3" w:rsidRPr="00BF3FC0">
        <w:rPr>
          <w:rFonts w:cs="Arial"/>
          <w:szCs w:val="24"/>
        </w:rPr>
        <w:t>PC Investigation Summary</w:t>
      </w:r>
    </w:p>
    <w:p w14:paraId="7B36B58D" w14:textId="51D4DA55" w:rsidR="00631DD3" w:rsidRPr="00BF3FC0" w:rsidRDefault="00631DD3" w:rsidP="00CB3191">
      <w:pPr>
        <w:spacing w:before="60" w:after="60" w:line="300" w:lineRule="auto"/>
        <w:rPr>
          <w:rFonts w:cs="Arial"/>
          <w:szCs w:val="24"/>
        </w:rPr>
      </w:pPr>
      <w:r w:rsidRPr="00BF3FC0">
        <w:rPr>
          <w:rFonts w:cs="Arial"/>
          <w:szCs w:val="24"/>
        </w:rPr>
        <w:t xml:space="preserve">Table </w:t>
      </w:r>
      <w:r w:rsidR="005238B3" w:rsidRPr="00BF3FC0">
        <w:rPr>
          <w:rFonts w:cs="Arial"/>
          <w:szCs w:val="24"/>
        </w:rPr>
        <w:t>6</w:t>
      </w:r>
      <w:r w:rsidRPr="00BF3FC0">
        <w:rPr>
          <w:rFonts w:cs="Arial"/>
          <w:szCs w:val="24"/>
        </w:rPr>
        <w:t>: Concordance Table</w:t>
      </w:r>
    </w:p>
    <w:p w14:paraId="7CDFCC9E" w14:textId="4B3C0758" w:rsidR="00631DD3" w:rsidRPr="00BF3FC0" w:rsidRDefault="00631DD3" w:rsidP="00CB3191">
      <w:pPr>
        <w:spacing w:before="60" w:after="60" w:line="300" w:lineRule="auto"/>
        <w:rPr>
          <w:rFonts w:cs="Arial"/>
          <w:szCs w:val="24"/>
        </w:rPr>
      </w:pPr>
      <w:r w:rsidRPr="00BF3FC0">
        <w:rPr>
          <w:rFonts w:cs="Arial"/>
          <w:szCs w:val="24"/>
        </w:rPr>
        <w:t xml:space="preserve">Table </w:t>
      </w:r>
      <w:r w:rsidR="005238B3" w:rsidRPr="00BF3FC0">
        <w:rPr>
          <w:rFonts w:cs="Arial"/>
          <w:szCs w:val="24"/>
        </w:rPr>
        <w:t>7</w:t>
      </w:r>
      <w:r w:rsidRPr="00BF3FC0">
        <w:rPr>
          <w:rFonts w:cs="Arial"/>
          <w:szCs w:val="24"/>
        </w:rPr>
        <w:t>: Residual Exceedances</w:t>
      </w:r>
    </w:p>
    <w:p w14:paraId="30B9C6E8" w14:textId="7C9D7D3C" w:rsidR="00631DD3" w:rsidRPr="00BF3FC0" w:rsidRDefault="00631DD3" w:rsidP="00CB3191">
      <w:pPr>
        <w:spacing w:before="60" w:after="60" w:line="300" w:lineRule="auto"/>
        <w:rPr>
          <w:rFonts w:cs="Arial"/>
          <w:szCs w:val="24"/>
        </w:rPr>
      </w:pPr>
      <w:r w:rsidRPr="00BF3FC0">
        <w:rPr>
          <w:rFonts w:cs="Arial"/>
          <w:szCs w:val="24"/>
        </w:rPr>
        <w:t xml:space="preserve">Table </w:t>
      </w:r>
      <w:r w:rsidR="006D3978" w:rsidRPr="00BF3FC0">
        <w:rPr>
          <w:rFonts w:cs="Arial"/>
          <w:szCs w:val="24"/>
        </w:rPr>
        <w:t>6</w:t>
      </w:r>
      <w:r w:rsidRPr="00BF3FC0">
        <w:rPr>
          <w:rFonts w:cs="Arial"/>
          <w:szCs w:val="24"/>
        </w:rPr>
        <w:t>: Soil Salinity and Texture Analysis</w:t>
      </w:r>
    </w:p>
    <w:p w14:paraId="62106F59" w14:textId="12AEBF34" w:rsidR="00631DD3" w:rsidRPr="00BF3FC0" w:rsidRDefault="00631DD3" w:rsidP="00CB3191">
      <w:pPr>
        <w:spacing w:before="60" w:after="60" w:line="300" w:lineRule="auto"/>
        <w:rPr>
          <w:rFonts w:cs="Arial"/>
          <w:color w:val="FF0000"/>
          <w:szCs w:val="24"/>
        </w:rPr>
      </w:pPr>
      <w:r w:rsidRPr="00BF3FC0">
        <w:rPr>
          <w:rFonts w:cs="Arial"/>
          <w:color w:val="FF0000"/>
          <w:szCs w:val="24"/>
        </w:rPr>
        <w:t xml:space="preserve">Table </w:t>
      </w:r>
      <w:r w:rsidR="006D3978" w:rsidRPr="00BF3FC0">
        <w:rPr>
          <w:rFonts w:cs="Arial"/>
          <w:color w:val="FF0000"/>
          <w:szCs w:val="24"/>
        </w:rPr>
        <w:t>7</w:t>
      </w:r>
      <w:r w:rsidRPr="00BF3FC0">
        <w:rPr>
          <w:rFonts w:cs="Arial"/>
          <w:color w:val="FF0000"/>
          <w:szCs w:val="24"/>
        </w:rPr>
        <w:t>: Soil Hydrocarbon Analysis</w:t>
      </w:r>
    </w:p>
    <w:p w14:paraId="2B8C8499" w14:textId="2F519876" w:rsidR="00631DD3" w:rsidRPr="00BF3FC0" w:rsidRDefault="00631DD3" w:rsidP="00CB3191">
      <w:pPr>
        <w:spacing w:before="60" w:after="60" w:line="300" w:lineRule="auto"/>
        <w:rPr>
          <w:rFonts w:cs="Arial"/>
          <w:color w:val="FF0000"/>
          <w:szCs w:val="24"/>
        </w:rPr>
      </w:pPr>
      <w:r w:rsidRPr="00BF3FC0">
        <w:rPr>
          <w:rFonts w:cs="Arial"/>
          <w:color w:val="FF0000"/>
          <w:szCs w:val="24"/>
        </w:rPr>
        <w:t xml:space="preserve">Table </w:t>
      </w:r>
      <w:r w:rsidR="006D3978" w:rsidRPr="00BF3FC0">
        <w:rPr>
          <w:rFonts w:cs="Arial"/>
          <w:color w:val="FF0000"/>
          <w:szCs w:val="24"/>
        </w:rPr>
        <w:t>8</w:t>
      </w:r>
      <w:r w:rsidRPr="00BF3FC0">
        <w:rPr>
          <w:rFonts w:cs="Arial"/>
          <w:color w:val="FF0000"/>
          <w:szCs w:val="24"/>
        </w:rPr>
        <w:t>: Soil Metal Analysis</w:t>
      </w:r>
    </w:p>
    <w:p w14:paraId="06067B4D" w14:textId="77777777" w:rsidR="00411FDB" w:rsidRPr="00BF3FC0" w:rsidRDefault="00411FDB" w:rsidP="008F388B">
      <w:pPr>
        <w:pStyle w:val="Title"/>
        <w:rPr>
          <w:lang w:val="en-CA"/>
        </w:rPr>
      </w:pPr>
      <w:r w:rsidRPr="00BF3FC0">
        <w:rPr>
          <w:lang w:val="en-CA"/>
        </w:rPr>
        <w:t>Appendices</w:t>
      </w:r>
    </w:p>
    <w:p w14:paraId="5C0428FD" w14:textId="66250E0F" w:rsidR="008A506D" w:rsidRPr="00BF3FC0" w:rsidRDefault="008A506D" w:rsidP="00CB3191">
      <w:pPr>
        <w:spacing w:before="60" w:after="60" w:line="300" w:lineRule="auto"/>
        <w:rPr>
          <w:rFonts w:cs="Arial"/>
          <w:szCs w:val="24"/>
        </w:rPr>
      </w:pPr>
      <w:r w:rsidRPr="00BF3FC0">
        <w:rPr>
          <w:rFonts w:cs="Arial"/>
          <w:szCs w:val="24"/>
        </w:rPr>
        <w:lastRenderedPageBreak/>
        <w:t xml:space="preserve">Appendix </w:t>
      </w:r>
      <w:r w:rsidR="00DE220E" w:rsidRPr="00BF3FC0">
        <w:rPr>
          <w:rFonts w:cs="Arial"/>
          <w:szCs w:val="24"/>
        </w:rPr>
        <w:t>A</w:t>
      </w:r>
      <w:r w:rsidR="0088438D" w:rsidRPr="00BF3FC0">
        <w:rPr>
          <w:rFonts w:cs="Arial"/>
          <w:szCs w:val="24"/>
        </w:rPr>
        <w:t xml:space="preserve">: </w:t>
      </w:r>
      <w:r w:rsidR="00A1760E" w:rsidRPr="00BF3FC0">
        <w:rPr>
          <w:rFonts w:cs="Arial"/>
          <w:szCs w:val="24"/>
        </w:rPr>
        <w:t>Borehole Logs</w:t>
      </w:r>
    </w:p>
    <w:p w14:paraId="61C5DCF2" w14:textId="22105AF6" w:rsidR="00005E04" w:rsidRPr="00BF3FC0" w:rsidRDefault="006504B0" w:rsidP="00CB3191">
      <w:pPr>
        <w:spacing w:before="60" w:after="60" w:line="300" w:lineRule="auto"/>
        <w:rPr>
          <w:rFonts w:cs="Arial"/>
          <w:szCs w:val="24"/>
        </w:rPr>
      </w:pPr>
      <w:r w:rsidRPr="00BF3FC0">
        <w:rPr>
          <w:rFonts w:cs="Arial"/>
          <w:szCs w:val="24"/>
        </w:rPr>
        <w:t xml:space="preserve">Appendix </w:t>
      </w:r>
      <w:r w:rsidR="00DE220E" w:rsidRPr="00BF3FC0">
        <w:rPr>
          <w:rFonts w:cs="Arial"/>
          <w:szCs w:val="24"/>
        </w:rPr>
        <w:t>B</w:t>
      </w:r>
      <w:r w:rsidR="0088438D" w:rsidRPr="00BF3FC0">
        <w:rPr>
          <w:rFonts w:cs="Arial"/>
          <w:szCs w:val="24"/>
        </w:rPr>
        <w:t xml:space="preserve">: </w:t>
      </w:r>
      <w:r w:rsidR="00005E04" w:rsidRPr="00BF3FC0">
        <w:rPr>
          <w:rFonts w:cs="Arial"/>
          <w:szCs w:val="24"/>
        </w:rPr>
        <w:t>Laboratory Reports</w:t>
      </w:r>
    </w:p>
    <w:p w14:paraId="356D95E1" w14:textId="7C2F60DE" w:rsidR="00323EB9" w:rsidRPr="00BF3FC0" w:rsidRDefault="00323EB9" w:rsidP="00CB3191">
      <w:pPr>
        <w:spacing w:before="60" w:after="60" w:line="300" w:lineRule="auto"/>
        <w:rPr>
          <w:rFonts w:cs="Arial"/>
          <w:color w:val="FF0000"/>
          <w:szCs w:val="24"/>
        </w:rPr>
      </w:pPr>
      <w:r w:rsidRPr="00BF3FC0">
        <w:rPr>
          <w:rFonts w:cs="Arial"/>
          <w:color w:val="FF0000"/>
          <w:szCs w:val="24"/>
        </w:rPr>
        <w:t>Appendix C:</w:t>
      </w:r>
      <w:r w:rsidR="0025523C" w:rsidRPr="00BF3FC0">
        <w:rPr>
          <w:rFonts w:cs="Arial"/>
          <w:color w:val="FF0000"/>
          <w:szCs w:val="24"/>
        </w:rPr>
        <w:t xml:space="preserve"> </w:t>
      </w:r>
      <w:r w:rsidRPr="00BF3FC0">
        <w:rPr>
          <w:rFonts w:cs="Arial"/>
          <w:color w:val="FF0000"/>
          <w:szCs w:val="24"/>
        </w:rPr>
        <w:t>Geophysical Surveys</w:t>
      </w:r>
    </w:p>
    <w:p w14:paraId="732AACC2" w14:textId="6956CCAB" w:rsidR="004F7CB7" w:rsidRPr="00BF3FC0" w:rsidRDefault="004F7CB7" w:rsidP="00CB3191">
      <w:pPr>
        <w:spacing w:before="60" w:after="60" w:line="300" w:lineRule="auto"/>
        <w:rPr>
          <w:rFonts w:cs="Arial"/>
          <w:szCs w:val="24"/>
        </w:rPr>
      </w:pPr>
      <w:r w:rsidRPr="00BF3FC0">
        <w:rPr>
          <w:rFonts w:cs="Arial"/>
          <w:szCs w:val="24"/>
        </w:rPr>
        <w:t xml:space="preserve">Appendix </w:t>
      </w:r>
      <w:r w:rsidR="00323EB9" w:rsidRPr="00BF3FC0">
        <w:rPr>
          <w:rFonts w:cs="Arial"/>
          <w:szCs w:val="24"/>
        </w:rPr>
        <w:t>D</w:t>
      </w:r>
      <w:r w:rsidR="0088438D" w:rsidRPr="00BF3FC0">
        <w:rPr>
          <w:rFonts w:cs="Arial"/>
          <w:szCs w:val="24"/>
        </w:rPr>
        <w:t>:</w:t>
      </w:r>
      <w:r w:rsidR="00B93C08" w:rsidRPr="00BF3FC0">
        <w:rPr>
          <w:rFonts w:cs="Arial"/>
          <w:szCs w:val="24"/>
        </w:rPr>
        <w:t xml:space="preserve"> Methodology</w:t>
      </w:r>
      <w:r w:rsidR="0088438D" w:rsidRPr="00BF3FC0">
        <w:rPr>
          <w:rFonts w:cs="Arial"/>
          <w:szCs w:val="24"/>
        </w:rPr>
        <w:t xml:space="preserve"> </w:t>
      </w:r>
    </w:p>
    <w:p w14:paraId="473271D5" w14:textId="4CE0E160" w:rsidR="004F7CB7" w:rsidRPr="00BF3FC0" w:rsidRDefault="004F7CB7" w:rsidP="00CB3191">
      <w:pPr>
        <w:spacing w:before="60" w:after="60" w:line="300" w:lineRule="auto"/>
        <w:rPr>
          <w:rFonts w:cs="Arial"/>
          <w:color w:val="FF0000"/>
          <w:szCs w:val="24"/>
        </w:rPr>
      </w:pPr>
      <w:r w:rsidRPr="00BF3FC0">
        <w:rPr>
          <w:rFonts w:cs="Arial"/>
          <w:color w:val="FF0000"/>
          <w:szCs w:val="24"/>
        </w:rPr>
        <w:t xml:space="preserve">Appendix </w:t>
      </w:r>
      <w:r w:rsidR="00323EB9" w:rsidRPr="00BF3FC0">
        <w:rPr>
          <w:rFonts w:cs="Arial"/>
          <w:color w:val="FF0000"/>
          <w:szCs w:val="24"/>
        </w:rPr>
        <w:t>E</w:t>
      </w:r>
      <w:r w:rsidR="0028016E" w:rsidRPr="00BF3FC0">
        <w:rPr>
          <w:rFonts w:cs="Arial"/>
          <w:color w:val="FF0000"/>
          <w:szCs w:val="24"/>
        </w:rPr>
        <w:t xml:space="preserve">: </w:t>
      </w:r>
      <w:r w:rsidR="00B93C08" w:rsidRPr="00BF3FC0">
        <w:rPr>
          <w:rFonts w:cs="Arial"/>
          <w:color w:val="FF0000"/>
          <w:szCs w:val="24"/>
        </w:rPr>
        <w:t>Background Statistics</w:t>
      </w:r>
    </w:p>
    <w:p w14:paraId="05429AAC" w14:textId="31A982E4" w:rsidR="00CE0F7D" w:rsidRPr="00BF3FC0" w:rsidRDefault="00CE0F7D" w:rsidP="00CB3191">
      <w:pPr>
        <w:spacing w:before="60" w:after="60" w:line="300" w:lineRule="auto"/>
        <w:rPr>
          <w:rFonts w:cs="Arial"/>
          <w:szCs w:val="24"/>
        </w:rPr>
      </w:pPr>
      <w:r w:rsidRPr="00BF3FC0">
        <w:rPr>
          <w:rFonts w:cs="Arial"/>
          <w:szCs w:val="24"/>
        </w:rPr>
        <w:t xml:space="preserve">Appendix </w:t>
      </w:r>
      <w:r w:rsidR="004A40EB" w:rsidRPr="00BF3FC0">
        <w:rPr>
          <w:rFonts w:cs="Arial"/>
          <w:szCs w:val="24"/>
        </w:rPr>
        <w:t>F</w:t>
      </w:r>
      <w:r w:rsidRPr="00BF3FC0">
        <w:rPr>
          <w:rFonts w:cs="Arial"/>
          <w:szCs w:val="24"/>
        </w:rPr>
        <w:t>: Professional Declaration</w:t>
      </w:r>
    </w:p>
    <w:p w14:paraId="2FA9E664" w14:textId="77777777" w:rsidR="00CE0F7D" w:rsidRPr="00BF3FC0" w:rsidRDefault="00CE0F7D" w:rsidP="008F388B">
      <w:pPr>
        <w:rPr>
          <w:highlight w:val="yellow"/>
        </w:rPr>
        <w:sectPr w:rsidR="00CE0F7D" w:rsidRPr="00BF3FC0" w:rsidSect="00E20C1D">
          <w:headerReference w:type="default" r:id="rId18"/>
          <w:footerReference w:type="default" r:id="rId19"/>
          <w:pgSz w:w="12240" w:h="15840" w:code="1"/>
          <w:pgMar w:top="1077" w:right="1247" w:bottom="1077" w:left="1247" w:header="567" w:footer="567" w:gutter="0"/>
          <w:pgNumType w:fmt="lowerRoman" w:start="1"/>
          <w:cols w:space="708"/>
          <w:docGrid w:linePitch="360"/>
        </w:sectPr>
      </w:pPr>
    </w:p>
    <w:p w14:paraId="23F84C31" w14:textId="77777777" w:rsidR="00411FDB" w:rsidRPr="00BF3FC0" w:rsidRDefault="00411FDB" w:rsidP="00FF67B6">
      <w:pPr>
        <w:pStyle w:val="Heading1"/>
        <w:rPr>
          <w:lang w:val="en-CA"/>
        </w:rPr>
      </w:pPr>
      <w:bookmarkStart w:id="14" w:name="_Toc241158061"/>
      <w:r w:rsidRPr="00BF3FC0">
        <w:rPr>
          <w:lang w:val="en-CA"/>
        </w:rPr>
        <w:lastRenderedPageBreak/>
        <w:t>Introduction</w:t>
      </w:r>
      <w:bookmarkEnd w:id="14"/>
    </w:p>
    <w:p w14:paraId="7B7D60F1" w14:textId="3191DE42" w:rsidR="000C6EE9" w:rsidRDefault="000C6EE9" w:rsidP="00757211">
      <w:r>
        <w:t>&lt;INSERT_1_START&gt;</w:t>
      </w:r>
    </w:p>
    <w:p w14:paraId="6753B362" w14:textId="4703E538" w:rsidR="00C43004" w:rsidRDefault="00043E5E" w:rsidP="00757211">
      <w:r w:rsidRPr="00BF3FC0">
        <w:t xml:space="preserve">Canlin Energy Corporation (Canlin) retained EBM Geoscience </w:t>
      </w:r>
      <w:r w:rsidR="006E4D9D" w:rsidRPr="00BF3FC0">
        <w:t xml:space="preserve">Inc. </w:t>
      </w:r>
      <w:r w:rsidRPr="00BF3FC0">
        <w:t>(EBM) to complete a Phase 2 Environmental Site Assessment (ESA) at the</w:t>
      </w:r>
      <w:r w:rsidR="0044202C">
        <w:t xml:space="preserve"> </w:t>
      </w:r>
      <w:commentRangeStart w:id="15"/>
      <w:r w:rsidRPr="00BF3FC0">
        <w:t xml:space="preserve">Canlin MEDHAT </w:t>
      </w:r>
      <w:r w:rsidR="0027548C" w:rsidRPr="00BF3FC0">
        <w:t>9-2-14-3 wellsite</w:t>
      </w:r>
      <w:commentRangeEnd w:id="15"/>
      <w:r w:rsidR="0044202C" w:rsidRPr="00BF3FC0">
        <w:rPr>
          <w:rStyle w:val="CommentReference"/>
          <w:sz w:val="22"/>
          <w:szCs w:val="22"/>
        </w:rPr>
        <w:commentReference w:id="15"/>
      </w:r>
      <w:r w:rsidRPr="00BF3FC0">
        <w:t xml:space="preserve"> at surface location 100/</w:t>
      </w:r>
      <w:r w:rsidR="003337FF" w:rsidRPr="00BF3FC0">
        <w:t xml:space="preserve">09-02-014-03W4M </w:t>
      </w:r>
      <w:r w:rsidRPr="00BF3FC0">
        <w:t xml:space="preserve">(the site). </w:t>
      </w:r>
      <w:r w:rsidR="00CA238E" w:rsidRPr="00BF3FC0">
        <w:t>Field</w:t>
      </w:r>
      <w:r w:rsidR="00C43004" w:rsidRPr="00BF3FC0">
        <w:t>work was completed on</w:t>
      </w:r>
      <w:commentRangeStart w:id="16"/>
      <w:r w:rsidR="00C43004" w:rsidRPr="00BF3FC0">
        <w:t xml:space="preserve"> November 19, 2025.</w:t>
      </w:r>
      <w:commentRangeEnd w:id="16"/>
      <w:r w:rsidR="00B04C44">
        <w:rPr>
          <w:rStyle w:val="CommentReference"/>
          <w:sz w:val="22"/>
          <w:szCs w:val="22"/>
        </w:rPr>
        <w:commentReference w:id="16"/>
      </w:r>
    </w:p>
    <w:p w14:paraId="43A03DB5" w14:textId="57919712" w:rsidR="000C6EE9" w:rsidRPr="00BF3FC0" w:rsidRDefault="000C6EE9" w:rsidP="00757211">
      <w:r>
        <w:t>&lt;INSERT_1_END&gt;</w:t>
      </w:r>
    </w:p>
    <w:p w14:paraId="30DF94A0" w14:textId="4D08461C" w:rsidR="00411FDB" w:rsidRDefault="00411FDB" w:rsidP="003F3FC2">
      <w:pPr>
        <w:pStyle w:val="Heading2"/>
        <w:rPr>
          <w:lang w:val="en-CA"/>
        </w:rPr>
      </w:pPr>
      <w:bookmarkStart w:id="17" w:name="_Toc241158062"/>
      <w:r w:rsidRPr="00BF3FC0">
        <w:rPr>
          <w:lang w:val="en-CA"/>
        </w:rPr>
        <w:t>Objectives</w:t>
      </w:r>
      <w:r w:rsidR="00246A36" w:rsidRPr="00BF3FC0">
        <w:rPr>
          <w:lang w:val="en-CA"/>
        </w:rPr>
        <w:t xml:space="preserve"> and Scope</w:t>
      </w:r>
      <w:bookmarkEnd w:id="17"/>
    </w:p>
    <w:p w14:paraId="2933794B" w14:textId="3D7E1087" w:rsidR="000C6EE9" w:rsidRPr="000C6EE9" w:rsidRDefault="000C6EE9" w:rsidP="000C6EE9">
      <w:r>
        <w:t>&lt;INSERT_1_1_START&gt;</w:t>
      </w:r>
    </w:p>
    <w:p w14:paraId="1840E299" w14:textId="5F8B686A" w:rsidR="003337E7" w:rsidRPr="003337E7" w:rsidRDefault="003337E7" w:rsidP="00446821">
      <w:pPr>
        <w:rPr>
          <w:rFonts w:cs="Arial"/>
          <w:color w:val="C00000"/>
        </w:rPr>
      </w:pPr>
      <w:r w:rsidRPr="003337E7">
        <w:rPr>
          <w:rFonts w:cs="Arial"/>
          <w:color w:val="C00000"/>
        </w:rPr>
        <w:t>Presence/Absence P2</w:t>
      </w:r>
    </w:p>
    <w:p w14:paraId="5AD47416" w14:textId="41FCBF3A" w:rsidR="00446821" w:rsidRDefault="006E5A10" w:rsidP="00446821">
      <w:pPr>
        <w:rPr>
          <w:rFonts w:cs="Arial"/>
        </w:rPr>
      </w:pPr>
      <w:commentRangeStart w:id="18"/>
      <w:commentRangeStart w:id="19"/>
      <w:r w:rsidRPr="00BF3FC0">
        <w:rPr>
          <w:rFonts w:cs="Arial"/>
        </w:rPr>
        <w:t>The objective</w:t>
      </w:r>
      <w:commentRangeEnd w:id="19"/>
      <w:r w:rsidR="00446821" w:rsidRPr="00BF3FC0">
        <w:rPr>
          <w:rStyle w:val="CommentReference"/>
          <w:rFonts w:cs="Arial"/>
          <w:sz w:val="22"/>
          <w:szCs w:val="22"/>
        </w:rPr>
        <w:commentReference w:id="19"/>
      </w:r>
      <w:r w:rsidRPr="00BF3FC0">
        <w:rPr>
          <w:rFonts w:cs="Arial"/>
        </w:rPr>
        <w:t xml:space="preserve"> of the </w:t>
      </w:r>
      <w:r w:rsidR="001A3851">
        <w:rPr>
          <w:rFonts w:cs="Arial"/>
        </w:rPr>
        <w:t xml:space="preserve">assessment </w:t>
      </w:r>
      <w:r w:rsidR="008C5F53" w:rsidRPr="00BF3FC0">
        <w:rPr>
          <w:rFonts w:cs="Arial"/>
        </w:rPr>
        <w:t>w</w:t>
      </w:r>
      <w:r w:rsidR="00E674FC">
        <w:rPr>
          <w:rFonts w:cs="Arial"/>
        </w:rPr>
        <w:t>as</w:t>
      </w:r>
      <w:r w:rsidR="008C5F53" w:rsidRPr="00BF3FC0">
        <w:rPr>
          <w:rFonts w:cs="Arial"/>
        </w:rPr>
        <w:t xml:space="preserve"> </w:t>
      </w:r>
      <w:r w:rsidR="0021169E" w:rsidRPr="00BF3FC0">
        <w:rPr>
          <w:rFonts w:cs="Arial"/>
        </w:rPr>
        <w:t xml:space="preserve">to investigate each area of potential environmental concern (APEC) for the presence or absence of </w:t>
      </w:r>
      <w:r w:rsidR="005408B7">
        <w:rPr>
          <w:rFonts w:cs="Arial"/>
        </w:rPr>
        <w:t xml:space="preserve">the </w:t>
      </w:r>
      <w:r w:rsidR="0021169E" w:rsidRPr="00BF3FC0">
        <w:rPr>
          <w:rFonts w:cs="Arial"/>
        </w:rPr>
        <w:t>contaminants of potential concern (CoPC</w:t>
      </w:r>
      <w:r w:rsidR="007C016D" w:rsidRPr="00BF3FC0">
        <w:rPr>
          <w:rFonts w:cs="Arial"/>
        </w:rPr>
        <w:t>s</w:t>
      </w:r>
      <w:r w:rsidR="0021169E" w:rsidRPr="00BF3FC0">
        <w:rPr>
          <w:rFonts w:cs="Arial"/>
        </w:rPr>
        <w:t>)</w:t>
      </w:r>
      <w:r w:rsidRPr="00BF3FC0">
        <w:rPr>
          <w:rFonts w:cs="Arial"/>
        </w:rPr>
        <w:t>.</w:t>
      </w:r>
      <w:commentRangeEnd w:id="18"/>
      <w:r w:rsidR="009975FE">
        <w:rPr>
          <w:rStyle w:val="CommentReference"/>
          <w:rFonts w:cs="Arial"/>
          <w:sz w:val="22"/>
          <w:szCs w:val="22"/>
        </w:rPr>
        <w:commentReference w:id="18"/>
      </w:r>
    </w:p>
    <w:p w14:paraId="5EB55A7A" w14:textId="4CBE778A" w:rsidR="004020F5" w:rsidRPr="004020F5" w:rsidRDefault="004020F5" w:rsidP="00446821">
      <w:pPr>
        <w:rPr>
          <w:rFonts w:cs="Arial"/>
          <w:color w:val="C00000"/>
        </w:rPr>
      </w:pPr>
      <w:r w:rsidRPr="004020F5">
        <w:rPr>
          <w:rFonts w:cs="Arial"/>
          <w:color w:val="C00000"/>
        </w:rPr>
        <w:t>OR</w:t>
      </w:r>
      <w:r w:rsidR="003337E7">
        <w:rPr>
          <w:rFonts w:cs="Arial"/>
          <w:color w:val="C00000"/>
        </w:rPr>
        <w:t>-Standard Tier 1 P1</w:t>
      </w:r>
    </w:p>
    <w:p w14:paraId="67C448BC" w14:textId="38905FA5" w:rsidR="006E5A10" w:rsidRPr="00ED00DF" w:rsidRDefault="00446821" w:rsidP="00175B19">
      <w:commentRangeStart w:id="20"/>
      <w:r w:rsidRPr="00446821">
        <w:t xml:space="preserve">The objectives of the assessment were to characterize soil quality at the identified areas of potential environmental concern (APECs), delineate </w:t>
      </w:r>
      <w:r w:rsidR="00881107">
        <w:t>the extent of impacts</w:t>
      </w:r>
      <w:r w:rsidR="001A3851">
        <w:t xml:space="preserve"> for the relevant contaminants of potential concern (CoPCs)</w:t>
      </w:r>
      <w:r w:rsidR="00881107">
        <w:t xml:space="preserve">, </w:t>
      </w:r>
      <w:r w:rsidRPr="00446821">
        <w:t>and evaluate the site for closure.</w:t>
      </w:r>
      <w:commentRangeEnd w:id="20"/>
      <w:r w:rsidR="004020F5" w:rsidRPr="00ED00DF">
        <w:rPr>
          <w:rStyle w:val="CommentReference"/>
          <w:sz w:val="22"/>
          <w:szCs w:val="22"/>
        </w:rPr>
        <w:commentReference w:id="20"/>
      </w:r>
    </w:p>
    <w:p w14:paraId="5F8FB811" w14:textId="77777777" w:rsidR="0081121B" w:rsidRPr="00BF3FC0" w:rsidRDefault="0081121B" w:rsidP="0081121B">
      <w:r w:rsidRPr="00BF3FC0">
        <w:t xml:space="preserve">The scope of work included the following: </w:t>
      </w:r>
    </w:p>
    <w:p w14:paraId="27954702" w14:textId="77777777" w:rsidR="0081121B" w:rsidRPr="00BF3FC0" w:rsidRDefault="0081121B" w:rsidP="00D45A6D">
      <w:pPr>
        <w:pStyle w:val="Bullets"/>
      </w:pPr>
      <w:r w:rsidRPr="00BF3FC0">
        <w:t>Review the historical investigation data.</w:t>
      </w:r>
    </w:p>
    <w:p w14:paraId="22C8D4E5" w14:textId="77777777" w:rsidR="0081121B" w:rsidRPr="00BF3FC0" w:rsidRDefault="0081121B" w:rsidP="00D45A6D">
      <w:pPr>
        <w:pStyle w:val="Bullets"/>
      </w:pPr>
      <w:r w:rsidRPr="00BF3FC0">
        <w:t>Evaluate background conditions.</w:t>
      </w:r>
    </w:p>
    <w:p w14:paraId="1685963E" w14:textId="3988AF13" w:rsidR="00692609" w:rsidRPr="00BF3FC0" w:rsidRDefault="0081121B" w:rsidP="00F87723">
      <w:pPr>
        <w:pStyle w:val="Bullets"/>
      </w:pPr>
      <w:r w:rsidRPr="00BF3FC0">
        <w:t xml:space="preserve">Evaluate each APEC </w:t>
      </w:r>
      <w:r w:rsidR="00A556C5">
        <w:t xml:space="preserve">for </w:t>
      </w:r>
      <w:r w:rsidRPr="00BF3FC0">
        <w:t>the associated</w:t>
      </w:r>
      <w:r w:rsidR="00F943B5" w:rsidRPr="00BF3FC0">
        <w:t xml:space="preserve"> </w:t>
      </w:r>
      <w:r w:rsidRPr="00BF3FC0">
        <w:t>C</w:t>
      </w:r>
      <w:r w:rsidR="00F943B5" w:rsidRPr="00BF3FC0">
        <w:t>o</w:t>
      </w:r>
      <w:r w:rsidRPr="00BF3FC0">
        <w:t>PCs</w:t>
      </w:r>
      <w:r w:rsidR="00692609">
        <w:t xml:space="preserve">. </w:t>
      </w:r>
    </w:p>
    <w:p w14:paraId="6FBFA090" w14:textId="77777777" w:rsidR="00015363" w:rsidRPr="00BF3FC0" w:rsidRDefault="00015363" w:rsidP="00015363">
      <w:pPr>
        <w:pStyle w:val="Bullets"/>
      </w:pPr>
      <w:r w:rsidRPr="00BF3FC0">
        <w:t>Develop a conceptual site model (CSM).</w:t>
      </w:r>
    </w:p>
    <w:p w14:paraId="734680B2" w14:textId="3DB4B338" w:rsidR="0026476C" w:rsidRDefault="0081121B" w:rsidP="00D45A6D">
      <w:pPr>
        <w:pStyle w:val="Bullets"/>
      </w:pPr>
      <w:r w:rsidRPr="00BF3FC0">
        <w:t>Prepare a summary report to current regulatory standards.</w:t>
      </w:r>
    </w:p>
    <w:p w14:paraId="66454DDD" w14:textId="77777777" w:rsidR="000C6EE9" w:rsidRDefault="000C6EE9" w:rsidP="000C6EE9">
      <w:pPr>
        <w:pStyle w:val="Bullets"/>
        <w:numPr>
          <w:ilvl w:val="0"/>
          <w:numId w:val="0"/>
        </w:numPr>
        <w:ind w:left="720" w:hanging="360"/>
      </w:pPr>
    </w:p>
    <w:p w14:paraId="63ED50AD" w14:textId="5586B095" w:rsidR="000C6EE9" w:rsidRPr="00BF3FC0" w:rsidRDefault="000C6EE9" w:rsidP="00AA2137">
      <w:pPr>
        <w:pStyle w:val="Bullets"/>
        <w:numPr>
          <w:ilvl w:val="0"/>
          <w:numId w:val="0"/>
        </w:numPr>
        <w:ind w:left="360" w:hanging="360"/>
      </w:pPr>
      <w:r>
        <w:t>&lt;INSERT_1_1_END&gt;</w:t>
      </w:r>
    </w:p>
    <w:p w14:paraId="4C16091C" w14:textId="609BE318" w:rsidR="00556583" w:rsidRPr="00BF3FC0" w:rsidRDefault="00556583" w:rsidP="00556583">
      <w:pPr>
        <w:pStyle w:val="Heading2"/>
        <w:rPr>
          <w:lang w:val="en-CA"/>
        </w:rPr>
      </w:pPr>
      <w:bookmarkStart w:id="21" w:name="_Toc241158063"/>
      <w:r w:rsidRPr="00BF3FC0">
        <w:rPr>
          <w:lang w:val="en-CA"/>
        </w:rPr>
        <w:t>Background Information</w:t>
      </w:r>
      <w:bookmarkEnd w:id="21"/>
    </w:p>
    <w:p w14:paraId="30AEECE3" w14:textId="6C7B203C" w:rsidR="00556583" w:rsidRPr="00BF3FC0" w:rsidRDefault="00556583" w:rsidP="00556583">
      <w:pPr>
        <w:pStyle w:val="Heading3"/>
        <w:rPr>
          <w:lang w:val="en-CA"/>
        </w:rPr>
      </w:pPr>
      <w:bookmarkStart w:id="22" w:name="_Toc241158064"/>
      <w:r w:rsidRPr="00BF3FC0">
        <w:rPr>
          <w:lang w:val="en-CA"/>
        </w:rPr>
        <w:t>Previous Environmental Assessments</w:t>
      </w:r>
      <w:bookmarkEnd w:id="22"/>
    </w:p>
    <w:p w14:paraId="0171055C" w14:textId="4157BABE" w:rsidR="0019682C" w:rsidRDefault="0019682C" w:rsidP="00556583">
      <w:r>
        <w:t>&lt;INSERT_121_START&gt;</w:t>
      </w:r>
    </w:p>
    <w:p w14:paraId="0DABD560" w14:textId="5AC2E250" w:rsidR="00556583" w:rsidRPr="00BF3FC0" w:rsidRDefault="00556583" w:rsidP="00556583">
      <w:commentRangeStart w:id="23"/>
      <w:r w:rsidRPr="00BF3FC0">
        <w:lastRenderedPageBreak/>
        <w:t xml:space="preserve">The Phase 1 ESA was unavailable for review, and to our knowledge, no other contaminant investigations have been conducted. </w:t>
      </w:r>
      <w:commentRangeEnd w:id="23"/>
      <w:r w:rsidR="00C35EC6" w:rsidRPr="00BF3FC0">
        <w:rPr>
          <w:rStyle w:val="CommentReference"/>
          <w:sz w:val="22"/>
          <w:szCs w:val="22"/>
        </w:rPr>
        <w:commentReference w:id="23"/>
      </w:r>
    </w:p>
    <w:p w14:paraId="142584D7" w14:textId="77777777" w:rsidR="00556583" w:rsidRDefault="00556583" w:rsidP="00556583">
      <w:pPr>
        <w:rPr>
          <w:color w:val="C00000"/>
          <w:u w:val="single"/>
        </w:rPr>
      </w:pPr>
      <w:r w:rsidRPr="00BF3FC0">
        <w:rPr>
          <w:color w:val="C00000"/>
          <w:u w:val="single"/>
        </w:rPr>
        <w:t>OR</w:t>
      </w:r>
    </w:p>
    <w:p w14:paraId="3E0782A1" w14:textId="4A1E345D" w:rsidR="004A23AE" w:rsidRPr="00BF3FC0" w:rsidRDefault="004A23AE" w:rsidP="009854FA">
      <w:pPr>
        <w:rPr>
          <w:color w:val="C00000"/>
          <w:u w:val="single"/>
        </w:rPr>
      </w:pPr>
      <w:r>
        <w:rPr>
          <w:rStyle w:val="HTMLCode"/>
          <w:rFonts w:eastAsiaTheme="minorHAnsi"/>
        </w:rPr>
        <w:t>&lt;INSERT_121_TABLE&gt;</w:t>
      </w:r>
    </w:p>
    <w:tbl>
      <w:tblPr>
        <w:tblStyle w:val="TableGrid"/>
        <w:tblW w:w="9864" w:type="dxa"/>
        <w:tblInd w:w="-5" w:type="dxa"/>
        <w:tblLook w:val="04A0" w:firstRow="1" w:lastRow="0" w:firstColumn="1" w:lastColumn="0" w:noHBand="0" w:noVBand="1"/>
      </w:tblPr>
      <w:tblGrid>
        <w:gridCol w:w="2494"/>
        <w:gridCol w:w="7370"/>
      </w:tblGrid>
      <w:tr w:rsidR="00E00778" w:rsidRPr="00BF3FC0" w14:paraId="2345915A" w14:textId="77777777" w:rsidTr="004722C7">
        <w:trPr>
          <w:trHeight w:val="340"/>
        </w:trPr>
        <w:tc>
          <w:tcPr>
            <w:tcW w:w="2494" w:type="dxa"/>
            <w:shd w:val="clear" w:color="auto" w:fill="52796F"/>
            <w:vAlign w:val="center"/>
          </w:tcPr>
          <w:p w14:paraId="7E65F216" w14:textId="10488E34" w:rsidR="00556583" w:rsidRPr="00BF3FC0" w:rsidRDefault="00556583" w:rsidP="004722C7">
            <w:pPr>
              <w:pStyle w:val="ListParagraph"/>
              <w:rPr>
                <w:b/>
                <w:bCs/>
                <w:color w:val="FFFFFF" w:themeColor="background1"/>
                <w:lang w:val="en-CA"/>
              </w:rPr>
            </w:pPr>
            <w:r w:rsidRPr="00BF3FC0">
              <w:rPr>
                <w:b/>
                <w:bCs/>
                <w:color w:val="FFFFFF" w:themeColor="background1"/>
                <w:lang w:val="en-CA"/>
              </w:rPr>
              <w:t>202</w:t>
            </w:r>
            <w:r w:rsidR="00624FE8">
              <w:rPr>
                <w:b/>
                <w:bCs/>
                <w:color w:val="FFFFFF" w:themeColor="background1"/>
                <w:lang w:val="en-CA"/>
              </w:rPr>
              <w:t>1</w:t>
            </w:r>
          </w:p>
          <w:p w14:paraId="280528DC" w14:textId="17210844" w:rsidR="00556583" w:rsidRPr="00BF3FC0" w:rsidRDefault="00000000" w:rsidP="004722C7">
            <w:pPr>
              <w:pStyle w:val="ListParagraph"/>
              <w:rPr>
                <w:lang w:val="en-CA"/>
              </w:rPr>
            </w:pPr>
            <w:sdt>
              <w:sdtPr>
                <w:rPr>
                  <w:lang w:val="en-CA"/>
                </w:rPr>
                <w:id w:val="-2050905201"/>
                <w:citation/>
              </w:sdtPr>
              <w:sdtContent>
                <w:r w:rsidR="00BB5421">
                  <w:rPr>
                    <w:lang w:val="en-CA"/>
                  </w:rPr>
                  <w:fldChar w:fldCharType="begin"/>
                </w:r>
                <w:r w:rsidR="00BB5421">
                  <w:rPr>
                    <w:b/>
                    <w:bCs/>
                    <w:color w:val="FFFFFF" w:themeColor="background1"/>
                  </w:rPr>
                  <w:instrText xml:space="preserve">CITATION TLS231 \l 1033 </w:instrText>
                </w:r>
                <w:r w:rsidR="00BB5421">
                  <w:rPr>
                    <w:lang w:val="en-CA"/>
                  </w:rPr>
                  <w:fldChar w:fldCharType="separate"/>
                </w:r>
                <w:r w:rsidR="00BB5421" w:rsidRPr="008D183C">
                  <w:rPr>
                    <w:noProof/>
                    <w:color w:val="FFFFFF" w:themeColor="background1"/>
                  </w:rPr>
                  <w:t>(TLS, 2023)</w:t>
                </w:r>
                <w:r w:rsidR="00BB5421">
                  <w:rPr>
                    <w:lang w:val="en-CA"/>
                  </w:rPr>
                  <w:fldChar w:fldCharType="end"/>
                </w:r>
              </w:sdtContent>
            </w:sdt>
          </w:p>
        </w:tc>
        <w:tc>
          <w:tcPr>
            <w:tcW w:w="7370" w:type="dxa"/>
            <w:vAlign w:val="center"/>
          </w:tcPr>
          <w:p w14:paraId="68FD44EE" w14:textId="77777777" w:rsidR="00556583" w:rsidRPr="00BF3FC0" w:rsidRDefault="00556583" w:rsidP="004722C7">
            <w:pPr>
              <w:pStyle w:val="ListParagraph"/>
              <w:rPr>
                <w:lang w:val="en-CA"/>
              </w:rPr>
            </w:pPr>
            <w:r w:rsidRPr="00BF3FC0">
              <w:rPr>
                <w:lang w:val="en-CA"/>
              </w:rPr>
              <w:t>The historical Phase 1 ESA made the following conclusions:</w:t>
            </w:r>
          </w:p>
          <w:p w14:paraId="574A4377" w14:textId="7AF423BA" w:rsidR="00556583" w:rsidRPr="00BF3FC0" w:rsidRDefault="00556583" w:rsidP="004722C7">
            <w:pPr>
              <w:pStyle w:val="ListParagraph"/>
              <w:rPr>
                <w:lang w:val="en-CA"/>
              </w:rPr>
            </w:pPr>
            <w:r w:rsidRPr="00BF3FC0">
              <w:rPr>
                <w:lang w:val="en-CA"/>
              </w:rPr>
              <w:t>The drilling mud additives met the compliance option requirements, and investigation of the drilling waste disposal area (DWDA) is not required.</w:t>
            </w:r>
          </w:p>
          <w:p w14:paraId="570B0060" w14:textId="77777777" w:rsidR="00556583" w:rsidRPr="006D16CE" w:rsidRDefault="00556583" w:rsidP="004722C7">
            <w:pPr>
              <w:pStyle w:val="ListParagraph"/>
              <w:rPr>
                <w:color w:val="C00000"/>
                <w:lang w:val="en-CA"/>
              </w:rPr>
            </w:pPr>
            <w:r w:rsidRPr="006D16CE">
              <w:rPr>
                <w:color w:val="C00000"/>
                <w:lang w:val="en-CA"/>
              </w:rPr>
              <w:t>OR</w:t>
            </w:r>
          </w:p>
          <w:p w14:paraId="5C1A3C0A" w14:textId="77777777" w:rsidR="00556583" w:rsidRPr="00BF3FC0" w:rsidRDefault="00556583" w:rsidP="004722C7">
            <w:pPr>
              <w:pStyle w:val="ListParagraph"/>
              <w:rPr>
                <w:lang w:val="en-CA"/>
              </w:rPr>
            </w:pPr>
            <w:r w:rsidRPr="00BF3FC0">
              <w:rPr>
                <w:lang w:val="en-CA"/>
              </w:rPr>
              <w:t>The drilling mud additives did not meet the compliance option requirements for salinity, and an investigation of the drilling waste disposal area (DWDA) is required.</w:t>
            </w:r>
          </w:p>
          <w:p w14:paraId="757E2B50" w14:textId="761152B9" w:rsidR="00556583" w:rsidRPr="00BF3FC0" w:rsidRDefault="00556583" w:rsidP="004722C7">
            <w:pPr>
              <w:pStyle w:val="ListParagraph"/>
              <w:rPr>
                <w:lang w:val="en-CA"/>
              </w:rPr>
            </w:pPr>
            <w:r w:rsidRPr="00BF3FC0">
              <w:rPr>
                <w:lang w:val="en-CA"/>
              </w:rPr>
              <w:t xml:space="preserve">The well centre area requires investigation for potential environmental impacts associated with gas production and </w:t>
            </w:r>
            <w:r w:rsidR="00506BA5" w:rsidRPr="00BF3FC0">
              <w:rPr>
                <w:lang w:val="en-CA"/>
              </w:rPr>
              <w:t>well-servicing</w:t>
            </w:r>
            <w:r w:rsidRPr="00BF3FC0">
              <w:rPr>
                <w:lang w:val="en-CA"/>
              </w:rPr>
              <w:t xml:space="preserve"> activities.</w:t>
            </w:r>
          </w:p>
          <w:p w14:paraId="04509A8C" w14:textId="12213E18" w:rsidR="00556583" w:rsidRPr="00BF3FC0" w:rsidRDefault="00556583" w:rsidP="004722C7">
            <w:pPr>
              <w:pStyle w:val="ListParagraph"/>
              <w:rPr>
                <w:lang w:val="en-CA"/>
              </w:rPr>
            </w:pPr>
            <w:r w:rsidRPr="00BF3FC0">
              <w:rPr>
                <w:lang w:val="en-CA"/>
              </w:rPr>
              <w:t xml:space="preserve">A visual inspection of the site should be </w:t>
            </w:r>
            <w:r w:rsidR="00941C32" w:rsidRPr="00BF3FC0">
              <w:rPr>
                <w:lang w:val="en-CA"/>
              </w:rPr>
              <w:t>conducted to identify</w:t>
            </w:r>
            <w:r w:rsidRPr="00BF3FC0">
              <w:rPr>
                <w:lang w:val="en-CA"/>
              </w:rPr>
              <w:t xml:space="preserve"> additional areas of suspected impact.</w:t>
            </w:r>
          </w:p>
        </w:tc>
      </w:tr>
      <w:tr w:rsidR="00F70610" w:rsidRPr="00BF3FC0" w14:paraId="125BB4DB" w14:textId="77777777" w:rsidTr="004722C7">
        <w:trPr>
          <w:trHeight w:val="340"/>
        </w:trPr>
        <w:tc>
          <w:tcPr>
            <w:tcW w:w="2494" w:type="dxa"/>
            <w:shd w:val="clear" w:color="auto" w:fill="52796F"/>
            <w:vAlign w:val="center"/>
          </w:tcPr>
          <w:p w14:paraId="4372E017" w14:textId="557A21C2" w:rsidR="002F56AC" w:rsidRPr="002F56AC" w:rsidRDefault="002F56AC" w:rsidP="002F56AC">
            <w:pPr>
              <w:pStyle w:val="ListParagraph"/>
              <w:rPr>
                <w:b/>
                <w:bCs/>
                <w:color w:val="FFFFFF" w:themeColor="background1"/>
                <w:lang w:val="en-CA"/>
              </w:rPr>
            </w:pPr>
            <w:r w:rsidRPr="002F56AC">
              <w:rPr>
                <w:b/>
                <w:bCs/>
                <w:color w:val="FFFFFF" w:themeColor="background1"/>
                <w:lang w:val="en-CA"/>
              </w:rPr>
              <w:t>20</w:t>
            </w:r>
            <w:r w:rsidR="003A2676">
              <w:rPr>
                <w:b/>
                <w:bCs/>
                <w:color w:val="FFFFFF" w:themeColor="background1"/>
                <w:lang w:val="en-CA"/>
              </w:rPr>
              <w:t>24</w:t>
            </w:r>
          </w:p>
          <w:p w14:paraId="36826B67" w14:textId="02702A40" w:rsidR="00F70610" w:rsidRPr="00BF3FC0" w:rsidRDefault="00000000" w:rsidP="002F56AC">
            <w:pPr>
              <w:pStyle w:val="ListParagraph"/>
              <w:rPr>
                <w:b/>
                <w:bCs/>
                <w:color w:val="FFFFFF" w:themeColor="background1"/>
                <w:lang w:val="en-CA"/>
              </w:rPr>
            </w:pPr>
            <w:sdt>
              <w:sdtPr>
                <w:rPr>
                  <w:b/>
                  <w:bCs/>
                  <w:color w:val="FFFFFF" w:themeColor="background1"/>
                  <w:lang w:val="en-CA"/>
                </w:rPr>
                <w:id w:val="-293912648"/>
                <w:citation/>
              </w:sdtPr>
              <w:sdtContent>
                <w:r w:rsidR="005C443A">
                  <w:rPr>
                    <w:b/>
                    <w:bCs/>
                    <w:color w:val="FFFFFF" w:themeColor="background1"/>
                    <w:lang w:val="en-CA"/>
                  </w:rPr>
                  <w:fldChar w:fldCharType="begin"/>
                </w:r>
                <w:r w:rsidR="005C443A">
                  <w:rPr>
                    <w:b/>
                    <w:bCs/>
                    <w:color w:val="FFFFFF" w:themeColor="background1"/>
                  </w:rPr>
                  <w:instrText xml:space="preserve">CITATION Mat24 \l 1033 </w:instrText>
                </w:r>
                <w:r w:rsidR="005C443A">
                  <w:rPr>
                    <w:b/>
                    <w:bCs/>
                    <w:color w:val="FFFFFF" w:themeColor="background1"/>
                    <w:lang w:val="en-CA"/>
                  </w:rPr>
                  <w:fldChar w:fldCharType="separate"/>
                </w:r>
                <w:r w:rsidR="005C443A" w:rsidRPr="005C443A">
                  <w:rPr>
                    <w:noProof/>
                    <w:color w:val="FFFFFF" w:themeColor="background1"/>
                  </w:rPr>
                  <w:t>(Matrix, 2024)</w:t>
                </w:r>
                <w:r w:rsidR="005C443A">
                  <w:rPr>
                    <w:b/>
                    <w:bCs/>
                    <w:color w:val="FFFFFF" w:themeColor="background1"/>
                    <w:lang w:val="en-CA"/>
                  </w:rPr>
                  <w:fldChar w:fldCharType="end"/>
                </w:r>
              </w:sdtContent>
            </w:sdt>
          </w:p>
        </w:tc>
        <w:tc>
          <w:tcPr>
            <w:tcW w:w="7370" w:type="dxa"/>
            <w:vAlign w:val="center"/>
          </w:tcPr>
          <w:p w14:paraId="445F2D5A" w14:textId="69A19647" w:rsidR="00F70610" w:rsidRPr="00312FBE" w:rsidRDefault="00F70610" w:rsidP="00F70610">
            <w:pPr>
              <w:pStyle w:val="ListParagraph"/>
              <w:rPr>
                <w:color w:val="C00000"/>
                <w:lang w:val="en-CA"/>
              </w:rPr>
            </w:pPr>
            <w:r w:rsidRPr="008600B7">
              <w:rPr>
                <w:lang w:val="en-CA"/>
              </w:rPr>
              <w:t>In October 2011, six boreholes were advanced to a maximum depth of 4.5 mbgs. EC and SAR exceedances with elevated chloride concentrations were identified northeast of the well center</w:t>
            </w:r>
            <w:r>
              <w:rPr>
                <w:lang w:val="en-CA"/>
              </w:rPr>
              <w:t>, to depths ranging from 2.0–4.0 m</w:t>
            </w:r>
            <w:r w:rsidR="00767170">
              <w:rPr>
                <w:lang w:val="en-CA"/>
              </w:rPr>
              <w:t>. Vertical delineation of the exceedances and soil chloride was not achieved.</w:t>
            </w:r>
            <w:commentRangeStart w:id="24"/>
            <w:commentRangeEnd w:id="24"/>
            <w:r w:rsidRPr="00312FBE">
              <w:rPr>
                <w:rStyle w:val="CommentReference"/>
                <w:color w:val="C00000"/>
                <w:sz w:val="19"/>
                <w:lang w:val="en-CA"/>
              </w:rPr>
              <w:commentReference w:id="24"/>
            </w:r>
          </w:p>
        </w:tc>
      </w:tr>
      <w:tr w:rsidR="00F70610" w:rsidRPr="00BF3FC0" w14:paraId="07C68D1D" w14:textId="77777777" w:rsidTr="004722C7">
        <w:trPr>
          <w:trHeight w:val="340"/>
        </w:trPr>
        <w:tc>
          <w:tcPr>
            <w:tcW w:w="2494" w:type="dxa"/>
            <w:shd w:val="clear" w:color="auto" w:fill="52796F"/>
            <w:vAlign w:val="center"/>
          </w:tcPr>
          <w:p w14:paraId="7D52E3D5" w14:textId="55082CF9" w:rsidR="00F70610" w:rsidRDefault="00F70610" w:rsidP="00F70610">
            <w:pPr>
              <w:pStyle w:val="ListParagraph"/>
              <w:rPr>
                <w:b/>
                <w:bCs/>
                <w:color w:val="FFFFFF" w:themeColor="background1"/>
                <w:lang w:val="en-CA"/>
              </w:rPr>
            </w:pPr>
            <w:r w:rsidRPr="00BF3FC0">
              <w:rPr>
                <w:b/>
                <w:bCs/>
                <w:color w:val="FFFFFF" w:themeColor="background1"/>
                <w:lang w:val="en-CA"/>
              </w:rPr>
              <w:t>202</w:t>
            </w:r>
            <w:r>
              <w:rPr>
                <w:b/>
                <w:bCs/>
                <w:color w:val="FFFFFF" w:themeColor="background1"/>
                <w:lang w:val="en-CA"/>
              </w:rPr>
              <w:t>6</w:t>
            </w:r>
          </w:p>
          <w:p w14:paraId="16063444" w14:textId="6FFB5744" w:rsidR="00F70610" w:rsidRPr="00BF3FC0" w:rsidRDefault="00000000" w:rsidP="00F70610">
            <w:pPr>
              <w:pStyle w:val="ListParagraph"/>
              <w:rPr>
                <w:b/>
                <w:bCs/>
                <w:color w:val="FFFFFF" w:themeColor="background1"/>
                <w:lang w:val="en-CA"/>
              </w:rPr>
            </w:pPr>
            <w:sdt>
              <w:sdtPr>
                <w:rPr>
                  <w:b/>
                  <w:bCs/>
                  <w:color w:val="FFFFFF" w:themeColor="background1"/>
                  <w:lang w:val="en-CA"/>
                </w:rPr>
                <w:id w:val="-1787497988"/>
                <w:citation/>
              </w:sdtPr>
              <w:sdtContent>
                <w:r w:rsidR="00F70610">
                  <w:rPr>
                    <w:b/>
                    <w:bCs/>
                    <w:color w:val="FFFFFF" w:themeColor="background1"/>
                    <w:lang w:val="en-CA"/>
                  </w:rPr>
                  <w:fldChar w:fldCharType="begin"/>
                </w:r>
                <w:r w:rsidR="00F70610">
                  <w:rPr>
                    <w:b/>
                    <w:bCs/>
                    <w:color w:val="FFFFFF" w:themeColor="background1"/>
                  </w:rPr>
                  <w:instrText xml:space="preserve"> CITATION Bow192 \l 1033 </w:instrText>
                </w:r>
                <w:r w:rsidR="00F70610">
                  <w:rPr>
                    <w:b/>
                    <w:bCs/>
                    <w:color w:val="FFFFFF" w:themeColor="background1"/>
                    <w:lang w:val="en-CA"/>
                  </w:rPr>
                  <w:fldChar w:fldCharType="separate"/>
                </w:r>
                <w:r w:rsidR="00F70610" w:rsidRPr="00E87A83">
                  <w:rPr>
                    <w:noProof/>
                    <w:color w:val="FFFFFF" w:themeColor="background1"/>
                  </w:rPr>
                  <w:t>(AKS, 2026)</w:t>
                </w:r>
                <w:r w:rsidR="00F70610">
                  <w:rPr>
                    <w:b/>
                    <w:bCs/>
                    <w:color w:val="FFFFFF" w:themeColor="background1"/>
                    <w:lang w:val="en-CA"/>
                  </w:rPr>
                  <w:fldChar w:fldCharType="end"/>
                </w:r>
              </w:sdtContent>
            </w:sdt>
          </w:p>
        </w:tc>
        <w:tc>
          <w:tcPr>
            <w:tcW w:w="7370" w:type="dxa"/>
            <w:vAlign w:val="center"/>
          </w:tcPr>
          <w:p w14:paraId="24372D7F" w14:textId="5F7347FF" w:rsidR="00F70610" w:rsidRPr="00312FBE" w:rsidRDefault="00F70610" w:rsidP="00F70610">
            <w:pPr>
              <w:pStyle w:val="ListParagraph"/>
              <w:rPr>
                <w:color w:val="C00000"/>
                <w:lang w:val="en-CA"/>
              </w:rPr>
            </w:pPr>
            <w:r w:rsidRPr="00312FBE">
              <w:rPr>
                <w:color w:val="C00000"/>
                <w:lang w:val="en-CA"/>
              </w:rPr>
              <w:t>One survey – no</w:t>
            </w:r>
            <w:r>
              <w:rPr>
                <w:color w:val="C00000"/>
                <w:lang w:val="en-CA"/>
              </w:rPr>
              <w:t xml:space="preserve"> areas of high conductivity</w:t>
            </w:r>
          </w:p>
          <w:p w14:paraId="48028C9C" w14:textId="03E5DC0A" w:rsidR="00F70610" w:rsidRDefault="00F70610" w:rsidP="00F70610">
            <w:pPr>
              <w:pStyle w:val="ListParagraph"/>
              <w:rPr>
                <w:lang w:val="en-CA"/>
              </w:rPr>
            </w:pPr>
            <w:r>
              <w:rPr>
                <w:lang w:val="en-CA"/>
              </w:rPr>
              <w:t xml:space="preserve">In June 2026, an </w:t>
            </w:r>
            <w:r w:rsidRPr="00BF3FC0">
              <w:rPr>
                <w:lang w:val="en-CA"/>
              </w:rPr>
              <w:t>electromagnetic (EM)</w:t>
            </w:r>
            <w:r>
              <w:rPr>
                <w:lang w:val="en-CA"/>
              </w:rPr>
              <w:t xml:space="preserve"> 38</w:t>
            </w:r>
            <w:r w:rsidRPr="00BF3FC0">
              <w:rPr>
                <w:lang w:val="en-CA"/>
              </w:rPr>
              <w:t xml:space="preserve"> survey w</w:t>
            </w:r>
            <w:r>
              <w:rPr>
                <w:lang w:val="en-CA"/>
              </w:rPr>
              <w:t>as</w:t>
            </w:r>
            <w:r w:rsidRPr="00BF3FC0">
              <w:rPr>
                <w:lang w:val="en-CA"/>
              </w:rPr>
              <w:t xml:space="preserve"> conducted</w:t>
            </w:r>
            <w:r>
              <w:rPr>
                <w:lang w:val="en-CA"/>
              </w:rPr>
              <w:t xml:space="preserve"> to help identify and delineate potential salinity impacts.</w:t>
            </w:r>
            <w:r w:rsidRPr="00BF3FC0">
              <w:rPr>
                <w:lang w:val="en-CA"/>
              </w:rPr>
              <w:t xml:space="preserve"> No areas of significantly elevated apparent conductivity were identified.</w:t>
            </w:r>
          </w:p>
          <w:p w14:paraId="6C0046C5" w14:textId="1C1E2DC3" w:rsidR="00F70610" w:rsidRPr="00BF0F58" w:rsidRDefault="00F70610" w:rsidP="00F70610">
            <w:pPr>
              <w:pStyle w:val="ListParagraph"/>
              <w:rPr>
                <w:color w:val="C00000"/>
                <w:lang w:val="en-CA"/>
              </w:rPr>
            </w:pPr>
            <w:r w:rsidRPr="00BF0F58">
              <w:rPr>
                <w:color w:val="C00000"/>
                <w:lang w:val="en-CA"/>
              </w:rPr>
              <w:t>OR – one survey, one area of high conductivity</w:t>
            </w:r>
          </w:p>
          <w:p w14:paraId="097F0EC9" w14:textId="5BBA3DA8" w:rsidR="00F70610" w:rsidRDefault="00F70610" w:rsidP="00F70610">
            <w:pPr>
              <w:pStyle w:val="ListParagraph"/>
              <w:rPr>
                <w:lang w:val="en-CA"/>
              </w:rPr>
            </w:pPr>
            <w:r>
              <w:rPr>
                <w:lang w:val="en-CA"/>
              </w:rPr>
              <w:t xml:space="preserve">In June 2026, an </w:t>
            </w:r>
            <w:r w:rsidRPr="00BF3FC0">
              <w:rPr>
                <w:lang w:val="en-CA"/>
              </w:rPr>
              <w:t>electromagnetic (EM)</w:t>
            </w:r>
            <w:r>
              <w:rPr>
                <w:lang w:val="en-CA"/>
              </w:rPr>
              <w:t xml:space="preserve"> 31</w:t>
            </w:r>
            <w:r w:rsidRPr="00BF3FC0">
              <w:rPr>
                <w:lang w:val="en-CA"/>
              </w:rPr>
              <w:t xml:space="preserve"> survey w</w:t>
            </w:r>
            <w:r>
              <w:rPr>
                <w:lang w:val="en-CA"/>
              </w:rPr>
              <w:t>as</w:t>
            </w:r>
            <w:r w:rsidRPr="00BF3FC0">
              <w:rPr>
                <w:lang w:val="en-CA"/>
              </w:rPr>
              <w:t xml:space="preserve"> conducted</w:t>
            </w:r>
            <w:r>
              <w:rPr>
                <w:lang w:val="en-CA"/>
              </w:rPr>
              <w:t xml:space="preserve"> to help identify and delineate potential salinity impacts. A</w:t>
            </w:r>
            <w:r w:rsidRPr="00BF3FC0">
              <w:rPr>
                <w:lang w:val="en-CA"/>
              </w:rPr>
              <w:t>n area of elevated apparent conductivity was identified</w:t>
            </w:r>
            <w:r>
              <w:rPr>
                <w:lang w:val="en-CA"/>
              </w:rPr>
              <w:t xml:space="preserve"> in the southwest portion of the lease</w:t>
            </w:r>
            <w:r w:rsidR="00103C8E">
              <w:rPr>
                <w:lang w:val="en-CA"/>
              </w:rPr>
              <w:t>.</w:t>
            </w:r>
          </w:p>
          <w:p w14:paraId="40D3A126" w14:textId="220B8691" w:rsidR="00F70610" w:rsidRPr="006D16CE" w:rsidRDefault="00F70610" w:rsidP="00F70610">
            <w:pPr>
              <w:pStyle w:val="ListParagraph"/>
              <w:rPr>
                <w:color w:val="C00000"/>
                <w:lang w:val="en-CA"/>
              </w:rPr>
            </w:pPr>
            <w:r w:rsidRPr="006D16CE">
              <w:rPr>
                <w:color w:val="C00000"/>
                <w:lang w:val="en-CA"/>
              </w:rPr>
              <w:t>OR</w:t>
            </w:r>
            <w:r>
              <w:rPr>
                <w:color w:val="C00000"/>
                <w:lang w:val="en-CA"/>
              </w:rPr>
              <w:t xml:space="preserve"> – two surveys, multiple areas of high conductivity</w:t>
            </w:r>
          </w:p>
          <w:p w14:paraId="070FE4BB" w14:textId="5286F266" w:rsidR="00F70610" w:rsidRPr="00BF3FC0" w:rsidRDefault="00F70610" w:rsidP="00F70610">
            <w:pPr>
              <w:pStyle w:val="ListParagraph"/>
              <w:rPr>
                <w:lang w:val="en-CA"/>
              </w:rPr>
            </w:pPr>
            <w:r w:rsidRPr="004C61C4">
              <w:rPr>
                <w:color w:val="auto"/>
                <w:lang w:val="en-CA"/>
              </w:rPr>
              <w:t>In Dec</w:t>
            </w:r>
            <w:r w:rsidRPr="00BF3FC0">
              <w:rPr>
                <w:lang w:val="en-CA"/>
              </w:rPr>
              <w:t>ember 2022, electromagnetic (EM) 38 and 31 surveys were conducted</w:t>
            </w:r>
            <w:r>
              <w:rPr>
                <w:lang w:val="en-CA"/>
              </w:rPr>
              <w:t xml:space="preserve"> to help identify and delineate potential salinity impacts</w:t>
            </w:r>
            <w:r w:rsidRPr="00BF3FC0">
              <w:rPr>
                <w:lang w:val="en-CA"/>
              </w:rPr>
              <w:t>. A</w:t>
            </w:r>
            <w:r>
              <w:rPr>
                <w:lang w:val="en-CA"/>
              </w:rPr>
              <w:t xml:space="preserve">reas of elevated </w:t>
            </w:r>
            <w:r w:rsidR="00806303">
              <w:rPr>
                <w:lang w:val="en-CA"/>
              </w:rPr>
              <w:t>apparent</w:t>
            </w:r>
            <w:r>
              <w:rPr>
                <w:lang w:val="en-CA"/>
              </w:rPr>
              <w:t xml:space="preserve"> conductivity were identified to the west of the wellbore, in the southwest portion of the lease, and off-lease to the north and south. </w:t>
            </w:r>
          </w:p>
        </w:tc>
      </w:tr>
    </w:tbl>
    <w:p w14:paraId="78223BC5" w14:textId="2B5104DB" w:rsidR="0019682C" w:rsidRDefault="0019682C" w:rsidP="0019682C">
      <w:bookmarkStart w:id="25" w:name="_Toc241158065"/>
      <w:r>
        <w:t>&lt;INSERT_121_END&gt;</w:t>
      </w:r>
    </w:p>
    <w:p w14:paraId="542CE947" w14:textId="499F1CD7" w:rsidR="00556583" w:rsidRPr="00BF3FC0" w:rsidRDefault="00535F18" w:rsidP="00535F18">
      <w:pPr>
        <w:pStyle w:val="Heading3"/>
        <w:rPr>
          <w:lang w:val="en-CA"/>
        </w:rPr>
      </w:pPr>
      <w:r w:rsidRPr="00BF3FC0">
        <w:rPr>
          <w:lang w:val="en-CA"/>
        </w:rPr>
        <w:t xml:space="preserve">Preliminary Work and Field </w:t>
      </w:r>
      <w:commentRangeStart w:id="26"/>
      <w:r w:rsidRPr="00BF3FC0">
        <w:rPr>
          <w:lang w:val="en-CA"/>
        </w:rPr>
        <w:t>Activities</w:t>
      </w:r>
      <w:bookmarkEnd w:id="25"/>
      <w:commentRangeEnd w:id="26"/>
      <w:r w:rsidR="004B10D9" w:rsidRPr="00BF3FC0">
        <w:rPr>
          <w:rStyle w:val="CommentReference"/>
          <w:sz w:val="24"/>
          <w:szCs w:val="24"/>
          <w:lang w:val="en-CA"/>
        </w:rPr>
        <w:commentReference w:id="26"/>
      </w:r>
    </w:p>
    <w:p w14:paraId="3C8B7AA7" w14:textId="77777777" w:rsidR="00E438A1" w:rsidRPr="00BF3FC0" w:rsidRDefault="00E438A1" w:rsidP="00E438A1">
      <w:pPr>
        <w:rPr>
          <w:noProof/>
        </w:rPr>
      </w:pPr>
      <w:r w:rsidRPr="00BF3FC0">
        <w:rPr>
          <w:noProof/>
        </w:rPr>
        <w:t>Prior to the fieldwork, the following preliminary activities were conducted:</w:t>
      </w:r>
    </w:p>
    <w:p w14:paraId="19B20064" w14:textId="0C241ECC" w:rsidR="003A30E5" w:rsidRPr="00BF3FC0" w:rsidRDefault="00FB38E7" w:rsidP="003A30E5">
      <w:pPr>
        <w:pStyle w:val="Bullets"/>
        <w:rPr>
          <w:noProof/>
          <w:color w:val="auto"/>
        </w:rPr>
      </w:pPr>
      <w:r>
        <w:rPr>
          <w:noProof/>
          <w:color w:val="auto"/>
        </w:rPr>
        <w:t>As needed, a</w:t>
      </w:r>
      <w:r w:rsidR="003A30E5" w:rsidRPr="00BF3FC0">
        <w:rPr>
          <w:noProof/>
          <w:color w:val="auto"/>
        </w:rPr>
        <w:t xml:space="preserve">ll required crossing and proximity agreements were obtained from </w:t>
      </w:r>
      <w:r>
        <w:rPr>
          <w:noProof/>
          <w:color w:val="auto"/>
        </w:rPr>
        <w:t xml:space="preserve">the </w:t>
      </w:r>
      <w:r w:rsidR="003A30E5" w:rsidRPr="00BF3FC0">
        <w:rPr>
          <w:noProof/>
          <w:color w:val="auto"/>
        </w:rPr>
        <w:t>third-party licensees.</w:t>
      </w:r>
    </w:p>
    <w:p w14:paraId="06CD1A0F" w14:textId="77777777" w:rsidR="00DD0989" w:rsidRPr="00BF3FC0" w:rsidRDefault="00DD0989" w:rsidP="00DD0989">
      <w:pPr>
        <w:numPr>
          <w:ilvl w:val="0"/>
          <w:numId w:val="2"/>
        </w:numPr>
        <w:spacing w:before="0" w:after="60"/>
        <w:rPr>
          <w:noProof/>
          <w:kern w:val="19"/>
        </w:rPr>
      </w:pPr>
      <w:r w:rsidRPr="00BF3FC0">
        <w:rPr>
          <w:noProof/>
          <w:kern w:val="19"/>
        </w:rPr>
        <w:t>All ground disturbance protocols were executed in accordance with EBM’s standard operating procedures and the client’s specific requirements.</w:t>
      </w:r>
    </w:p>
    <w:p w14:paraId="2242B2EC" w14:textId="09EE13B8" w:rsidR="00FF1252" w:rsidRPr="0085474C" w:rsidRDefault="00FF1252" w:rsidP="00FF1252">
      <w:pPr>
        <w:pStyle w:val="Bullets"/>
        <w:rPr>
          <w:noProof/>
          <w:color w:val="C00000"/>
        </w:rPr>
      </w:pPr>
      <w:r w:rsidRPr="0085474C">
        <w:rPr>
          <w:noProof/>
          <w:color w:val="C00000"/>
        </w:rPr>
        <w:lastRenderedPageBreak/>
        <w:t>A sensitive species survey was completed across the project area</w:t>
      </w:r>
      <w:r w:rsidR="0078198F" w:rsidRPr="0085474C">
        <w:rPr>
          <w:noProof/>
          <w:color w:val="C00000"/>
        </w:rPr>
        <w:t>. F</w:t>
      </w:r>
      <w:r w:rsidRPr="0085474C">
        <w:rPr>
          <w:noProof/>
          <w:color w:val="C00000"/>
        </w:rPr>
        <w:t>or sites with an identified sensitive species, a qualified wildlife monitor was present during equipment operations to minimize disruption.</w:t>
      </w:r>
    </w:p>
    <w:p w14:paraId="63CA903B" w14:textId="40A42779" w:rsidR="00E438A1" w:rsidRPr="00A7569C" w:rsidRDefault="00E438A1" w:rsidP="00E438A1">
      <w:pPr>
        <w:pStyle w:val="Bullets"/>
        <w:rPr>
          <w:noProof/>
          <w:color w:val="C00000"/>
        </w:rPr>
      </w:pPr>
      <w:r w:rsidRPr="00A7569C">
        <w:rPr>
          <w:noProof/>
          <w:color w:val="C00000"/>
        </w:rPr>
        <w:t>Describe other preliminary activities</w:t>
      </w:r>
      <w:r w:rsidR="0025523C" w:rsidRPr="00A7569C">
        <w:rPr>
          <w:noProof/>
          <w:color w:val="C00000"/>
        </w:rPr>
        <w:t>,</w:t>
      </w:r>
      <w:r w:rsidRPr="00A7569C">
        <w:rPr>
          <w:noProof/>
          <w:color w:val="C00000"/>
        </w:rPr>
        <w:t xml:space="preserve"> such as:</w:t>
      </w:r>
    </w:p>
    <w:p w14:paraId="6D0C0970" w14:textId="1BF979A7" w:rsidR="00E438A1" w:rsidRPr="00A7569C" w:rsidRDefault="00E438A1" w:rsidP="00E438A1">
      <w:pPr>
        <w:pStyle w:val="Bullets"/>
        <w:numPr>
          <w:ilvl w:val="1"/>
          <w:numId w:val="2"/>
        </w:numPr>
        <w:rPr>
          <w:noProof/>
          <w:color w:val="C00000"/>
        </w:rPr>
      </w:pPr>
      <w:r w:rsidRPr="00A7569C">
        <w:rPr>
          <w:noProof/>
          <w:color w:val="C00000"/>
        </w:rPr>
        <w:t>Approval/coordination with third-party consultants</w:t>
      </w:r>
      <w:r w:rsidR="0025523C" w:rsidRPr="00A7569C">
        <w:rPr>
          <w:noProof/>
          <w:color w:val="C00000"/>
        </w:rPr>
        <w:t>,</w:t>
      </w:r>
      <w:r w:rsidRPr="00A7569C">
        <w:rPr>
          <w:noProof/>
          <w:color w:val="C00000"/>
        </w:rPr>
        <w:t xml:space="preserve"> i.e. </w:t>
      </w:r>
      <w:r w:rsidR="00266D1D" w:rsidRPr="00A7569C">
        <w:rPr>
          <w:noProof/>
          <w:color w:val="C00000"/>
        </w:rPr>
        <w:t>work plan</w:t>
      </w:r>
      <w:r w:rsidRPr="00A7569C">
        <w:rPr>
          <w:noProof/>
          <w:color w:val="C00000"/>
        </w:rPr>
        <w:t xml:space="preserve"> review with Lawson</w:t>
      </w:r>
    </w:p>
    <w:p w14:paraId="01D2FE02" w14:textId="77777777" w:rsidR="00E438A1" w:rsidRPr="00A7569C" w:rsidRDefault="00E438A1" w:rsidP="00E438A1">
      <w:pPr>
        <w:pStyle w:val="Bullets"/>
        <w:numPr>
          <w:ilvl w:val="1"/>
          <w:numId w:val="2"/>
        </w:numPr>
        <w:rPr>
          <w:noProof/>
          <w:color w:val="C00000"/>
        </w:rPr>
      </w:pPr>
      <w:r w:rsidRPr="00A7569C">
        <w:rPr>
          <w:noProof/>
          <w:color w:val="C00000"/>
        </w:rPr>
        <w:t>Temporary access agreements</w:t>
      </w:r>
    </w:p>
    <w:p w14:paraId="166750FF" w14:textId="48CD6599" w:rsidR="00E438A1" w:rsidRPr="00A7569C" w:rsidRDefault="0043169B" w:rsidP="00E438A1">
      <w:pPr>
        <w:pStyle w:val="Bullets"/>
        <w:numPr>
          <w:ilvl w:val="1"/>
          <w:numId w:val="2"/>
        </w:numPr>
        <w:rPr>
          <w:noProof/>
          <w:color w:val="C00000"/>
        </w:rPr>
      </w:pPr>
      <w:r w:rsidRPr="00A7569C">
        <w:rPr>
          <w:noProof/>
          <w:color w:val="C00000"/>
        </w:rPr>
        <w:t>Specific t</w:t>
      </w:r>
      <w:r w:rsidR="00E438A1" w:rsidRPr="00A7569C">
        <w:rPr>
          <w:noProof/>
          <w:color w:val="C00000"/>
        </w:rPr>
        <w:t xml:space="preserve">hird-party crossing </w:t>
      </w:r>
      <w:r w:rsidRPr="00A7569C">
        <w:rPr>
          <w:noProof/>
          <w:color w:val="C00000"/>
        </w:rPr>
        <w:t xml:space="preserve">or proximity </w:t>
      </w:r>
      <w:r w:rsidR="00E438A1" w:rsidRPr="00A7569C">
        <w:rPr>
          <w:noProof/>
          <w:color w:val="C00000"/>
        </w:rPr>
        <w:t>agreements</w:t>
      </w:r>
    </w:p>
    <w:p w14:paraId="149AF7F2" w14:textId="77777777" w:rsidR="00E438A1" w:rsidRPr="00A7569C" w:rsidRDefault="00E438A1" w:rsidP="00E438A1">
      <w:pPr>
        <w:pStyle w:val="Bullets"/>
        <w:numPr>
          <w:ilvl w:val="1"/>
          <w:numId w:val="2"/>
        </w:numPr>
        <w:rPr>
          <w:noProof/>
          <w:color w:val="C00000"/>
        </w:rPr>
      </w:pPr>
      <w:r w:rsidRPr="00A7569C">
        <w:rPr>
          <w:noProof/>
          <w:color w:val="C00000"/>
        </w:rPr>
        <w:t>Other landowner requirements, permissions, or agreements</w:t>
      </w:r>
    </w:p>
    <w:p w14:paraId="1826B6F7" w14:textId="77777777" w:rsidR="00E438A1" w:rsidRPr="00A7569C" w:rsidRDefault="00E438A1" w:rsidP="00E438A1">
      <w:pPr>
        <w:pStyle w:val="Bullets"/>
        <w:numPr>
          <w:ilvl w:val="1"/>
          <w:numId w:val="2"/>
        </w:numPr>
        <w:rPr>
          <w:noProof/>
          <w:color w:val="C00000"/>
        </w:rPr>
      </w:pPr>
      <w:r w:rsidRPr="00A7569C">
        <w:rPr>
          <w:noProof/>
          <w:color w:val="C00000"/>
        </w:rPr>
        <w:t>Daylighting activities</w:t>
      </w:r>
    </w:p>
    <w:p w14:paraId="3599CC2A" w14:textId="309A8AD1" w:rsidR="00411FDB" w:rsidRPr="00BF3FC0" w:rsidRDefault="004B10D9" w:rsidP="00FF67B6">
      <w:pPr>
        <w:pStyle w:val="Heading1"/>
        <w:rPr>
          <w:lang w:val="en-CA"/>
        </w:rPr>
      </w:pPr>
      <w:r>
        <w:rPr>
          <w:lang w:val="en-CA"/>
        </w:rPr>
        <w:lastRenderedPageBreak/>
        <w:t>Conceptual Site Model</w:t>
      </w:r>
    </w:p>
    <w:p w14:paraId="683A2D8A" w14:textId="206B255B" w:rsidR="00411FDB" w:rsidRPr="00BF3FC0" w:rsidRDefault="006B30E1" w:rsidP="00A54F5F">
      <w:pPr>
        <w:pStyle w:val="Heading2"/>
        <w:rPr>
          <w:lang w:val="en-CA"/>
        </w:rPr>
      </w:pPr>
      <w:bookmarkStart w:id="27" w:name="_Toc241158068"/>
      <w:r w:rsidRPr="00BF3FC0">
        <w:rPr>
          <w:lang w:val="en-CA"/>
        </w:rPr>
        <w:t>Facility Information</w:t>
      </w:r>
      <w:bookmarkEnd w:id="27"/>
    </w:p>
    <w:p w14:paraId="0E604D6D" w14:textId="69FC389E" w:rsidR="00AC196B" w:rsidRDefault="00AC196B" w:rsidP="0004168D">
      <w:pPr>
        <w:rPr>
          <w:color w:val="C00000"/>
          <w:u w:val="single"/>
        </w:rPr>
      </w:pPr>
      <w:r>
        <w:rPr>
          <w:color w:val="C00000"/>
          <w:u w:val="single"/>
        </w:rPr>
        <w:t>&lt;INSERT_WELLSITE_START&gt;</w:t>
      </w:r>
    </w:p>
    <w:p w14:paraId="4CF45F7D" w14:textId="527C8753" w:rsidR="0004168D" w:rsidRDefault="0004168D" w:rsidP="0004168D">
      <w:pPr>
        <w:rPr>
          <w:color w:val="C00000"/>
          <w:u w:val="single"/>
        </w:rPr>
      </w:pPr>
      <w:r w:rsidRPr="00BF3FC0">
        <w:rPr>
          <w:color w:val="C00000"/>
          <w:u w:val="single"/>
        </w:rPr>
        <w:t>Wellsite</w:t>
      </w:r>
    </w:p>
    <w:p w14:paraId="70D3A327" w14:textId="2A53CC8D" w:rsidR="00D05049" w:rsidRDefault="00D05049" w:rsidP="0004168D">
      <w:pPr>
        <w:rPr>
          <w:color w:val="C00000"/>
          <w:u w:val="single"/>
        </w:rPr>
      </w:pPr>
      <w:r>
        <w:rPr>
          <w:color w:val="C00000"/>
          <w:u w:val="single"/>
        </w:rPr>
        <w:t>&lt;INSERT_WELLSITE_TABLE&gt;</w:t>
      </w:r>
    </w:p>
    <w:tbl>
      <w:tblPr>
        <w:tblStyle w:val="TableGrid"/>
        <w:tblW w:w="9923"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494"/>
        <w:gridCol w:w="7429"/>
      </w:tblGrid>
      <w:tr w:rsidR="00120388" w:rsidRPr="00BF3FC0" w14:paraId="2ACE7458" w14:textId="77777777" w:rsidTr="00E36E41">
        <w:trPr>
          <w:trHeight w:val="330"/>
        </w:trPr>
        <w:tc>
          <w:tcPr>
            <w:tcW w:w="2494" w:type="dxa"/>
            <w:tcBorders>
              <w:bottom w:val="nil"/>
            </w:tcBorders>
            <w:shd w:val="clear" w:color="auto" w:fill="52796F"/>
            <w:vAlign w:val="center"/>
          </w:tcPr>
          <w:p w14:paraId="56063D1D" w14:textId="77777777" w:rsidR="00120388" w:rsidRPr="00BF3FC0" w:rsidRDefault="00120388" w:rsidP="00E36E41">
            <w:pPr>
              <w:spacing w:before="0" w:after="0" w:line="264" w:lineRule="auto"/>
              <w:jc w:val="left"/>
              <w:rPr>
                <w:b/>
                <w:bCs/>
                <w:color w:val="FFFFFF" w:themeColor="background1"/>
                <w:kern w:val="19"/>
                <w:sz w:val="19"/>
                <w:lang w:val="en-CA"/>
              </w:rPr>
            </w:pPr>
            <w:r>
              <w:rPr>
                <w:b/>
                <w:bCs/>
                <w:color w:val="FFFFFF" w:themeColor="background1"/>
                <w:kern w:val="19"/>
                <w:sz w:val="19"/>
                <w:lang w:val="en-CA"/>
              </w:rPr>
              <w:t xml:space="preserve">Well </w:t>
            </w:r>
            <w:r w:rsidRPr="00BF3FC0">
              <w:rPr>
                <w:b/>
                <w:bCs/>
                <w:color w:val="FFFFFF" w:themeColor="background1"/>
                <w:kern w:val="19"/>
                <w:sz w:val="19"/>
                <w:lang w:val="en-CA"/>
              </w:rPr>
              <w:t>Name</w:t>
            </w:r>
          </w:p>
        </w:tc>
        <w:tc>
          <w:tcPr>
            <w:tcW w:w="7429" w:type="dxa"/>
            <w:vAlign w:val="center"/>
          </w:tcPr>
          <w:p w14:paraId="486376B9" w14:textId="77777777" w:rsidR="00120388" w:rsidRPr="00BF3FC0" w:rsidRDefault="00120388" w:rsidP="00E36E41">
            <w:pPr>
              <w:spacing w:before="60" w:after="60" w:line="264" w:lineRule="auto"/>
              <w:jc w:val="left"/>
              <w:rPr>
                <w:kern w:val="19"/>
                <w:sz w:val="19"/>
                <w:lang w:val="en-CA"/>
              </w:rPr>
            </w:pPr>
            <w:r w:rsidRPr="00BF3FC0">
              <w:rPr>
                <w:kern w:val="19"/>
                <w:sz w:val="19"/>
                <w:lang w:val="en-CA"/>
              </w:rPr>
              <w:t>C</w:t>
            </w:r>
            <w:r>
              <w:rPr>
                <w:kern w:val="19"/>
                <w:sz w:val="19"/>
                <w:lang w:val="en-CA"/>
              </w:rPr>
              <w:t>NRL</w:t>
            </w:r>
            <w:r w:rsidRPr="00BF3FC0">
              <w:rPr>
                <w:kern w:val="19"/>
                <w:sz w:val="19"/>
                <w:lang w:val="en-CA"/>
              </w:rPr>
              <w:t xml:space="preserve"> MEDHAT 14-22-14-2</w:t>
            </w:r>
          </w:p>
        </w:tc>
      </w:tr>
      <w:tr w:rsidR="00120388" w:rsidRPr="00BF3FC0" w14:paraId="428899C2" w14:textId="77777777" w:rsidTr="00E36E41">
        <w:trPr>
          <w:trHeight w:val="330"/>
        </w:trPr>
        <w:tc>
          <w:tcPr>
            <w:tcW w:w="2494" w:type="dxa"/>
            <w:tcBorders>
              <w:top w:val="nil"/>
              <w:bottom w:val="nil"/>
            </w:tcBorders>
            <w:shd w:val="clear" w:color="auto" w:fill="52796F"/>
            <w:vAlign w:val="center"/>
          </w:tcPr>
          <w:p w14:paraId="4D522557" w14:textId="77777777" w:rsidR="00120388" w:rsidRDefault="00120388" w:rsidP="00E36E41">
            <w:pPr>
              <w:spacing w:before="0" w:after="0" w:line="264" w:lineRule="auto"/>
              <w:jc w:val="left"/>
              <w:rPr>
                <w:b/>
                <w:bCs/>
                <w:color w:val="FFFFFF" w:themeColor="background1"/>
                <w:kern w:val="19"/>
                <w:sz w:val="19"/>
              </w:rPr>
            </w:pPr>
            <w:r w:rsidRPr="00BF3FC0">
              <w:rPr>
                <w:b/>
                <w:bCs/>
                <w:color w:val="FFFFFF" w:themeColor="background1"/>
                <w:kern w:val="19"/>
                <w:sz w:val="19"/>
                <w:lang w:val="en-CA"/>
              </w:rPr>
              <w:t>Legal Land Description</w:t>
            </w:r>
          </w:p>
        </w:tc>
        <w:tc>
          <w:tcPr>
            <w:tcW w:w="7429" w:type="dxa"/>
            <w:vAlign w:val="center"/>
          </w:tcPr>
          <w:p w14:paraId="636F5E7C" w14:textId="77777777" w:rsidR="00120388" w:rsidRPr="00BF3FC0" w:rsidRDefault="00120388" w:rsidP="00E36E41">
            <w:pPr>
              <w:spacing w:before="60" w:after="60" w:line="264" w:lineRule="auto"/>
              <w:jc w:val="left"/>
              <w:rPr>
                <w:kern w:val="19"/>
                <w:sz w:val="19"/>
              </w:rPr>
            </w:pPr>
            <w:r w:rsidRPr="00BF3FC0">
              <w:rPr>
                <w:kern w:val="19"/>
                <w:sz w:val="19"/>
                <w:lang w:val="en-CA"/>
              </w:rPr>
              <w:t>100/</w:t>
            </w:r>
            <w:r w:rsidRPr="008A3A32">
              <w:rPr>
                <w:kern w:val="19"/>
                <w:sz w:val="19"/>
                <w:lang w:val="en-CA"/>
              </w:rPr>
              <w:t>00-00-000-00 W4</w:t>
            </w:r>
          </w:p>
        </w:tc>
      </w:tr>
      <w:tr w:rsidR="00120388" w:rsidRPr="00BF3FC0" w14:paraId="08A2D938" w14:textId="77777777" w:rsidTr="00E36E41">
        <w:trPr>
          <w:trHeight w:val="330"/>
        </w:trPr>
        <w:tc>
          <w:tcPr>
            <w:tcW w:w="2494" w:type="dxa"/>
            <w:tcBorders>
              <w:top w:val="nil"/>
              <w:bottom w:val="nil"/>
            </w:tcBorders>
            <w:shd w:val="clear" w:color="auto" w:fill="52796F"/>
            <w:vAlign w:val="center"/>
          </w:tcPr>
          <w:p w14:paraId="0D7F71BC" w14:textId="77777777" w:rsidR="00120388" w:rsidRPr="00BF3FC0" w:rsidRDefault="00120388" w:rsidP="00E36E41">
            <w:pPr>
              <w:spacing w:before="0" w:after="0" w:line="264" w:lineRule="auto"/>
              <w:jc w:val="left"/>
              <w:rPr>
                <w:b/>
                <w:bCs/>
                <w:color w:val="FFFFFF" w:themeColor="background1"/>
                <w:kern w:val="19"/>
                <w:sz w:val="19"/>
              </w:rPr>
            </w:pPr>
            <w:r w:rsidRPr="00BF3FC0">
              <w:rPr>
                <w:b/>
                <w:bCs/>
                <w:color w:val="FFFFFF" w:themeColor="background1"/>
                <w:kern w:val="19"/>
                <w:sz w:val="19"/>
                <w:lang w:val="en-CA"/>
              </w:rPr>
              <w:t>Licensee</w:t>
            </w:r>
          </w:p>
        </w:tc>
        <w:tc>
          <w:tcPr>
            <w:tcW w:w="7429" w:type="dxa"/>
            <w:vAlign w:val="center"/>
          </w:tcPr>
          <w:p w14:paraId="6D3AECFF" w14:textId="77777777" w:rsidR="00120388" w:rsidRPr="00BF3FC0" w:rsidRDefault="00120388" w:rsidP="00E36E41">
            <w:pPr>
              <w:spacing w:before="60" w:after="60" w:line="264" w:lineRule="auto"/>
              <w:jc w:val="left"/>
              <w:rPr>
                <w:kern w:val="19"/>
                <w:sz w:val="19"/>
              </w:rPr>
            </w:pPr>
            <w:r w:rsidRPr="00300005">
              <w:rPr>
                <w:kern w:val="19"/>
                <w:sz w:val="19"/>
                <w:lang w:val="en-CA"/>
              </w:rPr>
              <w:t>Canadian Natural Resources Limited</w:t>
            </w:r>
          </w:p>
        </w:tc>
      </w:tr>
      <w:tr w:rsidR="00120388" w:rsidRPr="00BF3FC0" w14:paraId="109C3659" w14:textId="77777777" w:rsidTr="00E36E41">
        <w:trPr>
          <w:trHeight w:val="330"/>
        </w:trPr>
        <w:tc>
          <w:tcPr>
            <w:tcW w:w="2494" w:type="dxa"/>
            <w:tcBorders>
              <w:top w:val="nil"/>
              <w:bottom w:val="nil"/>
            </w:tcBorders>
            <w:shd w:val="clear" w:color="auto" w:fill="52796F"/>
            <w:vAlign w:val="center"/>
          </w:tcPr>
          <w:p w14:paraId="6A73E014" w14:textId="77777777" w:rsidR="00120388" w:rsidRPr="00BF3FC0" w:rsidRDefault="00120388" w:rsidP="00E36E41">
            <w:pPr>
              <w:spacing w:before="0" w:after="0" w:line="264" w:lineRule="auto"/>
              <w:jc w:val="left"/>
              <w:rPr>
                <w:b/>
                <w:bCs/>
                <w:color w:val="FFFFFF" w:themeColor="background1"/>
                <w:kern w:val="19"/>
                <w:sz w:val="19"/>
                <w:lang w:val="en-CA"/>
              </w:rPr>
            </w:pPr>
            <w:r w:rsidRPr="00BF3FC0">
              <w:rPr>
                <w:b/>
                <w:bCs/>
                <w:color w:val="FFFFFF" w:themeColor="background1"/>
                <w:kern w:val="19"/>
                <w:sz w:val="19"/>
                <w:lang w:val="en-CA"/>
              </w:rPr>
              <w:t>License No.</w:t>
            </w:r>
          </w:p>
        </w:tc>
        <w:tc>
          <w:tcPr>
            <w:tcW w:w="7429" w:type="dxa"/>
            <w:vAlign w:val="center"/>
          </w:tcPr>
          <w:p w14:paraId="7A685BF1" w14:textId="77777777" w:rsidR="00120388" w:rsidRPr="00BF3FC0" w:rsidRDefault="00120388" w:rsidP="00E36E41">
            <w:pPr>
              <w:spacing w:before="60" w:after="60" w:line="264" w:lineRule="auto"/>
              <w:jc w:val="left"/>
              <w:rPr>
                <w:kern w:val="19"/>
                <w:sz w:val="19"/>
                <w:lang w:val="en-CA"/>
              </w:rPr>
            </w:pPr>
            <w:r w:rsidRPr="00BF3FC0">
              <w:rPr>
                <w:kern w:val="19"/>
                <w:sz w:val="19"/>
                <w:lang w:val="en-CA"/>
              </w:rPr>
              <w:t>0075496</w:t>
            </w:r>
          </w:p>
        </w:tc>
      </w:tr>
      <w:tr w:rsidR="00120388" w:rsidRPr="00BF3FC0" w14:paraId="2FB26737" w14:textId="77777777" w:rsidTr="00E36E41">
        <w:trPr>
          <w:trHeight w:val="330"/>
        </w:trPr>
        <w:tc>
          <w:tcPr>
            <w:tcW w:w="2494" w:type="dxa"/>
            <w:tcBorders>
              <w:top w:val="nil"/>
              <w:bottom w:val="nil"/>
            </w:tcBorders>
            <w:shd w:val="clear" w:color="auto" w:fill="52796F"/>
            <w:vAlign w:val="center"/>
          </w:tcPr>
          <w:p w14:paraId="53DDA94E" w14:textId="77777777" w:rsidR="00120388" w:rsidRPr="00BF3FC0" w:rsidRDefault="00120388" w:rsidP="00E36E41">
            <w:pPr>
              <w:spacing w:before="0" w:after="0" w:line="264" w:lineRule="auto"/>
              <w:jc w:val="left"/>
              <w:rPr>
                <w:b/>
                <w:bCs/>
                <w:color w:val="FFFFFF" w:themeColor="background1"/>
                <w:kern w:val="19"/>
                <w:sz w:val="19"/>
                <w:lang w:val="en-CA"/>
              </w:rPr>
            </w:pPr>
            <w:r w:rsidRPr="00F34F3E">
              <w:rPr>
                <w:b/>
                <w:bCs/>
                <w:color w:val="FFFF00"/>
                <w:kern w:val="19"/>
                <w:sz w:val="19"/>
              </w:rPr>
              <w:t>License Status</w:t>
            </w:r>
          </w:p>
        </w:tc>
        <w:tc>
          <w:tcPr>
            <w:tcW w:w="7429" w:type="dxa"/>
            <w:vAlign w:val="center"/>
          </w:tcPr>
          <w:p w14:paraId="79B4FF48" w14:textId="77777777" w:rsidR="00120388" w:rsidRPr="00BF3FC0" w:rsidRDefault="00120388" w:rsidP="00E36E41">
            <w:pPr>
              <w:spacing w:before="60" w:after="60" w:line="264" w:lineRule="auto"/>
              <w:jc w:val="left"/>
              <w:rPr>
                <w:kern w:val="19"/>
                <w:sz w:val="19"/>
                <w:lang w:val="en-CA"/>
              </w:rPr>
            </w:pPr>
            <w:r w:rsidRPr="00120388">
              <w:rPr>
                <w:kern w:val="19"/>
                <w:sz w:val="19"/>
                <w:lang w:val="en-CA"/>
              </w:rPr>
              <w:t>Active/Abandoned</w:t>
            </w:r>
          </w:p>
        </w:tc>
      </w:tr>
      <w:tr w:rsidR="00120388" w:rsidRPr="00BF3FC0" w14:paraId="7CC1F7A8" w14:textId="77777777" w:rsidTr="00E36E41">
        <w:trPr>
          <w:trHeight w:val="283"/>
        </w:trPr>
        <w:tc>
          <w:tcPr>
            <w:tcW w:w="2494" w:type="dxa"/>
            <w:tcBorders>
              <w:top w:val="nil"/>
              <w:bottom w:val="nil"/>
            </w:tcBorders>
            <w:shd w:val="clear" w:color="auto" w:fill="52796F"/>
            <w:vAlign w:val="center"/>
          </w:tcPr>
          <w:p w14:paraId="6A2E7EC5" w14:textId="77777777" w:rsidR="00120388" w:rsidRPr="00BF3FC0" w:rsidRDefault="00120388" w:rsidP="00E36E41">
            <w:pPr>
              <w:spacing w:before="0" w:after="0" w:line="264" w:lineRule="auto"/>
              <w:jc w:val="left"/>
              <w:rPr>
                <w:b/>
                <w:bCs/>
                <w:color w:val="FFFFFF" w:themeColor="background1"/>
                <w:kern w:val="19"/>
                <w:sz w:val="19"/>
                <w:lang w:val="en-CA"/>
              </w:rPr>
            </w:pPr>
            <w:r w:rsidRPr="00BF3FC0">
              <w:rPr>
                <w:b/>
                <w:bCs/>
                <w:color w:val="FFFFFF" w:themeColor="background1"/>
                <w:kern w:val="19"/>
                <w:sz w:val="19"/>
                <w:lang w:val="en-CA"/>
              </w:rPr>
              <w:t>Spud Date</w:t>
            </w:r>
          </w:p>
        </w:tc>
        <w:tc>
          <w:tcPr>
            <w:tcW w:w="7429" w:type="dxa"/>
            <w:vAlign w:val="center"/>
          </w:tcPr>
          <w:p w14:paraId="14C24AF3" w14:textId="77777777" w:rsidR="00120388" w:rsidRPr="00BF3FC0" w:rsidRDefault="00120388" w:rsidP="00E36E41">
            <w:pPr>
              <w:spacing w:before="60" w:after="60" w:line="264" w:lineRule="auto"/>
              <w:jc w:val="left"/>
              <w:rPr>
                <w:kern w:val="19"/>
                <w:sz w:val="19"/>
                <w:lang w:val="en-CA"/>
              </w:rPr>
            </w:pPr>
            <w:r w:rsidRPr="00BF3FC0">
              <w:rPr>
                <w:kern w:val="19"/>
                <w:sz w:val="19"/>
                <w:lang w:val="en-CA"/>
              </w:rPr>
              <w:t>June 5, 1979</w:t>
            </w:r>
          </w:p>
        </w:tc>
      </w:tr>
      <w:tr w:rsidR="00120388" w:rsidRPr="00BF3FC0" w14:paraId="49ACEC36" w14:textId="77777777" w:rsidTr="00E36E41">
        <w:trPr>
          <w:trHeight w:val="283"/>
        </w:trPr>
        <w:tc>
          <w:tcPr>
            <w:tcW w:w="2494" w:type="dxa"/>
            <w:tcBorders>
              <w:top w:val="nil"/>
              <w:bottom w:val="nil"/>
            </w:tcBorders>
            <w:shd w:val="clear" w:color="auto" w:fill="52796F"/>
            <w:vAlign w:val="center"/>
          </w:tcPr>
          <w:p w14:paraId="3846EEC1" w14:textId="77777777" w:rsidR="00120388" w:rsidRPr="00BF3FC0" w:rsidRDefault="00120388" w:rsidP="00E36E41">
            <w:pPr>
              <w:spacing w:before="0" w:after="0" w:line="264" w:lineRule="auto"/>
              <w:jc w:val="left"/>
              <w:rPr>
                <w:b/>
                <w:bCs/>
                <w:color w:val="FFFFFF" w:themeColor="background1"/>
                <w:kern w:val="19"/>
                <w:sz w:val="19"/>
              </w:rPr>
            </w:pPr>
            <w:r w:rsidRPr="00BF3FC0">
              <w:rPr>
                <w:b/>
                <w:bCs/>
                <w:color w:val="FFFFFF" w:themeColor="background1"/>
                <w:kern w:val="19"/>
                <w:sz w:val="19"/>
                <w:lang w:val="en-CA"/>
              </w:rPr>
              <w:t>Abandonment Date</w:t>
            </w:r>
          </w:p>
        </w:tc>
        <w:tc>
          <w:tcPr>
            <w:tcW w:w="7429" w:type="dxa"/>
            <w:vAlign w:val="center"/>
          </w:tcPr>
          <w:p w14:paraId="14422C5F" w14:textId="77777777" w:rsidR="00120388" w:rsidRPr="00BF3FC0" w:rsidRDefault="00120388" w:rsidP="00E36E41">
            <w:pPr>
              <w:spacing w:before="60" w:after="60" w:line="264" w:lineRule="auto"/>
              <w:jc w:val="left"/>
              <w:rPr>
                <w:kern w:val="19"/>
                <w:sz w:val="19"/>
              </w:rPr>
            </w:pPr>
            <w:r w:rsidRPr="00BF3FC0">
              <w:rPr>
                <w:kern w:val="19"/>
                <w:sz w:val="19"/>
                <w:lang w:val="en-CA"/>
              </w:rPr>
              <w:t>June 10, 1998</w:t>
            </w:r>
          </w:p>
        </w:tc>
      </w:tr>
      <w:tr w:rsidR="00120388" w:rsidRPr="00BF3FC0" w14:paraId="46577026" w14:textId="77777777" w:rsidTr="00E36E41">
        <w:trPr>
          <w:trHeight w:val="283"/>
        </w:trPr>
        <w:tc>
          <w:tcPr>
            <w:tcW w:w="2494" w:type="dxa"/>
            <w:tcBorders>
              <w:top w:val="nil"/>
              <w:bottom w:val="nil"/>
            </w:tcBorders>
            <w:shd w:val="clear" w:color="auto" w:fill="52796F"/>
            <w:vAlign w:val="center"/>
          </w:tcPr>
          <w:p w14:paraId="09EEBA33" w14:textId="77777777" w:rsidR="00120388" w:rsidRPr="00BF3FC0" w:rsidRDefault="00120388" w:rsidP="00E36E41">
            <w:pPr>
              <w:spacing w:before="0" w:after="0" w:line="264" w:lineRule="auto"/>
              <w:jc w:val="left"/>
              <w:rPr>
                <w:b/>
                <w:bCs/>
                <w:color w:val="FFFFFF" w:themeColor="background1"/>
                <w:kern w:val="19"/>
                <w:sz w:val="19"/>
                <w:lang w:val="en-CA"/>
              </w:rPr>
            </w:pPr>
            <w:r w:rsidRPr="00BF3FC0">
              <w:rPr>
                <w:b/>
                <w:bCs/>
                <w:color w:val="FFFFFF" w:themeColor="background1"/>
                <w:kern w:val="19"/>
                <w:sz w:val="19"/>
                <w:lang w:val="en-CA"/>
              </w:rPr>
              <w:t>Wellbore Depth</w:t>
            </w:r>
          </w:p>
        </w:tc>
        <w:tc>
          <w:tcPr>
            <w:tcW w:w="7429" w:type="dxa"/>
            <w:vAlign w:val="center"/>
          </w:tcPr>
          <w:p w14:paraId="2669DD31" w14:textId="77777777" w:rsidR="00120388" w:rsidRPr="00BF3FC0" w:rsidRDefault="00120388" w:rsidP="00E36E41">
            <w:pPr>
              <w:spacing w:before="60" w:after="60" w:line="264" w:lineRule="auto"/>
              <w:jc w:val="left"/>
              <w:rPr>
                <w:kern w:val="19"/>
                <w:sz w:val="19"/>
                <w:lang w:val="en-CA"/>
              </w:rPr>
            </w:pPr>
            <w:r w:rsidRPr="00BF3FC0">
              <w:rPr>
                <w:kern w:val="19"/>
                <w:sz w:val="19"/>
                <w:lang w:val="en-CA"/>
              </w:rPr>
              <w:t>563.0 m</w:t>
            </w:r>
          </w:p>
        </w:tc>
      </w:tr>
      <w:tr w:rsidR="00120388" w:rsidRPr="00BF3FC0" w14:paraId="0522E46B" w14:textId="77777777" w:rsidTr="00E36E41">
        <w:trPr>
          <w:trHeight w:val="283"/>
        </w:trPr>
        <w:tc>
          <w:tcPr>
            <w:tcW w:w="2494" w:type="dxa"/>
            <w:tcBorders>
              <w:top w:val="nil"/>
              <w:bottom w:val="nil"/>
            </w:tcBorders>
            <w:shd w:val="clear" w:color="auto" w:fill="52796F"/>
            <w:vAlign w:val="center"/>
          </w:tcPr>
          <w:p w14:paraId="2376495C" w14:textId="77777777" w:rsidR="00120388" w:rsidRPr="00BF3FC0" w:rsidRDefault="00120388" w:rsidP="00E36E41">
            <w:pPr>
              <w:spacing w:before="0" w:after="0" w:line="264" w:lineRule="auto"/>
              <w:jc w:val="left"/>
              <w:rPr>
                <w:b/>
                <w:bCs/>
                <w:color w:val="FFFFFF" w:themeColor="background1"/>
                <w:kern w:val="19"/>
                <w:sz w:val="19"/>
              </w:rPr>
            </w:pPr>
            <w:r>
              <w:rPr>
                <w:b/>
                <w:bCs/>
                <w:color w:val="FFFFFF" w:themeColor="background1"/>
                <w:kern w:val="19"/>
                <w:sz w:val="19"/>
              </w:rPr>
              <w:t>Total gas production</w:t>
            </w:r>
          </w:p>
        </w:tc>
        <w:tc>
          <w:tcPr>
            <w:tcW w:w="7429" w:type="dxa"/>
            <w:vAlign w:val="center"/>
          </w:tcPr>
          <w:p w14:paraId="0BE902F3" w14:textId="77777777" w:rsidR="00120388" w:rsidRPr="00BF3FC0" w:rsidRDefault="00120388" w:rsidP="00E36E41">
            <w:pPr>
              <w:spacing w:before="60" w:after="60" w:line="264" w:lineRule="auto"/>
              <w:jc w:val="left"/>
              <w:rPr>
                <w:kern w:val="19"/>
                <w:sz w:val="19"/>
              </w:rPr>
            </w:pPr>
          </w:p>
        </w:tc>
      </w:tr>
      <w:tr w:rsidR="00120388" w:rsidRPr="00BF3FC0" w14:paraId="35DE2CA3" w14:textId="77777777" w:rsidTr="00E36E41">
        <w:trPr>
          <w:trHeight w:val="283"/>
        </w:trPr>
        <w:tc>
          <w:tcPr>
            <w:tcW w:w="2494" w:type="dxa"/>
            <w:tcBorders>
              <w:top w:val="nil"/>
              <w:bottom w:val="nil"/>
            </w:tcBorders>
            <w:shd w:val="clear" w:color="auto" w:fill="52796F"/>
            <w:vAlign w:val="center"/>
          </w:tcPr>
          <w:p w14:paraId="26A1A2EE" w14:textId="77777777" w:rsidR="00120388" w:rsidRPr="00BF3FC0" w:rsidRDefault="00120388" w:rsidP="00E36E41">
            <w:pPr>
              <w:spacing w:before="0" w:after="0" w:line="264" w:lineRule="auto"/>
              <w:jc w:val="left"/>
              <w:rPr>
                <w:b/>
                <w:bCs/>
                <w:color w:val="FFFFFF" w:themeColor="background1"/>
                <w:kern w:val="19"/>
                <w:sz w:val="19"/>
              </w:rPr>
            </w:pPr>
            <w:r>
              <w:rPr>
                <w:b/>
                <w:bCs/>
                <w:color w:val="FFFFFF" w:themeColor="background1"/>
                <w:kern w:val="19"/>
                <w:sz w:val="19"/>
              </w:rPr>
              <w:t>Total water production</w:t>
            </w:r>
          </w:p>
        </w:tc>
        <w:tc>
          <w:tcPr>
            <w:tcW w:w="7429" w:type="dxa"/>
            <w:vAlign w:val="center"/>
          </w:tcPr>
          <w:p w14:paraId="21F457EF" w14:textId="77777777" w:rsidR="00120388" w:rsidRPr="00BF3FC0" w:rsidRDefault="00120388" w:rsidP="00E36E41">
            <w:pPr>
              <w:spacing w:before="60" w:after="60" w:line="264" w:lineRule="auto"/>
              <w:jc w:val="left"/>
              <w:rPr>
                <w:kern w:val="19"/>
                <w:sz w:val="19"/>
              </w:rPr>
            </w:pPr>
          </w:p>
        </w:tc>
      </w:tr>
      <w:tr w:rsidR="00120388" w:rsidRPr="00BF3FC0" w14:paraId="1F7EC433" w14:textId="77777777" w:rsidTr="00E36E41">
        <w:trPr>
          <w:trHeight w:val="283"/>
        </w:trPr>
        <w:tc>
          <w:tcPr>
            <w:tcW w:w="2494" w:type="dxa"/>
            <w:tcBorders>
              <w:top w:val="nil"/>
              <w:bottom w:val="nil"/>
            </w:tcBorders>
            <w:shd w:val="clear" w:color="auto" w:fill="52796F"/>
            <w:vAlign w:val="center"/>
          </w:tcPr>
          <w:p w14:paraId="276347A0" w14:textId="77777777" w:rsidR="00120388" w:rsidRPr="00BF3FC0" w:rsidRDefault="00120388" w:rsidP="00E36E41">
            <w:pPr>
              <w:spacing w:before="0" w:after="0" w:line="264" w:lineRule="auto"/>
              <w:jc w:val="left"/>
              <w:rPr>
                <w:b/>
                <w:bCs/>
                <w:color w:val="FFFFFF" w:themeColor="background1"/>
                <w:kern w:val="19"/>
                <w:sz w:val="19"/>
              </w:rPr>
            </w:pPr>
            <w:r>
              <w:rPr>
                <w:b/>
                <w:bCs/>
                <w:color w:val="FFFFFF" w:themeColor="background1"/>
                <w:kern w:val="19"/>
                <w:sz w:val="19"/>
              </w:rPr>
              <w:t>Total crude oil/bitumen production</w:t>
            </w:r>
          </w:p>
        </w:tc>
        <w:tc>
          <w:tcPr>
            <w:tcW w:w="7429" w:type="dxa"/>
            <w:vAlign w:val="center"/>
          </w:tcPr>
          <w:p w14:paraId="26BF99DF" w14:textId="77777777" w:rsidR="00120388" w:rsidRPr="00BF3FC0" w:rsidRDefault="00120388" w:rsidP="00E36E41">
            <w:pPr>
              <w:spacing w:before="60" w:after="60" w:line="264" w:lineRule="auto"/>
              <w:jc w:val="left"/>
              <w:rPr>
                <w:kern w:val="19"/>
                <w:sz w:val="19"/>
              </w:rPr>
            </w:pPr>
          </w:p>
        </w:tc>
      </w:tr>
      <w:tr w:rsidR="00120388" w:rsidRPr="00BF3FC0" w14:paraId="440C81F9" w14:textId="77777777" w:rsidTr="00E36E41">
        <w:trPr>
          <w:trHeight w:val="283"/>
        </w:trPr>
        <w:tc>
          <w:tcPr>
            <w:tcW w:w="2494" w:type="dxa"/>
            <w:tcBorders>
              <w:top w:val="nil"/>
            </w:tcBorders>
            <w:shd w:val="clear" w:color="auto" w:fill="52796F"/>
            <w:vAlign w:val="center"/>
          </w:tcPr>
          <w:p w14:paraId="5D39973E" w14:textId="77777777" w:rsidR="00120388" w:rsidRPr="00BF3FC0" w:rsidRDefault="00120388" w:rsidP="00E36E41">
            <w:pPr>
              <w:spacing w:before="0" w:after="0" w:line="264" w:lineRule="auto"/>
              <w:jc w:val="left"/>
              <w:rPr>
                <w:b/>
                <w:bCs/>
                <w:color w:val="FFFFFF" w:themeColor="background1"/>
                <w:kern w:val="19"/>
                <w:sz w:val="19"/>
                <w:lang w:val="en-CA"/>
              </w:rPr>
            </w:pPr>
            <w:r w:rsidRPr="00BF3FC0">
              <w:rPr>
                <w:b/>
                <w:bCs/>
                <w:color w:val="FFFFFF" w:themeColor="background1"/>
                <w:kern w:val="19"/>
                <w:sz w:val="19"/>
                <w:lang w:val="en-CA"/>
              </w:rPr>
              <w:t>Associated Spills</w:t>
            </w:r>
          </w:p>
        </w:tc>
        <w:tc>
          <w:tcPr>
            <w:tcW w:w="7429" w:type="dxa"/>
            <w:vAlign w:val="center"/>
          </w:tcPr>
          <w:p w14:paraId="056C00A4" w14:textId="77777777" w:rsidR="00120388" w:rsidRPr="00BF3FC0" w:rsidRDefault="00120388" w:rsidP="00E36E41">
            <w:pPr>
              <w:spacing w:before="60" w:after="60" w:line="264" w:lineRule="auto"/>
              <w:jc w:val="left"/>
              <w:rPr>
                <w:kern w:val="19"/>
                <w:sz w:val="18"/>
                <w:lang w:val="en-CA"/>
              </w:rPr>
            </w:pPr>
            <w:r w:rsidRPr="00BF3FC0">
              <w:rPr>
                <w:kern w:val="19"/>
                <w:sz w:val="19"/>
                <w:lang w:val="en-CA"/>
              </w:rPr>
              <w:t>NA</w:t>
            </w:r>
          </w:p>
          <w:p w14:paraId="1B614243" w14:textId="77777777" w:rsidR="00120388" w:rsidRPr="00BF3FC0" w:rsidRDefault="00120388" w:rsidP="00E36E41">
            <w:pPr>
              <w:spacing w:before="60" w:after="60" w:line="264" w:lineRule="auto"/>
              <w:jc w:val="left"/>
              <w:rPr>
                <w:color w:val="C00000"/>
                <w:kern w:val="19"/>
                <w:sz w:val="18"/>
                <w:lang w:val="en-CA"/>
              </w:rPr>
            </w:pPr>
            <w:r w:rsidRPr="00BF3FC0">
              <w:rPr>
                <w:color w:val="C00000"/>
                <w:kern w:val="19"/>
                <w:sz w:val="19"/>
                <w:lang w:val="en-CA"/>
              </w:rPr>
              <w:t>OR</w:t>
            </w:r>
          </w:p>
          <w:p w14:paraId="7D37BE08" w14:textId="36197A23" w:rsidR="00120388" w:rsidRPr="00BF3FC0" w:rsidDel="00143947" w:rsidRDefault="00120388" w:rsidP="00E36E41">
            <w:pPr>
              <w:spacing w:before="60" w:after="60" w:line="264" w:lineRule="auto"/>
              <w:jc w:val="left"/>
              <w:rPr>
                <w:del w:id="28" w:author="Michelle Haager" w:date="2026-09-22T08:58:00Z" w16du:dateUtc="2026-09-22T14:58:00Z"/>
                <w:kern w:val="19"/>
                <w:sz w:val="19"/>
                <w:lang w:val="en-CA"/>
              </w:rPr>
            </w:pPr>
            <w:commentRangeStart w:id="29"/>
            <w:r w:rsidRPr="00BF3FC0">
              <w:rPr>
                <w:kern w:val="19"/>
                <w:sz w:val="19"/>
                <w:lang w:val="en-CA"/>
              </w:rPr>
              <w:t>The Phase 1 ESA</w:t>
            </w:r>
            <w:commentRangeEnd w:id="29"/>
            <w:r w:rsidR="000172EA" w:rsidRPr="00BF3FC0">
              <w:rPr>
                <w:rStyle w:val="CommentReference"/>
                <w:kern w:val="19"/>
                <w:sz w:val="19"/>
                <w:szCs w:val="22"/>
                <w:lang w:val="en-CA"/>
              </w:rPr>
              <w:commentReference w:id="29"/>
            </w:r>
            <w:r w:rsidRPr="00BF3FC0">
              <w:rPr>
                <w:kern w:val="19"/>
                <w:sz w:val="19"/>
                <w:lang w:val="en-CA"/>
              </w:rPr>
              <w:t xml:space="preserve"> for the 100-well lists the following associated spills</w:t>
            </w:r>
            <w:ins w:id="30" w:author="Michelle Haager" w:date="2026-09-22T08:58:00Z" w16du:dateUtc="2026-09-22T14:58:00Z">
              <w:r>
                <w:rPr>
                  <w:kern w:val="19"/>
                  <w:sz w:val="19"/>
                  <w:lang w:val="en-CA"/>
                </w:rPr>
                <w:t xml:space="preserve"> (Reference for Phase 1).</w:t>
              </w:r>
            </w:ins>
          </w:p>
          <w:p w14:paraId="5E8233DD" w14:textId="77777777" w:rsidR="00120388" w:rsidRPr="00BF3FC0" w:rsidRDefault="00120388" w:rsidP="00E36E41">
            <w:pPr>
              <w:spacing w:before="60" w:after="60" w:line="264" w:lineRule="auto"/>
              <w:jc w:val="left"/>
              <w:rPr>
                <w:kern w:val="19"/>
                <w:sz w:val="19"/>
                <w:lang w:val="en-CA"/>
              </w:rPr>
            </w:pPr>
            <w:r w:rsidRPr="00BF3FC0">
              <w:rPr>
                <w:b/>
                <w:bCs/>
                <w:kern w:val="19"/>
                <w:sz w:val="19"/>
                <w:lang w:val="en-CA"/>
              </w:rPr>
              <w:t>Incident # 19973313.</w:t>
            </w:r>
            <w:r w:rsidRPr="00BF3FC0">
              <w:rPr>
                <w:kern w:val="19"/>
                <w:sz w:val="19"/>
                <w:lang w:val="en-CA"/>
              </w:rPr>
              <w:t xml:space="preserve"> November 5, 1997. License #: 3608-2 (pipeline).</w:t>
            </w:r>
            <w:r w:rsidRPr="00BF3FC0">
              <w:rPr>
                <w:b/>
                <w:bCs/>
                <w:kern w:val="19"/>
                <w:sz w:val="19"/>
                <w:lang w:val="en-CA"/>
              </w:rPr>
              <w:t xml:space="preserve"> </w:t>
            </w:r>
            <w:r w:rsidRPr="00BF3FC0">
              <w:rPr>
                <w:kern w:val="19"/>
                <w:sz w:val="19"/>
                <w:lang w:val="en-CA"/>
              </w:rPr>
              <w:t>Cause: Leak. Spill on-site. Substance spilled: 0.3 m</w:t>
            </w:r>
            <w:r w:rsidRPr="00BF3FC0">
              <w:rPr>
                <w:kern w:val="19"/>
                <w:sz w:val="19"/>
                <w:vertAlign w:val="superscript"/>
                <w:lang w:val="en-CA"/>
              </w:rPr>
              <w:t>3</w:t>
            </w:r>
            <w:r w:rsidRPr="00BF3FC0">
              <w:rPr>
                <w:kern w:val="19"/>
                <w:sz w:val="19"/>
                <w:lang w:val="en-CA"/>
              </w:rPr>
              <w:t xml:space="preserve"> of crude oil and 0.7 m</w:t>
            </w:r>
            <w:r w:rsidRPr="00BF3FC0">
              <w:rPr>
                <w:kern w:val="19"/>
                <w:sz w:val="19"/>
                <w:vertAlign w:val="superscript"/>
                <w:lang w:val="en-CA"/>
              </w:rPr>
              <w:t>3</w:t>
            </w:r>
            <w:r w:rsidRPr="00BF3FC0">
              <w:rPr>
                <w:kern w:val="19"/>
                <w:sz w:val="19"/>
                <w:lang w:val="en-CA"/>
              </w:rPr>
              <w:t xml:space="preserve"> salt/produced water, 0.3 m</w:t>
            </w:r>
            <w:r w:rsidRPr="00BF3FC0">
              <w:rPr>
                <w:kern w:val="19"/>
                <w:sz w:val="19"/>
                <w:vertAlign w:val="superscript"/>
                <w:lang w:val="en-CA"/>
              </w:rPr>
              <w:t>3</w:t>
            </w:r>
            <w:r w:rsidRPr="00BF3FC0">
              <w:rPr>
                <w:kern w:val="19"/>
                <w:sz w:val="19"/>
                <w:lang w:val="en-CA"/>
              </w:rPr>
              <w:t xml:space="preserve"> of crude oil and 0.6 m</w:t>
            </w:r>
            <w:r w:rsidRPr="00BF3FC0">
              <w:rPr>
                <w:kern w:val="19"/>
                <w:sz w:val="19"/>
                <w:vertAlign w:val="superscript"/>
                <w:lang w:val="en-CA"/>
              </w:rPr>
              <w:t>3</w:t>
            </w:r>
            <w:r w:rsidRPr="00BF3FC0">
              <w:rPr>
                <w:kern w:val="19"/>
                <w:sz w:val="19"/>
                <w:lang w:val="en-CA"/>
              </w:rPr>
              <w:t xml:space="preserve"> salt/produced water recovered. </w:t>
            </w:r>
          </w:p>
        </w:tc>
      </w:tr>
    </w:tbl>
    <w:p w14:paraId="1D709786" w14:textId="09E432E0" w:rsidR="00AC196B" w:rsidRDefault="00AC196B" w:rsidP="0004168D">
      <w:pPr>
        <w:rPr>
          <w:color w:val="C00000"/>
          <w:u w:val="single"/>
        </w:rPr>
      </w:pPr>
      <w:r>
        <w:rPr>
          <w:color w:val="C00000"/>
          <w:u w:val="single"/>
        </w:rPr>
        <w:t>&lt;INSERT_WELLSITE_END&gt;</w:t>
      </w:r>
    </w:p>
    <w:p w14:paraId="652F0719" w14:textId="6BE7D969" w:rsidR="00AC196B" w:rsidRDefault="00AC196B" w:rsidP="0004168D">
      <w:pPr>
        <w:rPr>
          <w:color w:val="C00000"/>
          <w:u w:val="single"/>
        </w:rPr>
      </w:pPr>
      <w:r>
        <w:rPr>
          <w:color w:val="C00000"/>
          <w:u w:val="single"/>
        </w:rPr>
        <w:t>&lt;INSERT_FACILITY_START&gt;</w:t>
      </w:r>
    </w:p>
    <w:p w14:paraId="60DFC88D" w14:textId="0C150514" w:rsidR="0004168D" w:rsidRDefault="0004168D" w:rsidP="0004168D">
      <w:pPr>
        <w:rPr>
          <w:color w:val="C00000"/>
          <w:u w:val="single"/>
        </w:rPr>
      </w:pPr>
      <w:commentRangeStart w:id="31"/>
      <w:r w:rsidRPr="00BF3FC0">
        <w:rPr>
          <w:color w:val="C00000"/>
          <w:u w:val="single"/>
        </w:rPr>
        <w:t>Facility</w:t>
      </w:r>
      <w:commentRangeEnd w:id="31"/>
      <w:r w:rsidR="007F18D9">
        <w:rPr>
          <w:rStyle w:val="CommentReference"/>
          <w:color w:val="C00000"/>
          <w:sz w:val="22"/>
          <w:szCs w:val="22"/>
          <w:u w:val="single"/>
        </w:rPr>
        <w:commentReference w:id="31"/>
      </w:r>
    </w:p>
    <w:p w14:paraId="6FE5375C" w14:textId="343114E2" w:rsidR="00D05049" w:rsidRPr="00BF3FC0" w:rsidRDefault="00D05049" w:rsidP="0004168D">
      <w:pPr>
        <w:rPr>
          <w:color w:val="C00000"/>
          <w:u w:val="single"/>
        </w:rPr>
      </w:pPr>
      <w:r>
        <w:rPr>
          <w:color w:val="C00000"/>
          <w:u w:val="single"/>
        </w:rPr>
        <w:t>&lt;INSERT_FACILITY_TABLE&gt;</w:t>
      </w:r>
    </w:p>
    <w:tbl>
      <w:tblPr>
        <w:tblStyle w:val="TableGrid"/>
        <w:tblW w:w="9923" w:type="dxa"/>
        <w:tblInd w:w="-5" w:type="dxa"/>
        <w:tblLook w:val="04A0" w:firstRow="1" w:lastRow="0" w:firstColumn="1" w:lastColumn="0" w:noHBand="0" w:noVBand="1"/>
      </w:tblPr>
      <w:tblGrid>
        <w:gridCol w:w="2494"/>
        <w:gridCol w:w="7429"/>
      </w:tblGrid>
      <w:tr w:rsidR="002F37D0" w:rsidRPr="00BF3FC0" w14:paraId="73B1FC1D" w14:textId="77777777" w:rsidTr="002F37D0">
        <w:trPr>
          <w:trHeight w:val="330"/>
        </w:trPr>
        <w:tc>
          <w:tcPr>
            <w:tcW w:w="2494" w:type="dxa"/>
            <w:tcBorders>
              <w:bottom w:val="nil"/>
            </w:tcBorders>
            <w:shd w:val="clear" w:color="auto" w:fill="52796F"/>
            <w:vAlign w:val="center"/>
          </w:tcPr>
          <w:p w14:paraId="56E649C4" w14:textId="77777777" w:rsidR="002F37D0" w:rsidRPr="00BF3FC0" w:rsidRDefault="002F37D0" w:rsidP="000275B6">
            <w:pPr>
              <w:spacing w:before="0" w:after="0" w:line="264" w:lineRule="auto"/>
              <w:jc w:val="left"/>
              <w:rPr>
                <w:b/>
                <w:bCs/>
                <w:color w:val="FFFFFF" w:themeColor="background1"/>
                <w:kern w:val="19"/>
                <w:sz w:val="19"/>
                <w:lang w:val="en-CA"/>
              </w:rPr>
            </w:pPr>
            <w:r w:rsidRPr="00BF3FC0">
              <w:rPr>
                <w:b/>
                <w:bCs/>
                <w:color w:val="FFFFFF" w:themeColor="background1"/>
                <w:kern w:val="19"/>
                <w:sz w:val="19"/>
                <w:lang w:val="en-CA"/>
              </w:rPr>
              <w:t>Site Name</w:t>
            </w:r>
          </w:p>
        </w:tc>
        <w:tc>
          <w:tcPr>
            <w:tcW w:w="7429" w:type="dxa"/>
            <w:vAlign w:val="center"/>
          </w:tcPr>
          <w:p w14:paraId="5BA8BEF1" w14:textId="77777777" w:rsidR="002F37D0" w:rsidRPr="00BF3FC0" w:rsidRDefault="002F37D0" w:rsidP="000275B6">
            <w:pPr>
              <w:spacing w:before="60" w:after="60" w:line="264" w:lineRule="auto"/>
              <w:jc w:val="left"/>
              <w:rPr>
                <w:kern w:val="19"/>
                <w:sz w:val="19"/>
                <w:lang w:val="en-CA"/>
              </w:rPr>
            </w:pPr>
            <w:r w:rsidRPr="00BF3FC0">
              <w:rPr>
                <w:kern w:val="19"/>
                <w:sz w:val="19"/>
                <w:lang w:val="en-CA"/>
              </w:rPr>
              <w:t>AVN MEDICINE HAT 15-14-14-4W4 BTY &amp; Compressor Station</w:t>
            </w:r>
          </w:p>
        </w:tc>
      </w:tr>
      <w:tr w:rsidR="002F37D0" w:rsidRPr="00BF3FC0" w14:paraId="77FADAF9" w14:textId="77777777" w:rsidTr="002F37D0">
        <w:trPr>
          <w:trHeight w:val="330"/>
        </w:trPr>
        <w:tc>
          <w:tcPr>
            <w:tcW w:w="2494" w:type="dxa"/>
            <w:tcBorders>
              <w:top w:val="nil"/>
              <w:bottom w:val="nil"/>
            </w:tcBorders>
            <w:shd w:val="clear" w:color="auto" w:fill="52796F"/>
            <w:vAlign w:val="center"/>
          </w:tcPr>
          <w:p w14:paraId="0E21D934" w14:textId="77777777" w:rsidR="002F37D0" w:rsidRPr="00BF3FC0" w:rsidRDefault="002F37D0" w:rsidP="000275B6">
            <w:pPr>
              <w:spacing w:before="0" w:after="0" w:line="264" w:lineRule="auto"/>
              <w:jc w:val="left"/>
              <w:rPr>
                <w:b/>
                <w:bCs/>
                <w:color w:val="FFFFFF" w:themeColor="background1"/>
                <w:kern w:val="19"/>
                <w:sz w:val="19"/>
                <w:lang w:val="en-CA"/>
              </w:rPr>
            </w:pPr>
            <w:r w:rsidRPr="00BF3FC0">
              <w:rPr>
                <w:b/>
                <w:bCs/>
                <w:color w:val="FFFFFF" w:themeColor="background1"/>
                <w:kern w:val="19"/>
                <w:sz w:val="19"/>
                <w:lang w:val="en-CA"/>
              </w:rPr>
              <w:t>Legal Land Description</w:t>
            </w:r>
          </w:p>
        </w:tc>
        <w:tc>
          <w:tcPr>
            <w:tcW w:w="7429" w:type="dxa"/>
            <w:vAlign w:val="center"/>
          </w:tcPr>
          <w:p w14:paraId="43964C53" w14:textId="77777777" w:rsidR="002F37D0" w:rsidRPr="00BF3FC0" w:rsidRDefault="002F37D0" w:rsidP="000275B6">
            <w:pPr>
              <w:spacing w:before="60" w:after="60" w:line="264" w:lineRule="auto"/>
              <w:jc w:val="left"/>
              <w:rPr>
                <w:kern w:val="19"/>
                <w:sz w:val="19"/>
                <w:lang w:val="en-CA"/>
              </w:rPr>
            </w:pPr>
            <w:r w:rsidRPr="00BF3FC0">
              <w:rPr>
                <w:kern w:val="19"/>
                <w:sz w:val="19"/>
                <w:lang w:val="en-CA"/>
              </w:rPr>
              <w:t>15-14-014-04 W4M</w:t>
            </w:r>
          </w:p>
        </w:tc>
      </w:tr>
      <w:tr w:rsidR="002F37D0" w:rsidRPr="00BF3FC0" w14:paraId="454CFBB3" w14:textId="77777777" w:rsidTr="002F37D0">
        <w:trPr>
          <w:trHeight w:val="330"/>
        </w:trPr>
        <w:tc>
          <w:tcPr>
            <w:tcW w:w="2494" w:type="dxa"/>
            <w:tcBorders>
              <w:top w:val="nil"/>
              <w:bottom w:val="nil"/>
            </w:tcBorders>
            <w:shd w:val="clear" w:color="auto" w:fill="52796F"/>
            <w:vAlign w:val="center"/>
          </w:tcPr>
          <w:p w14:paraId="6DAF85F4" w14:textId="77777777" w:rsidR="002F37D0" w:rsidRPr="00BF3FC0" w:rsidRDefault="002F37D0" w:rsidP="000275B6">
            <w:pPr>
              <w:spacing w:before="0" w:after="0" w:line="264" w:lineRule="auto"/>
              <w:jc w:val="left"/>
              <w:rPr>
                <w:b/>
                <w:bCs/>
                <w:color w:val="FFFFFF" w:themeColor="background1"/>
                <w:kern w:val="19"/>
                <w:sz w:val="19"/>
                <w:lang w:val="en-CA"/>
              </w:rPr>
            </w:pPr>
            <w:r w:rsidRPr="00BF3FC0">
              <w:rPr>
                <w:b/>
                <w:bCs/>
                <w:color w:val="FFFFFF" w:themeColor="background1"/>
                <w:kern w:val="19"/>
                <w:sz w:val="19"/>
                <w:lang w:val="en-CA"/>
              </w:rPr>
              <w:t>Licensee</w:t>
            </w:r>
          </w:p>
        </w:tc>
        <w:tc>
          <w:tcPr>
            <w:tcW w:w="7429" w:type="dxa"/>
            <w:vAlign w:val="center"/>
          </w:tcPr>
          <w:p w14:paraId="01B2D975" w14:textId="77777777" w:rsidR="002F37D0" w:rsidRPr="00BF3FC0" w:rsidRDefault="002F37D0" w:rsidP="000275B6">
            <w:pPr>
              <w:spacing w:before="60" w:after="60" w:line="264" w:lineRule="auto"/>
              <w:jc w:val="left"/>
              <w:rPr>
                <w:kern w:val="19"/>
                <w:sz w:val="19"/>
                <w:lang w:val="en-CA"/>
              </w:rPr>
            </w:pPr>
            <w:r w:rsidRPr="00BF3FC0">
              <w:rPr>
                <w:kern w:val="19"/>
                <w:sz w:val="19"/>
                <w:lang w:val="en-CA"/>
              </w:rPr>
              <w:t>Questfire Energy Corp. (Defunct)</w:t>
            </w:r>
          </w:p>
        </w:tc>
      </w:tr>
      <w:tr w:rsidR="002F37D0" w:rsidRPr="00BF3FC0" w14:paraId="039D2738" w14:textId="77777777" w:rsidTr="002F37D0">
        <w:trPr>
          <w:trHeight w:val="330"/>
        </w:trPr>
        <w:tc>
          <w:tcPr>
            <w:tcW w:w="2494" w:type="dxa"/>
            <w:tcBorders>
              <w:top w:val="nil"/>
              <w:bottom w:val="nil"/>
            </w:tcBorders>
            <w:shd w:val="clear" w:color="auto" w:fill="52796F"/>
            <w:vAlign w:val="center"/>
          </w:tcPr>
          <w:p w14:paraId="3560E396" w14:textId="77777777" w:rsidR="002F37D0" w:rsidRPr="00BF3FC0" w:rsidRDefault="002F37D0" w:rsidP="000275B6">
            <w:pPr>
              <w:spacing w:before="0" w:after="0" w:line="264" w:lineRule="auto"/>
              <w:jc w:val="left"/>
              <w:rPr>
                <w:b/>
                <w:bCs/>
                <w:color w:val="FFFFFF" w:themeColor="background1"/>
                <w:kern w:val="19"/>
                <w:sz w:val="19"/>
                <w:lang w:val="en-CA"/>
              </w:rPr>
            </w:pPr>
            <w:r w:rsidRPr="00BF3FC0">
              <w:rPr>
                <w:b/>
                <w:bCs/>
                <w:color w:val="FFFFFF" w:themeColor="background1"/>
                <w:kern w:val="19"/>
                <w:sz w:val="19"/>
                <w:lang w:val="en-CA"/>
              </w:rPr>
              <w:t>License No.</w:t>
            </w:r>
          </w:p>
        </w:tc>
        <w:tc>
          <w:tcPr>
            <w:tcW w:w="7429" w:type="dxa"/>
            <w:vAlign w:val="center"/>
          </w:tcPr>
          <w:p w14:paraId="6107CF00" w14:textId="77777777" w:rsidR="002F37D0" w:rsidRPr="00BF3FC0" w:rsidRDefault="002F37D0" w:rsidP="000275B6">
            <w:pPr>
              <w:spacing w:before="60" w:after="60" w:line="264" w:lineRule="auto"/>
              <w:jc w:val="left"/>
              <w:rPr>
                <w:kern w:val="19"/>
                <w:sz w:val="19"/>
                <w:lang w:val="en-CA"/>
              </w:rPr>
            </w:pPr>
            <w:bookmarkStart w:id="32" w:name="_Hlk216769332"/>
            <w:r w:rsidRPr="00BF3FC0">
              <w:rPr>
                <w:kern w:val="19"/>
                <w:sz w:val="19"/>
                <w:lang w:val="en-CA"/>
              </w:rPr>
              <w:t>F30335</w:t>
            </w:r>
            <w:bookmarkEnd w:id="32"/>
          </w:p>
        </w:tc>
      </w:tr>
      <w:tr w:rsidR="002F37D0" w:rsidRPr="00BF3FC0" w14:paraId="4C69BB2C" w14:textId="77777777" w:rsidTr="002F37D0">
        <w:trPr>
          <w:trHeight w:val="330"/>
        </w:trPr>
        <w:tc>
          <w:tcPr>
            <w:tcW w:w="2494" w:type="dxa"/>
            <w:tcBorders>
              <w:top w:val="nil"/>
              <w:bottom w:val="nil"/>
            </w:tcBorders>
            <w:shd w:val="clear" w:color="auto" w:fill="52796F"/>
            <w:vAlign w:val="center"/>
          </w:tcPr>
          <w:p w14:paraId="3EF63841" w14:textId="23760096" w:rsidR="002F37D0" w:rsidRPr="00BF3FC0" w:rsidRDefault="002F37D0" w:rsidP="000275B6">
            <w:pPr>
              <w:spacing w:before="0" w:after="0" w:line="264" w:lineRule="auto"/>
              <w:jc w:val="left"/>
              <w:rPr>
                <w:b/>
                <w:bCs/>
                <w:color w:val="FFFFFF" w:themeColor="background1"/>
                <w:kern w:val="19"/>
                <w:sz w:val="19"/>
                <w:lang w:val="en-CA"/>
              </w:rPr>
            </w:pPr>
            <w:r w:rsidRPr="00BF3FC0">
              <w:rPr>
                <w:b/>
                <w:bCs/>
                <w:color w:val="FFFFFF" w:themeColor="background1"/>
                <w:kern w:val="19"/>
                <w:sz w:val="19"/>
                <w:lang w:val="en-CA"/>
              </w:rPr>
              <w:lastRenderedPageBreak/>
              <w:t>Facility Type</w:t>
            </w:r>
          </w:p>
        </w:tc>
        <w:tc>
          <w:tcPr>
            <w:tcW w:w="7429" w:type="dxa"/>
            <w:vAlign w:val="center"/>
          </w:tcPr>
          <w:p w14:paraId="06D8F633" w14:textId="7B6A7161" w:rsidR="002F37D0" w:rsidRPr="00BF3FC0" w:rsidRDefault="002F37D0" w:rsidP="000275B6">
            <w:pPr>
              <w:spacing w:before="60" w:after="60" w:line="264" w:lineRule="auto"/>
              <w:jc w:val="left"/>
              <w:rPr>
                <w:kern w:val="19"/>
                <w:sz w:val="19"/>
                <w:lang w:val="en-CA"/>
              </w:rPr>
            </w:pPr>
            <w:r w:rsidRPr="00BF3FC0">
              <w:rPr>
                <w:kern w:val="19"/>
                <w:sz w:val="19"/>
                <w:lang w:val="en-CA"/>
              </w:rPr>
              <w:t>Gas multiwell production battery and compressor station</w:t>
            </w:r>
          </w:p>
        </w:tc>
      </w:tr>
      <w:tr w:rsidR="002F37D0" w:rsidRPr="00BF3FC0" w14:paraId="5CD32F9C" w14:textId="77777777" w:rsidTr="002F37D0">
        <w:trPr>
          <w:trHeight w:val="330"/>
        </w:trPr>
        <w:tc>
          <w:tcPr>
            <w:tcW w:w="2494" w:type="dxa"/>
            <w:tcBorders>
              <w:top w:val="nil"/>
              <w:bottom w:val="nil"/>
            </w:tcBorders>
            <w:shd w:val="clear" w:color="auto" w:fill="52796F"/>
            <w:vAlign w:val="center"/>
          </w:tcPr>
          <w:p w14:paraId="0F3E6D1D" w14:textId="77777777" w:rsidR="002F37D0" w:rsidRPr="00BF3FC0" w:rsidRDefault="002F37D0" w:rsidP="000275B6">
            <w:pPr>
              <w:spacing w:before="0" w:after="0" w:line="264" w:lineRule="auto"/>
              <w:jc w:val="left"/>
              <w:rPr>
                <w:b/>
                <w:bCs/>
                <w:color w:val="FFFFFF" w:themeColor="background1"/>
                <w:kern w:val="19"/>
                <w:sz w:val="19"/>
                <w:lang w:val="en-CA"/>
              </w:rPr>
            </w:pPr>
            <w:r w:rsidRPr="00BF3FC0">
              <w:rPr>
                <w:b/>
                <w:bCs/>
                <w:color w:val="FFFFFF" w:themeColor="background1"/>
                <w:kern w:val="19"/>
                <w:sz w:val="19"/>
                <w:lang w:val="en-CA"/>
              </w:rPr>
              <w:t>Construction Date</w:t>
            </w:r>
          </w:p>
        </w:tc>
        <w:tc>
          <w:tcPr>
            <w:tcW w:w="7429" w:type="dxa"/>
            <w:vAlign w:val="center"/>
          </w:tcPr>
          <w:p w14:paraId="68ECBB1D" w14:textId="77777777" w:rsidR="002F37D0" w:rsidRPr="00BF3FC0" w:rsidRDefault="002F37D0" w:rsidP="000275B6">
            <w:pPr>
              <w:spacing w:before="60" w:after="60" w:line="264" w:lineRule="auto"/>
              <w:jc w:val="left"/>
              <w:rPr>
                <w:kern w:val="19"/>
                <w:sz w:val="19"/>
                <w:lang w:val="en-CA"/>
              </w:rPr>
            </w:pPr>
            <w:r w:rsidRPr="00BF3FC0">
              <w:rPr>
                <w:kern w:val="19"/>
                <w:sz w:val="19"/>
                <w:lang w:val="en-CA"/>
              </w:rPr>
              <w:t>Exact date unknown, between 2003 and 2006</w:t>
            </w:r>
          </w:p>
        </w:tc>
      </w:tr>
      <w:tr w:rsidR="002F37D0" w:rsidRPr="00BF3FC0" w14:paraId="77D5E7F7" w14:textId="77777777" w:rsidTr="002F37D0">
        <w:trPr>
          <w:trHeight w:val="283"/>
        </w:trPr>
        <w:tc>
          <w:tcPr>
            <w:tcW w:w="2494" w:type="dxa"/>
            <w:tcBorders>
              <w:top w:val="nil"/>
            </w:tcBorders>
            <w:shd w:val="clear" w:color="auto" w:fill="52796F"/>
            <w:vAlign w:val="center"/>
          </w:tcPr>
          <w:p w14:paraId="2280062F" w14:textId="77777777" w:rsidR="002F37D0" w:rsidRPr="00BF3FC0" w:rsidRDefault="002F37D0" w:rsidP="000275B6">
            <w:pPr>
              <w:spacing w:before="0" w:after="0" w:line="264" w:lineRule="auto"/>
              <w:jc w:val="left"/>
              <w:rPr>
                <w:b/>
                <w:bCs/>
                <w:color w:val="FFFFFF" w:themeColor="background1"/>
                <w:kern w:val="19"/>
                <w:sz w:val="19"/>
                <w:lang w:val="en-CA"/>
              </w:rPr>
            </w:pPr>
            <w:r w:rsidRPr="00BF3FC0">
              <w:rPr>
                <w:b/>
                <w:bCs/>
                <w:color w:val="FFFFFF" w:themeColor="background1"/>
                <w:kern w:val="19"/>
                <w:sz w:val="19"/>
                <w:lang w:val="en-CA"/>
              </w:rPr>
              <w:t>Associated Spills</w:t>
            </w:r>
          </w:p>
        </w:tc>
        <w:tc>
          <w:tcPr>
            <w:tcW w:w="7429" w:type="dxa"/>
            <w:vAlign w:val="center"/>
          </w:tcPr>
          <w:p w14:paraId="247A031B" w14:textId="77777777" w:rsidR="002F37D0" w:rsidRPr="00BF3FC0" w:rsidRDefault="002F37D0" w:rsidP="000275B6">
            <w:pPr>
              <w:spacing w:before="60" w:after="60" w:line="264" w:lineRule="auto"/>
              <w:jc w:val="left"/>
              <w:rPr>
                <w:kern w:val="19"/>
                <w:sz w:val="18"/>
                <w:lang w:val="en-CA"/>
              </w:rPr>
            </w:pPr>
            <w:r w:rsidRPr="00BF3FC0">
              <w:rPr>
                <w:kern w:val="19"/>
                <w:sz w:val="19"/>
                <w:lang w:val="en-CA"/>
              </w:rPr>
              <w:t xml:space="preserve">NA </w:t>
            </w:r>
          </w:p>
        </w:tc>
      </w:tr>
    </w:tbl>
    <w:p w14:paraId="33EE61ED" w14:textId="5E0CC451" w:rsidR="00AC196B" w:rsidRPr="00AC196B" w:rsidRDefault="00AC196B" w:rsidP="00AC196B">
      <w:pPr>
        <w:rPr>
          <w:color w:val="C00000"/>
          <w:u w:val="single"/>
        </w:rPr>
      </w:pPr>
      <w:bookmarkStart w:id="33" w:name="_Toc241158069"/>
      <w:r>
        <w:rPr>
          <w:color w:val="C00000"/>
          <w:u w:val="single"/>
        </w:rPr>
        <w:t>&lt;INSERT_FACILITY_END&gt;</w:t>
      </w:r>
    </w:p>
    <w:p w14:paraId="61A0790F" w14:textId="035D78C2" w:rsidR="00052367" w:rsidRPr="00BF3FC0" w:rsidRDefault="00052367" w:rsidP="008B6D24">
      <w:pPr>
        <w:pStyle w:val="Heading2"/>
        <w:rPr>
          <w:lang w:val="en-CA"/>
        </w:rPr>
      </w:pPr>
      <w:r w:rsidRPr="00BF3FC0">
        <w:rPr>
          <w:lang w:val="en-CA"/>
        </w:rPr>
        <w:t>Stakeholders</w:t>
      </w:r>
      <w:bookmarkEnd w:id="33"/>
    </w:p>
    <w:tbl>
      <w:tblPr>
        <w:tblStyle w:val="TableGrid"/>
        <w:tblW w:w="9906" w:type="dxa"/>
        <w:tblInd w:w="-5" w:type="dxa"/>
        <w:tblLook w:val="04A0" w:firstRow="1" w:lastRow="0" w:firstColumn="1" w:lastColumn="0" w:noHBand="0" w:noVBand="1"/>
      </w:tblPr>
      <w:tblGrid>
        <w:gridCol w:w="2494"/>
        <w:gridCol w:w="2609"/>
        <w:gridCol w:w="2127"/>
        <w:gridCol w:w="2676"/>
      </w:tblGrid>
      <w:tr w:rsidR="001C0486" w:rsidRPr="00BF3FC0" w14:paraId="35DF3799" w14:textId="77777777" w:rsidTr="004722C7">
        <w:trPr>
          <w:trHeight w:val="283"/>
        </w:trPr>
        <w:tc>
          <w:tcPr>
            <w:tcW w:w="2494" w:type="dxa"/>
            <w:tcBorders>
              <w:bottom w:val="nil"/>
            </w:tcBorders>
            <w:shd w:val="clear" w:color="auto" w:fill="52796F"/>
            <w:vAlign w:val="center"/>
          </w:tcPr>
          <w:p w14:paraId="74840AB0" w14:textId="77777777" w:rsidR="00F05800" w:rsidRPr="00BF3FC0" w:rsidRDefault="00F05800" w:rsidP="00F05800">
            <w:pPr>
              <w:spacing w:before="0" w:after="0" w:line="264" w:lineRule="auto"/>
              <w:jc w:val="left"/>
              <w:rPr>
                <w:b/>
                <w:bCs/>
                <w:color w:val="FFFFFF" w:themeColor="background1"/>
                <w:kern w:val="19"/>
                <w:sz w:val="19"/>
                <w:lang w:val="en-CA"/>
              </w:rPr>
            </w:pPr>
            <w:r w:rsidRPr="00BF3FC0">
              <w:rPr>
                <w:b/>
                <w:bCs/>
                <w:color w:val="FFFFFF" w:themeColor="background1"/>
                <w:kern w:val="19"/>
                <w:sz w:val="19"/>
                <w:lang w:val="en-CA"/>
              </w:rPr>
              <w:t>County/Municipality</w:t>
            </w:r>
          </w:p>
        </w:tc>
        <w:tc>
          <w:tcPr>
            <w:tcW w:w="2609" w:type="dxa"/>
            <w:vAlign w:val="center"/>
          </w:tcPr>
          <w:p w14:paraId="089AEF7D" w14:textId="77777777" w:rsidR="00F05800" w:rsidRPr="00BF3FC0" w:rsidRDefault="00F05800" w:rsidP="00F05800">
            <w:pPr>
              <w:spacing w:before="60" w:after="60" w:line="264" w:lineRule="auto"/>
              <w:jc w:val="left"/>
              <w:rPr>
                <w:kern w:val="19"/>
                <w:sz w:val="19"/>
                <w:lang w:val="en-CA"/>
              </w:rPr>
            </w:pPr>
            <w:r w:rsidRPr="00BF3FC0">
              <w:rPr>
                <w:kern w:val="19"/>
                <w:sz w:val="19"/>
                <w:lang w:val="en-CA"/>
              </w:rPr>
              <w:t>Cypress County</w:t>
            </w:r>
          </w:p>
        </w:tc>
        <w:tc>
          <w:tcPr>
            <w:tcW w:w="2127" w:type="dxa"/>
            <w:tcBorders>
              <w:bottom w:val="nil"/>
            </w:tcBorders>
            <w:shd w:val="clear" w:color="auto" w:fill="52796F"/>
            <w:vAlign w:val="center"/>
          </w:tcPr>
          <w:p w14:paraId="3AE2311A" w14:textId="77777777" w:rsidR="00F05800" w:rsidRPr="00BF3FC0" w:rsidRDefault="00F05800" w:rsidP="00F05800">
            <w:pPr>
              <w:spacing w:before="0" w:after="0" w:line="264" w:lineRule="auto"/>
              <w:jc w:val="left"/>
              <w:rPr>
                <w:b/>
                <w:bCs/>
                <w:color w:val="FFFFFF" w:themeColor="background1"/>
                <w:kern w:val="19"/>
                <w:sz w:val="19"/>
                <w:lang w:val="en-CA"/>
              </w:rPr>
            </w:pPr>
            <w:r w:rsidRPr="00BF3FC0">
              <w:rPr>
                <w:b/>
                <w:bCs/>
                <w:color w:val="FFFFFF" w:themeColor="background1"/>
                <w:kern w:val="19"/>
                <w:sz w:val="19"/>
                <w:lang w:val="en-CA"/>
              </w:rPr>
              <w:t>Ownership Type</w:t>
            </w:r>
          </w:p>
        </w:tc>
        <w:tc>
          <w:tcPr>
            <w:tcW w:w="2676" w:type="dxa"/>
            <w:vAlign w:val="center"/>
          </w:tcPr>
          <w:p w14:paraId="1282901C" w14:textId="77777777" w:rsidR="00F05800" w:rsidRPr="00BF3FC0" w:rsidRDefault="00F05800" w:rsidP="00F05800">
            <w:pPr>
              <w:spacing w:before="60" w:after="60" w:line="264" w:lineRule="auto"/>
              <w:jc w:val="left"/>
              <w:rPr>
                <w:kern w:val="19"/>
                <w:sz w:val="19"/>
                <w:lang w:val="en-CA"/>
              </w:rPr>
            </w:pPr>
            <w:r w:rsidRPr="00BF3FC0">
              <w:rPr>
                <w:kern w:val="19"/>
                <w:sz w:val="19"/>
                <w:lang w:val="en-CA"/>
              </w:rPr>
              <w:t>Freehold</w:t>
            </w:r>
          </w:p>
        </w:tc>
      </w:tr>
      <w:tr w:rsidR="001C0486" w:rsidRPr="00BF3FC0" w14:paraId="1F9D5341" w14:textId="77777777" w:rsidTr="004722C7">
        <w:trPr>
          <w:trHeight w:val="283"/>
        </w:trPr>
        <w:tc>
          <w:tcPr>
            <w:tcW w:w="2494" w:type="dxa"/>
            <w:tcBorders>
              <w:top w:val="nil"/>
              <w:bottom w:val="nil"/>
            </w:tcBorders>
            <w:shd w:val="clear" w:color="auto" w:fill="52796F"/>
            <w:vAlign w:val="center"/>
          </w:tcPr>
          <w:p w14:paraId="4F64AF9D" w14:textId="77777777" w:rsidR="00F05800" w:rsidRPr="00BF3FC0" w:rsidRDefault="00F05800" w:rsidP="00F05800">
            <w:pPr>
              <w:spacing w:before="0" w:after="0" w:line="264" w:lineRule="auto"/>
              <w:jc w:val="left"/>
              <w:rPr>
                <w:b/>
                <w:bCs/>
                <w:color w:val="FFFFFF" w:themeColor="background1"/>
                <w:kern w:val="19"/>
                <w:sz w:val="19"/>
                <w:lang w:val="en-CA"/>
              </w:rPr>
            </w:pPr>
            <w:r w:rsidRPr="00BF3FC0">
              <w:rPr>
                <w:b/>
                <w:bCs/>
                <w:color w:val="FFFFFF" w:themeColor="background1"/>
                <w:kern w:val="19"/>
                <w:sz w:val="19"/>
                <w:lang w:val="en-CA"/>
              </w:rPr>
              <w:t>Public Lands Type</w:t>
            </w:r>
          </w:p>
        </w:tc>
        <w:tc>
          <w:tcPr>
            <w:tcW w:w="2609" w:type="dxa"/>
            <w:vAlign w:val="center"/>
          </w:tcPr>
          <w:p w14:paraId="64B1FB5D" w14:textId="77777777" w:rsidR="00F05800" w:rsidRPr="00BF3FC0" w:rsidRDefault="00F05800" w:rsidP="00F05800">
            <w:pPr>
              <w:spacing w:before="60" w:after="60" w:line="264" w:lineRule="auto"/>
              <w:jc w:val="left"/>
              <w:rPr>
                <w:kern w:val="19"/>
                <w:sz w:val="19"/>
                <w:lang w:val="en-CA"/>
              </w:rPr>
            </w:pPr>
            <w:r w:rsidRPr="00BF3FC0">
              <w:rPr>
                <w:kern w:val="19"/>
                <w:sz w:val="19"/>
                <w:lang w:val="en-CA"/>
              </w:rPr>
              <w:t>NA</w:t>
            </w:r>
          </w:p>
        </w:tc>
        <w:tc>
          <w:tcPr>
            <w:tcW w:w="2127" w:type="dxa"/>
            <w:tcBorders>
              <w:top w:val="nil"/>
              <w:bottom w:val="nil"/>
            </w:tcBorders>
            <w:shd w:val="clear" w:color="auto" w:fill="52796F"/>
            <w:vAlign w:val="center"/>
          </w:tcPr>
          <w:p w14:paraId="1B051D1E" w14:textId="77777777" w:rsidR="00F05800" w:rsidRPr="00BF3FC0" w:rsidRDefault="00F05800" w:rsidP="00F05800">
            <w:pPr>
              <w:spacing w:before="0" w:after="0" w:line="264" w:lineRule="auto"/>
              <w:jc w:val="left"/>
              <w:rPr>
                <w:b/>
                <w:bCs/>
                <w:color w:val="FFFFFF" w:themeColor="background1"/>
                <w:kern w:val="19"/>
                <w:sz w:val="19"/>
                <w:lang w:val="en-CA"/>
              </w:rPr>
            </w:pPr>
            <w:r w:rsidRPr="00BF3FC0">
              <w:rPr>
                <w:b/>
                <w:bCs/>
                <w:color w:val="FFFFFF" w:themeColor="background1"/>
                <w:kern w:val="19"/>
                <w:sz w:val="19"/>
                <w:lang w:val="en-CA"/>
              </w:rPr>
              <w:t>PLA Disposition</w:t>
            </w:r>
          </w:p>
        </w:tc>
        <w:tc>
          <w:tcPr>
            <w:tcW w:w="2676" w:type="dxa"/>
            <w:vAlign w:val="center"/>
          </w:tcPr>
          <w:p w14:paraId="2E3AC4D1" w14:textId="77777777" w:rsidR="00F05800" w:rsidRPr="00BF3FC0" w:rsidRDefault="00F05800" w:rsidP="00F05800">
            <w:pPr>
              <w:spacing w:before="60" w:after="60" w:line="264" w:lineRule="auto"/>
              <w:jc w:val="left"/>
              <w:rPr>
                <w:kern w:val="19"/>
                <w:sz w:val="19"/>
                <w:lang w:val="en-CA"/>
              </w:rPr>
            </w:pPr>
            <w:r w:rsidRPr="00BF3FC0">
              <w:rPr>
                <w:kern w:val="19"/>
                <w:sz w:val="19"/>
                <w:lang w:val="en-CA"/>
              </w:rPr>
              <w:t>NA</w:t>
            </w:r>
          </w:p>
        </w:tc>
      </w:tr>
      <w:tr w:rsidR="001C0486" w:rsidRPr="00BF3FC0" w14:paraId="3170BBDD" w14:textId="77777777" w:rsidTr="004722C7">
        <w:trPr>
          <w:trHeight w:val="283"/>
        </w:trPr>
        <w:tc>
          <w:tcPr>
            <w:tcW w:w="2494" w:type="dxa"/>
            <w:tcBorders>
              <w:top w:val="nil"/>
              <w:bottom w:val="nil"/>
            </w:tcBorders>
            <w:shd w:val="clear" w:color="auto" w:fill="52796F"/>
            <w:vAlign w:val="center"/>
          </w:tcPr>
          <w:p w14:paraId="718FA978" w14:textId="77777777" w:rsidR="00F05800" w:rsidRPr="00BF3FC0" w:rsidRDefault="00F05800" w:rsidP="00F05800">
            <w:pPr>
              <w:spacing w:before="0" w:after="0" w:line="264" w:lineRule="auto"/>
              <w:jc w:val="left"/>
              <w:rPr>
                <w:b/>
                <w:bCs/>
                <w:color w:val="FFFFFF" w:themeColor="background1"/>
                <w:kern w:val="19"/>
                <w:sz w:val="19"/>
                <w:lang w:val="en-CA"/>
              </w:rPr>
            </w:pPr>
            <w:bookmarkStart w:id="34" w:name="_Hlk83397067"/>
            <w:r w:rsidRPr="00BF3FC0">
              <w:rPr>
                <w:b/>
                <w:bCs/>
                <w:color w:val="FFFFFF" w:themeColor="background1"/>
                <w:kern w:val="19"/>
                <w:sz w:val="19"/>
                <w:lang w:val="en-CA"/>
              </w:rPr>
              <w:t>Landowner / Occupant</w:t>
            </w:r>
          </w:p>
        </w:tc>
        <w:tc>
          <w:tcPr>
            <w:tcW w:w="2609" w:type="dxa"/>
            <w:vAlign w:val="center"/>
          </w:tcPr>
          <w:p w14:paraId="2F655E06" w14:textId="77777777" w:rsidR="00F05800" w:rsidRPr="00BF3FC0" w:rsidRDefault="00F05800" w:rsidP="00F05800">
            <w:pPr>
              <w:spacing w:before="60" w:after="60" w:line="264" w:lineRule="auto"/>
              <w:jc w:val="left"/>
              <w:rPr>
                <w:kern w:val="19"/>
                <w:sz w:val="19"/>
                <w:lang w:val="en-CA"/>
              </w:rPr>
            </w:pPr>
            <w:r w:rsidRPr="00BF3FC0">
              <w:rPr>
                <w:kern w:val="19"/>
                <w:sz w:val="19"/>
                <w:lang w:val="en-CA"/>
              </w:rPr>
              <w:t>Herman Land Cattle</w:t>
            </w:r>
          </w:p>
        </w:tc>
        <w:tc>
          <w:tcPr>
            <w:tcW w:w="2127" w:type="dxa"/>
            <w:tcBorders>
              <w:top w:val="nil"/>
            </w:tcBorders>
            <w:shd w:val="clear" w:color="auto" w:fill="52796F"/>
            <w:vAlign w:val="center"/>
          </w:tcPr>
          <w:p w14:paraId="5ED4E8B7" w14:textId="77777777" w:rsidR="00F05800" w:rsidRPr="00BF3FC0" w:rsidRDefault="00F05800" w:rsidP="00F05800">
            <w:pPr>
              <w:spacing w:before="0" w:after="0" w:line="264" w:lineRule="auto"/>
              <w:jc w:val="left"/>
              <w:rPr>
                <w:b/>
                <w:bCs/>
                <w:color w:val="FFFFFF" w:themeColor="background1"/>
                <w:kern w:val="19"/>
                <w:sz w:val="19"/>
                <w:lang w:val="en-CA"/>
              </w:rPr>
            </w:pPr>
            <w:r w:rsidRPr="00BF3FC0">
              <w:rPr>
                <w:b/>
                <w:bCs/>
                <w:color w:val="FFFFFF" w:themeColor="background1"/>
                <w:kern w:val="19"/>
                <w:sz w:val="19"/>
                <w:lang w:val="en-CA"/>
              </w:rPr>
              <w:t>Other Stakeholders</w:t>
            </w:r>
          </w:p>
        </w:tc>
        <w:tc>
          <w:tcPr>
            <w:tcW w:w="2676" w:type="dxa"/>
            <w:vAlign w:val="center"/>
          </w:tcPr>
          <w:p w14:paraId="28F09AD6" w14:textId="77777777" w:rsidR="00F05800" w:rsidRPr="00BF3FC0" w:rsidRDefault="00F05800" w:rsidP="00F05800">
            <w:pPr>
              <w:spacing w:before="60" w:after="60" w:line="264" w:lineRule="auto"/>
              <w:jc w:val="left"/>
              <w:rPr>
                <w:kern w:val="19"/>
                <w:sz w:val="19"/>
                <w:lang w:val="en-CA"/>
              </w:rPr>
            </w:pPr>
            <w:r w:rsidRPr="00BF3FC0">
              <w:rPr>
                <w:kern w:val="19"/>
                <w:sz w:val="19"/>
                <w:lang w:val="en-CA"/>
              </w:rPr>
              <w:t>NA</w:t>
            </w:r>
          </w:p>
        </w:tc>
      </w:tr>
    </w:tbl>
    <w:p w14:paraId="5F995551" w14:textId="4190FD41" w:rsidR="007035DF" w:rsidRDefault="007035DF" w:rsidP="007F470D">
      <w:pPr>
        <w:pStyle w:val="Heading2"/>
      </w:pPr>
      <w:bookmarkStart w:id="35" w:name="_Toc241158071"/>
      <w:bookmarkEnd w:id="34"/>
      <w:r w:rsidRPr="00BF3FC0">
        <w:t>Site Characteristics and Contaminant Sources</w:t>
      </w:r>
      <w:bookmarkEnd w:id="35"/>
    </w:p>
    <w:p w14:paraId="337AB8BF" w14:textId="528A1E03" w:rsidR="00DB2D4F" w:rsidRPr="00DB2D4F" w:rsidRDefault="00DB2D4F" w:rsidP="00DB2D4F">
      <w:pPr>
        <w:rPr>
          <w:lang w:val="en-US"/>
        </w:rPr>
      </w:pPr>
      <w:r>
        <w:rPr>
          <w:lang w:val="en-US"/>
        </w:rPr>
        <w:t>&lt;INSERT_23_TABLE&gt;</w:t>
      </w:r>
    </w:p>
    <w:tbl>
      <w:tblPr>
        <w:tblStyle w:val="TableGrid"/>
        <w:tblW w:w="9864" w:type="dxa"/>
        <w:tblInd w:w="-5" w:type="dxa"/>
        <w:tblLook w:val="04A0" w:firstRow="1" w:lastRow="0" w:firstColumn="1" w:lastColumn="0" w:noHBand="0" w:noVBand="1"/>
      </w:tblPr>
      <w:tblGrid>
        <w:gridCol w:w="2410"/>
        <w:gridCol w:w="7454"/>
      </w:tblGrid>
      <w:tr w:rsidR="005961F4" w:rsidRPr="00BF3FC0" w14:paraId="05C83D11" w14:textId="77777777" w:rsidTr="00E36E41">
        <w:trPr>
          <w:trHeight w:val="340"/>
        </w:trPr>
        <w:tc>
          <w:tcPr>
            <w:tcW w:w="2410" w:type="dxa"/>
            <w:tcBorders>
              <w:bottom w:val="nil"/>
            </w:tcBorders>
            <w:shd w:val="clear" w:color="auto" w:fill="52796F"/>
            <w:vAlign w:val="center"/>
          </w:tcPr>
          <w:p w14:paraId="1A244D3F" w14:textId="77777777" w:rsidR="005961F4" w:rsidRPr="00BF3FC0" w:rsidRDefault="005961F4" w:rsidP="00E36E41">
            <w:pPr>
              <w:spacing w:before="0" w:after="0" w:line="264" w:lineRule="auto"/>
              <w:jc w:val="left"/>
              <w:rPr>
                <w:bCs/>
                <w:color w:val="FFFFFF" w:themeColor="background1"/>
                <w:kern w:val="19"/>
                <w:sz w:val="19"/>
                <w:lang w:val="en-CA"/>
              </w:rPr>
            </w:pPr>
            <w:r>
              <w:rPr>
                <w:b/>
                <w:bCs/>
                <w:color w:val="FFFFFF" w:themeColor="background1"/>
                <w:kern w:val="19"/>
                <w:sz w:val="19"/>
                <w:lang w:val="en-CA"/>
              </w:rPr>
              <w:t xml:space="preserve">Site </w:t>
            </w:r>
            <w:r w:rsidRPr="00BF3FC0">
              <w:rPr>
                <w:b/>
                <w:bCs/>
                <w:color w:val="FFFFFF" w:themeColor="background1"/>
                <w:kern w:val="19"/>
                <w:sz w:val="19"/>
                <w:lang w:val="en-CA"/>
              </w:rPr>
              <w:t>Location</w:t>
            </w:r>
          </w:p>
        </w:tc>
        <w:tc>
          <w:tcPr>
            <w:tcW w:w="7454" w:type="dxa"/>
            <w:vAlign w:val="center"/>
          </w:tcPr>
          <w:p w14:paraId="7DB437A9" w14:textId="77777777" w:rsidR="005961F4" w:rsidRPr="00BF3FC0" w:rsidRDefault="005961F4" w:rsidP="00E36E41">
            <w:pPr>
              <w:spacing w:before="60" w:after="60" w:line="264" w:lineRule="auto"/>
              <w:jc w:val="left"/>
              <w:rPr>
                <w:kern w:val="19"/>
                <w:sz w:val="19"/>
                <w:highlight w:val="yellow"/>
                <w:lang w:val="en-CA"/>
              </w:rPr>
            </w:pPr>
            <w:r w:rsidRPr="00BF3FC0">
              <w:rPr>
                <w:kern w:val="19"/>
                <w:sz w:val="19"/>
                <w:lang w:val="en-CA"/>
              </w:rPr>
              <w:t>Approximately 35 km northeast of Medicine Hat (</w:t>
            </w:r>
            <w:r w:rsidRPr="004C61DD">
              <w:rPr>
                <w:b/>
                <w:bCs/>
                <w:kern w:val="19"/>
                <w:sz w:val="19"/>
                <w:lang w:val="en-CA"/>
              </w:rPr>
              <w:t>Figure XX</w:t>
            </w:r>
            <w:r w:rsidRPr="00BF3FC0">
              <w:rPr>
                <w:kern w:val="19"/>
                <w:sz w:val="19"/>
                <w:lang w:val="en-CA"/>
              </w:rPr>
              <w:t>).</w:t>
            </w:r>
          </w:p>
        </w:tc>
      </w:tr>
      <w:tr w:rsidR="005961F4" w:rsidRPr="00BF3FC0" w14:paraId="4F1E6708" w14:textId="77777777" w:rsidTr="00E36E41">
        <w:trPr>
          <w:trHeight w:val="340"/>
        </w:trPr>
        <w:tc>
          <w:tcPr>
            <w:tcW w:w="2410" w:type="dxa"/>
            <w:tcBorders>
              <w:top w:val="nil"/>
              <w:bottom w:val="nil"/>
            </w:tcBorders>
            <w:shd w:val="clear" w:color="auto" w:fill="52796F"/>
            <w:vAlign w:val="center"/>
          </w:tcPr>
          <w:p w14:paraId="6DDB7397" w14:textId="77777777" w:rsidR="005961F4" w:rsidRPr="00BF3FC0" w:rsidRDefault="005961F4" w:rsidP="00E36E41">
            <w:pPr>
              <w:spacing w:before="0" w:after="0" w:line="264" w:lineRule="auto"/>
              <w:jc w:val="left"/>
              <w:rPr>
                <w:b/>
                <w:bCs/>
                <w:color w:val="FFFFFF" w:themeColor="background1"/>
                <w:kern w:val="19"/>
                <w:sz w:val="19"/>
                <w:lang w:val="en-CA"/>
              </w:rPr>
            </w:pPr>
            <w:r>
              <w:rPr>
                <w:b/>
                <w:bCs/>
                <w:color w:val="FFFFFF" w:themeColor="background1"/>
                <w:kern w:val="19"/>
                <w:sz w:val="19"/>
                <w:lang w:val="en-CA"/>
              </w:rPr>
              <w:t xml:space="preserve">Current </w:t>
            </w:r>
            <w:r w:rsidRPr="00BF3FC0">
              <w:rPr>
                <w:b/>
                <w:bCs/>
                <w:color w:val="FFFFFF" w:themeColor="background1"/>
                <w:kern w:val="19"/>
                <w:sz w:val="19"/>
                <w:lang w:val="en-CA"/>
              </w:rPr>
              <w:t>Land Use</w:t>
            </w:r>
          </w:p>
        </w:tc>
        <w:tc>
          <w:tcPr>
            <w:tcW w:w="7454" w:type="dxa"/>
            <w:vAlign w:val="center"/>
          </w:tcPr>
          <w:p w14:paraId="16EE4D76" w14:textId="77777777" w:rsidR="005961F4" w:rsidRPr="00BF3FC0" w:rsidRDefault="005961F4" w:rsidP="00E36E41">
            <w:pPr>
              <w:spacing w:before="60" w:after="60" w:line="264" w:lineRule="auto"/>
              <w:jc w:val="left"/>
              <w:rPr>
                <w:kern w:val="19"/>
                <w:sz w:val="19"/>
                <w:lang w:val="en-CA"/>
              </w:rPr>
            </w:pPr>
            <w:r w:rsidRPr="00BF3FC0">
              <w:rPr>
                <w:kern w:val="19"/>
                <w:sz w:val="19"/>
                <w:lang w:val="en-CA"/>
              </w:rPr>
              <w:t>Agricultural</w:t>
            </w:r>
            <w:r>
              <w:rPr>
                <w:kern w:val="19"/>
                <w:sz w:val="19"/>
                <w:lang w:val="en-CA"/>
              </w:rPr>
              <w:t>.</w:t>
            </w:r>
            <w:r w:rsidRPr="00BF3FC0">
              <w:rPr>
                <w:kern w:val="19"/>
                <w:sz w:val="19"/>
                <w:lang w:val="en-CA"/>
              </w:rPr>
              <w:t xml:space="preserve"> </w:t>
            </w:r>
            <w:r>
              <w:rPr>
                <w:kern w:val="19"/>
                <w:sz w:val="19"/>
                <w:lang w:val="en-CA"/>
              </w:rPr>
              <w:t>T</w:t>
            </w:r>
            <w:r w:rsidRPr="00BF3FC0">
              <w:rPr>
                <w:kern w:val="19"/>
                <w:sz w:val="19"/>
                <w:lang w:val="en-CA"/>
              </w:rPr>
              <w:t>he site and surrounding areas are native prairie grassland.</w:t>
            </w:r>
          </w:p>
        </w:tc>
      </w:tr>
      <w:tr w:rsidR="005961F4" w:rsidRPr="00BF3FC0" w14:paraId="052AA3F4" w14:textId="77777777" w:rsidTr="00E36E41">
        <w:trPr>
          <w:trHeight w:val="340"/>
        </w:trPr>
        <w:tc>
          <w:tcPr>
            <w:tcW w:w="2410" w:type="dxa"/>
            <w:tcBorders>
              <w:top w:val="nil"/>
              <w:bottom w:val="nil"/>
            </w:tcBorders>
            <w:shd w:val="clear" w:color="auto" w:fill="52796F"/>
            <w:vAlign w:val="center"/>
          </w:tcPr>
          <w:p w14:paraId="5C637C77" w14:textId="77777777" w:rsidR="005961F4" w:rsidRPr="00D9376C" w:rsidRDefault="005961F4" w:rsidP="00E36E41">
            <w:pPr>
              <w:spacing w:before="0" w:after="0" w:line="264" w:lineRule="auto"/>
              <w:jc w:val="left"/>
              <w:rPr>
                <w:b/>
                <w:bCs/>
                <w:color w:val="FFFF00"/>
                <w:kern w:val="19"/>
                <w:sz w:val="19"/>
              </w:rPr>
            </w:pPr>
            <w:r w:rsidRPr="00D9376C">
              <w:rPr>
                <w:b/>
                <w:bCs/>
                <w:color w:val="FFFF00"/>
                <w:kern w:val="19"/>
                <w:sz w:val="19"/>
              </w:rPr>
              <w:t>Future Land Use</w:t>
            </w:r>
          </w:p>
        </w:tc>
        <w:tc>
          <w:tcPr>
            <w:tcW w:w="7454" w:type="dxa"/>
            <w:vAlign w:val="center"/>
          </w:tcPr>
          <w:p w14:paraId="6FAAC3E9" w14:textId="77777777" w:rsidR="005961F4" w:rsidRPr="00BF3FC0" w:rsidRDefault="005961F4" w:rsidP="00E36E41">
            <w:pPr>
              <w:spacing w:before="60" w:after="60" w:line="264" w:lineRule="auto"/>
              <w:jc w:val="left"/>
              <w:rPr>
                <w:kern w:val="19"/>
                <w:sz w:val="19"/>
              </w:rPr>
            </w:pPr>
          </w:p>
        </w:tc>
      </w:tr>
      <w:tr w:rsidR="005961F4" w:rsidRPr="00BF3FC0" w14:paraId="255E8BF0" w14:textId="77777777" w:rsidTr="00E36E41">
        <w:trPr>
          <w:trHeight w:val="340"/>
        </w:trPr>
        <w:tc>
          <w:tcPr>
            <w:tcW w:w="2410" w:type="dxa"/>
            <w:tcBorders>
              <w:top w:val="nil"/>
              <w:bottom w:val="nil"/>
            </w:tcBorders>
            <w:shd w:val="clear" w:color="auto" w:fill="52796F"/>
            <w:vAlign w:val="center"/>
          </w:tcPr>
          <w:p w14:paraId="4FE0871B" w14:textId="77777777" w:rsidR="005961F4" w:rsidRPr="00D9376C" w:rsidRDefault="005961F4" w:rsidP="00E36E41">
            <w:pPr>
              <w:spacing w:before="0" w:after="0" w:line="264" w:lineRule="auto"/>
              <w:jc w:val="left"/>
              <w:rPr>
                <w:b/>
                <w:bCs/>
                <w:color w:val="FFFF00"/>
                <w:kern w:val="19"/>
                <w:sz w:val="19"/>
              </w:rPr>
            </w:pPr>
            <w:r w:rsidRPr="00D9376C">
              <w:rPr>
                <w:b/>
                <w:bCs/>
                <w:color w:val="FFFF00"/>
                <w:kern w:val="19"/>
                <w:sz w:val="19"/>
              </w:rPr>
              <w:t>Adjacent Land Use More Sensitive</w:t>
            </w:r>
          </w:p>
        </w:tc>
        <w:tc>
          <w:tcPr>
            <w:tcW w:w="7454" w:type="dxa"/>
            <w:vAlign w:val="center"/>
          </w:tcPr>
          <w:p w14:paraId="73ABEAE0" w14:textId="77777777" w:rsidR="005961F4" w:rsidRPr="00BF3FC0" w:rsidRDefault="005961F4" w:rsidP="00E36E41">
            <w:pPr>
              <w:spacing w:before="60" w:after="60" w:line="264" w:lineRule="auto"/>
              <w:jc w:val="left"/>
              <w:rPr>
                <w:kern w:val="19"/>
                <w:sz w:val="19"/>
              </w:rPr>
            </w:pPr>
            <w:r>
              <w:rPr>
                <w:kern w:val="19"/>
                <w:sz w:val="19"/>
              </w:rPr>
              <w:t>Yes / No</w:t>
            </w:r>
          </w:p>
        </w:tc>
      </w:tr>
      <w:tr w:rsidR="005961F4" w:rsidRPr="00BF3FC0" w14:paraId="252C32B4" w14:textId="77777777" w:rsidTr="00E36E41">
        <w:trPr>
          <w:trHeight w:val="340"/>
        </w:trPr>
        <w:tc>
          <w:tcPr>
            <w:tcW w:w="2410" w:type="dxa"/>
            <w:tcBorders>
              <w:top w:val="nil"/>
              <w:bottom w:val="nil"/>
            </w:tcBorders>
            <w:shd w:val="clear" w:color="auto" w:fill="52796F"/>
            <w:vAlign w:val="center"/>
          </w:tcPr>
          <w:p w14:paraId="372B33B4" w14:textId="77777777" w:rsidR="005961F4" w:rsidRPr="00BF3FC0" w:rsidRDefault="005961F4" w:rsidP="00E36E41">
            <w:pPr>
              <w:spacing w:before="0" w:after="0" w:line="264" w:lineRule="auto"/>
              <w:jc w:val="left"/>
              <w:rPr>
                <w:b/>
                <w:bCs/>
                <w:color w:val="FFFFFF" w:themeColor="background1"/>
                <w:kern w:val="19"/>
                <w:sz w:val="19"/>
              </w:rPr>
            </w:pPr>
            <w:r w:rsidRPr="00417CDB">
              <w:rPr>
                <w:b/>
                <w:bCs/>
                <w:color w:val="FFFF00"/>
                <w:kern w:val="19"/>
                <w:sz w:val="19"/>
              </w:rPr>
              <w:t>Current Infrastructure</w:t>
            </w:r>
          </w:p>
        </w:tc>
        <w:tc>
          <w:tcPr>
            <w:tcW w:w="7454" w:type="dxa"/>
            <w:vAlign w:val="center"/>
          </w:tcPr>
          <w:p w14:paraId="0F6B5F1A" w14:textId="77777777" w:rsidR="005961F4" w:rsidRPr="00BF3FC0" w:rsidRDefault="005961F4" w:rsidP="00E36E41">
            <w:pPr>
              <w:spacing w:before="60" w:after="60" w:line="264" w:lineRule="auto"/>
              <w:jc w:val="left"/>
              <w:rPr>
                <w:kern w:val="19"/>
                <w:sz w:val="19"/>
              </w:rPr>
            </w:pPr>
          </w:p>
        </w:tc>
      </w:tr>
      <w:tr w:rsidR="005961F4" w:rsidRPr="00BF3FC0" w14:paraId="03FD64DB" w14:textId="77777777" w:rsidTr="00E36E41">
        <w:trPr>
          <w:trHeight w:val="340"/>
        </w:trPr>
        <w:tc>
          <w:tcPr>
            <w:tcW w:w="2410" w:type="dxa"/>
            <w:tcBorders>
              <w:top w:val="nil"/>
              <w:bottom w:val="nil"/>
            </w:tcBorders>
            <w:shd w:val="clear" w:color="auto" w:fill="52796F"/>
            <w:vAlign w:val="center"/>
          </w:tcPr>
          <w:p w14:paraId="2BA1D718" w14:textId="77777777" w:rsidR="005961F4" w:rsidRPr="00BF3FC0" w:rsidRDefault="005961F4" w:rsidP="00E36E41">
            <w:pPr>
              <w:spacing w:before="0" w:after="0" w:line="264" w:lineRule="auto"/>
              <w:jc w:val="left"/>
              <w:rPr>
                <w:b/>
                <w:bCs/>
                <w:color w:val="FFFFFF" w:themeColor="background1"/>
                <w:kern w:val="19"/>
                <w:sz w:val="19"/>
                <w:lang w:val="en-CA"/>
              </w:rPr>
            </w:pPr>
            <w:r>
              <w:rPr>
                <w:b/>
                <w:bCs/>
                <w:color w:val="FFFFFF" w:themeColor="background1"/>
                <w:kern w:val="19"/>
                <w:sz w:val="19"/>
                <w:lang w:val="en-CA"/>
              </w:rPr>
              <w:t>APECs</w:t>
            </w:r>
          </w:p>
        </w:tc>
        <w:tc>
          <w:tcPr>
            <w:tcW w:w="7454" w:type="dxa"/>
            <w:vAlign w:val="center"/>
          </w:tcPr>
          <w:p w14:paraId="7AC573EE" w14:textId="77777777" w:rsidR="005961F4" w:rsidRPr="00BF3FC0" w:rsidRDefault="005961F4" w:rsidP="00E36E41">
            <w:pPr>
              <w:spacing w:before="60" w:after="60" w:line="264" w:lineRule="auto"/>
              <w:jc w:val="left"/>
              <w:rPr>
                <w:kern w:val="19"/>
                <w:sz w:val="19"/>
                <w:lang w:val="en-CA"/>
              </w:rPr>
            </w:pPr>
            <w:commentRangeStart w:id="36"/>
            <w:commentRangeStart w:id="37"/>
            <w:r w:rsidRPr="00BF3FC0">
              <w:rPr>
                <w:kern w:val="19"/>
                <w:sz w:val="19"/>
                <w:lang w:val="en-CA"/>
              </w:rPr>
              <w:t>Well Centre, flare pit, DWDA, EM anomalies</w:t>
            </w:r>
            <w:commentRangeEnd w:id="36"/>
            <w:r w:rsidRPr="00BF3FC0">
              <w:rPr>
                <w:rStyle w:val="CommentReference"/>
                <w:kern w:val="19"/>
                <w:sz w:val="19"/>
                <w:szCs w:val="22"/>
                <w:lang w:val="en-CA"/>
              </w:rPr>
              <w:commentReference w:id="36"/>
            </w:r>
            <w:commentRangeEnd w:id="37"/>
            <w:r w:rsidR="009B1C32" w:rsidRPr="00BF3FC0">
              <w:rPr>
                <w:rStyle w:val="CommentReference"/>
                <w:kern w:val="19"/>
                <w:sz w:val="19"/>
                <w:szCs w:val="22"/>
                <w:lang w:val="en-CA"/>
              </w:rPr>
              <w:commentReference w:id="37"/>
            </w:r>
          </w:p>
        </w:tc>
      </w:tr>
      <w:tr w:rsidR="005961F4" w:rsidRPr="00BF3FC0" w14:paraId="5E11B13F" w14:textId="77777777" w:rsidTr="00E36E41">
        <w:trPr>
          <w:trHeight w:val="340"/>
        </w:trPr>
        <w:tc>
          <w:tcPr>
            <w:tcW w:w="2410" w:type="dxa"/>
            <w:tcBorders>
              <w:top w:val="nil"/>
              <w:bottom w:val="nil"/>
            </w:tcBorders>
            <w:shd w:val="clear" w:color="auto" w:fill="52796F"/>
            <w:vAlign w:val="center"/>
          </w:tcPr>
          <w:p w14:paraId="2B12CE8C" w14:textId="77777777" w:rsidR="005961F4" w:rsidRPr="00BF3FC0" w:rsidRDefault="005961F4" w:rsidP="00E36E41">
            <w:pPr>
              <w:spacing w:before="0" w:after="0" w:line="264" w:lineRule="auto"/>
              <w:jc w:val="left"/>
              <w:rPr>
                <w:b/>
                <w:bCs/>
                <w:color w:val="FFFFFF" w:themeColor="background1"/>
                <w:kern w:val="19"/>
                <w:sz w:val="19"/>
                <w:lang w:val="en-CA"/>
              </w:rPr>
            </w:pPr>
            <w:r w:rsidRPr="00D9376C">
              <w:rPr>
                <w:b/>
                <w:bCs/>
                <w:color w:val="FFFF00"/>
                <w:kern w:val="19"/>
                <w:sz w:val="19"/>
                <w:lang w:val="en-CA"/>
              </w:rPr>
              <w:t>CoPCs</w:t>
            </w:r>
          </w:p>
        </w:tc>
        <w:tc>
          <w:tcPr>
            <w:tcW w:w="7454" w:type="dxa"/>
            <w:vAlign w:val="center"/>
          </w:tcPr>
          <w:p w14:paraId="0B8A920D" w14:textId="77777777" w:rsidR="005961F4" w:rsidRPr="00BF3FC0" w:rsidRDefault="005961F4" w:rsidP="00E36E41">
            <w:pPr>
              <w:spacing w:before="60" w:after="60" w:line="264" w:lineRule="auto"/>
              <w:jc w:val="left"/>
              <w:rPr>
                <w:kern w:val="19"/>
                <w:sz w:val="19"/>
                <w:lang w:val="en-CA"/>
              </w:rPr>
            </w:pPr>
            <w:r w:rsidRPr="00BF3FC0">
              <w:rPr>
                <w:kern w:val="19"/>
                <w:sz w:val="19"/>
                <w:lang w:val="en-CA"/>
              </w:rPr>
              <w:t>Salinity, PHC, metals</w:t>
            </w:r>
          </w:p>
        </w:tc>
      </w:tr>
    </w:tbl>
    <w:p w14:paraId="58ACF7C3" w14:textId="51047D7B" w:rsidR="007035DF" w:rsidRDefault="0062501E" w:rsidP="007F470D">
      <w:pPr>
        <w:pStyle w:val="Heading2"/>
      </w:pPr>
      <w:bookmarkStart w:id="38" w:name="_Toc241158072"/>
      <w:r>
        <w:t>Regional Information</w:t>
      </w:r>
      <w:bookmarkEnd w:id="38"/>
    </w:p>
    <w:p w14:paraId="580A5BEC" w14:textId="157A72E4" w:rsidR="009B1C32" w:rsidRPr="009B1C32" w:rsidRDefault="009B1C32" w:rsidP="009B1C32">
      <w:pPr>
        <w:rPr>
          <w:lang w:val="en-US"/>
        </w:rPr>
      </w:pPr>
      <w:r>
        <w:rPr>
          <w:lang w:val="en-US"/>
        </w:rPr>
        <w:t>&lt;INSERT_24_TABLE&gt;</w:t>
      </w:r>
    </w:p>
    <w:tbl>
      <w:tblPr>
        <w:tblStyle w:val="TableGrid"/>
        <w:tblW w:w="9864" w:type="dxa"/>
        <w:tblInd w:w="-5" w:type="dxa"/>
        <w:tblLook w:val="04A0" w:firstRow="1" w:lastRow="0" w:firstColumn="1" w:lastColumn="0" w:noHBand="0" w:noVBand="1"/>
      </w:tblPr>
      <w:tblGrid>
        <w:gridCol w:w="2494"/>
        <w:gridCol w:w="7370"/>
      </w:tblGrid>
      <w:tr w:rsidR="00E00778" w:rsidRPr="00BF3FC0" w14:paraId="0FA70E5E" w14:textId="77777777" w:rsidTr="004722C7">
        <w:trPr>
          <w:trHeight w:val="340"/>
        </w:trPr>
        <w:tc>
          <w:tcPr>
            <w:tcW w:w="2494" w:type="dxa"/>
            <w:tcBorders>
              <w:bottom w:val="nil"/>
            </w:tcBorders>
            <w:shd w:val="clear" w:color="auto" w:fill="52796F"/>
            <w:vAlign w:val="center"/>
          </w:tcPr>
          <w:p w14:paraId="37650FB6" w14:textId="77777777" w:rsidR="00132BF4" w:rsidRPr="00BF3FC0" w:rsidRDefault="00132BF4" w:rsidP="00132BF4">
            <w:pPr>
              <w:spacing w:before="0" w:after="0" w:line="264" w:lineRule="auto"/>
              <w:jc w:val="left"/>
              <w:rPr>
                <w:b/>
                <w:bCs/>
                <w:color w:val="FFFFFF" w:themeColor="background1"/>
                <w:kern w:val="19"/>
                <w:sz w:val="19"/>
                <w:lang w:val="en-CA"/>
              </w:rPr>
            </w:pPr>
            <w:commentRangeStart w:id="39"/>
            <w:r w:rsidRPr="00BF3FC0">
              <w:rPr>
                <w:b/>
                <w:bCs/>
                <w:color w:val="FFFFFF" w:themeColor="background1"/>
                <w:kern w:val="19"/>
                <w:sz w:val="19"/>
                <w:lang w:val="en-CA"/>
              </w:rPr>
              <w:t>Natural Subregion</w:t>
            </w:r>
            <w:commentRangeEnd w:id="39"/>
            <w:r w:rsidR="00623321" w:rsidRPr="00BF3FC0">
              <w:rPr>
                <w:rStyle w:val="CommentReference"/>
                <w:b/>
                <w:bCs/>
                <w:color w:val="FFFFFF" w:themeColor="background1"/>
                <w:kern w:val="19"/>
                <w:sz w:val="19"/>
                <w:szCs w:val="22"/>
                <w:lang w:val="en-CA"/>
              </w:rPr>
              <w:commentReference w:id="39"/>
            </w:r>
          </w:p>
          <w:p w14:paraId="73C3700A" w14:textId="01D49E27" w:rsidR="00E62A17" w:rsidRPr="00BF3FC0" w:rsidRDefault="00000000" w:rsidP="00132BF4">
            <w:pPr>
              <w:spacing w:before="0" w:after="0" w:line="264" w:lineRule="auto"/>
              <w:jc w:val="left"/>
              <w:rPr>
                <w:b/>
                <w:bCs/>
                <w:color w:val="FFFFFF" w:themeColor="background1"/>
                <w:kern w:val="19"/>
                <w:sz w:val="19"/>
                <w:lang w:val="en-CA"/>
              </w:rPr>
            </w:pPr>
            <w:sdt>
              <w:sdtPr>
                <w:rPr>
                  <w:b/>
                  <w:bCs/>
                  <w:color w:val="FFFFFF" w:themeColor="background1"/>
                  <w:kern w:val="19"/>
                  <w:sz w:val="19"/>
                </w:rPr>
                <w:id w:val="-1935436299"/>
                <w:citation/>
              </w:sdtPr>
              <w:sdtContent>
                <w:r w:rsidR="00E62A17" w:rsidRPr="00BF3FC0">
                  <w:rPr>
                    <w:b/>
                    <w:bCs/>
                    <w:color w:val="FFFFFF" w:themeColor="background1"/>
                    <w:kern w:val="19"/>
                    <w:sz w:val="19"/>
                  </w:rPr>
                  <w:fldChar w:fldCharType="begin"/>
                </w:r>
                <w:r w:rsidR="00E62A17" w:rsidRPr="00BF3FC0">
                  <w:rPr>
                    <w:b/>
                    <w:bCs/>
                    <w:color w:val="FFFFFF" w:themeColor="background1"/>
                    <w:kern w:val="19"/>
                    <w:sz w:val="19"/>
                    <w:lang w:val="en-CA"/>
                  </w:rPr>
                  <w:instrText xml:space="preserve"> CITATION Nat06 \l 4105 </w:instrText>
                </w:r>
                <w:r w:rsidR="00E62A17" w:rsidRPr="00BF3FC0">
                  <w:rPr>
                    <w:b/>
                    <w:bCs/>
                    <w:color w:val="FFFFFF" w:themeColor="background1"/>
                    <w:kern w:val="19"/>
                    <w:sz w:val="19"/>
                  </w:rPr>
                  <w:fldChar w:fldCharType="separate"/>
                </w:r>
                <w:r w:rsidR="006C5ACB" w:rsidRPr="006C5ACB">
                  <w:rPr>
                    <w:noProof/>
                    <w:color w:val="FFFFFF" w:themeColor="background1"/>
                    <w:kern w:val="19"/>
                    <w:sz w:val="19"/>
                    <w:lang w:val="en-CA"/>
                  </w:rPr>
                  <w:t>(Natural Regions Committee, 2006)</w:t>
                </w:r>
                <w:r w:rsidR="00E62A17" w:rsidRPr="00BF3FC0">
                  <w:rPr>
                    <w:b/>
                    <w:bCs/>
                    <w:color w:val="FFFFFF" w:themeColor="background1"/>
                    <w:kern w:val="19"/>
                    <w:sz w:val="19"/>
                  </w:rPr>
                  <w:fldChar w:fldCharType="end"/>
                </w:r>
              </w:sdtContent>
            </w:sdt>
          </w:p>
        </w:tc>
        <w:tc>
          <w:tcPr>
            <w:tcW w:w="7370" w:type="dxa"/>
            <w:vAlign w:val="center"/>
          </w:tcPr>
          <w:p w14:paraId="2927F502" w14:textId="3B58CBB3" w:rsidR="008C07B6" w:rsidRPr="00BF3FC0" w:rsidRDefault="008C07B6" w:rsidP="008C07B6">
            <w:pPr>
              <w:spacing w:before="60" w:after="60" w:line="264" w:lineRule="auto"/>
              <w:jc w:val="left"/>
              <w:rPr>
                <w:kern w:val="19"/>
                <w:sz w:val="19"/>
                <w:lang w:val="en-CA"/>
              </w:rPr>
            </w:pPr>
            <w:r w:rsidRPr="00BF3FC0">
              <w:rPr>
                <w:kern w:val="19"/>
                <w:sz w:val="19"/>
                <w:highlight w:val="yellow"/>
                <w:lang w:val="en-CA"/>
              </w:rPr>
              <w:t>Dry Mixedgrass Subregion of the Grassland Natural Region.</w:t>
            </w:r>
            <w:r w:rsidRPr="00BF3FC0">
              <w:rPr>
                <w:kern w:val="19"/>
                <w:sz w:val="19"/>
                <w:lang w:val="en-CA"/>
              </w:rPr>
              <w:t xml:space="preserve"> The largest and driest grassland subregion, located in southeastern Alberta. It features semi-arid prairie, coulees, badlands, and sand dunes, with sparse tree cover. Soils are mainly Solonetz and Brown Chernozems. Key species include pronghorn, sage grouse, burrowing owl, and prairie rattlesnake. Land use is dominated by grazing, dryland farming, and oil </w:t>
            </w:r>
            <w:r w:rsidR="004736A5" w:rsidRPr="00BF3FC0">
              <w:rPr>
                <w:kern w:val="19"/>
                <w:sz w:val="19"/>
                <w:lang w:val="en-CA"/>
              </w:rPr>
              <w:t>and</w:t>
            </w:r>
            <w:r w:rsidRPr="00BF3FC0">
              <w:rPr>
                <w:kern w:val="19"/>
                <w:sz w:val="19"/>
                <w:lang w:val="en-CA"/>
              </w:rPr>
              <w:t xml:space="preserve"> gas development. Hot summers, drying winds, and low precipitation define its climate.</w:t>
            </w:r>
          </w:p>
          <w:p w14:paraId="7CEF09AA" w14:textId="77777777" w:rsidR="008C07B6" w:rsidRPr="00BF3FC0" w:rsidRDefault="008C07B6" w:rsidP="008C07B6">
            <w:pPr>
              <w:spacing w:before="60" w:after="60" w:line="264" w:lineRule="auto"/>
              <w:jc w:val="left"/>
              <w:rPr>
                <w:kern w:val="19"/>
                <w:sz w:val="19"/>
                <w:lang w:val="en-CA"/>
              </w:rPr>
            </w:pPr>
          </w:p>
          <w:p w14:paraId="55E7E159" w14:textId="38A79CB7" w:rsidR="00516F46" w:rsidRDefault="00516F46" w:rsidP="008C07B6">
            <w:pPr>
              <w:spacing w:before="60" w:after="60" w:line="264" w:lineRule="auto"/>
              <w:jc w:val="left"/>
              <w:rPr>
                <w:kern w:val="19"/>
                <w:sz w:val="19"/>
                <w:lang w:val="en-CA"/>
              </w:rPr>
            </w:pPr>
            <w:r w:rsidRPr="00516F46">
              <w:rPr>
                <w:kern w:val="19"/>
                <w:sz w:val="19"/>
                <w:highlight w:val="yellow"/>
                <w:lang w:val="en-CA"/>
              </w:rPr>
              <w:t>Foothills Fescue Subregion of the Grassland Natural Region.</w:t>
            </w:r>
            <w:r w:rsidRPr="004341C4">
              <w:rPr>
                <w:kern w:val="19"/>
                <w:sz w:val="19"/>
                <w:lang w:val="en-CA"/>
              </w:rPr>
              <w:t xml:space="preserve"> </w:t>
            </w:r>
            <w:r>
              <w:rPr>
                <w:kern w:val="19"/>
                <w:sz w:val="19"/>
                <w:lang w:val="en-CA"/>
              </w:rPr>
              <w:t>The highest grassland Natural Subregion</w:t>
            </w:r>
            <w:r w:rsidR="001A0545">
              <w:rPr>
                <w:kern w:val="19"/>
                <w:sz w:val="19"/>
                <w:lang w:val="en-CA"/>
              </w:rPr>
              <w:t>,</w:t>
            </w:r>
            <w:r>
              <w:rPr>
                <w:kern w:val="19"/>
                <w:sz w:val="19"/>
                <w:lang w:val="en-CA"/>
              </w:rPr>
              <w:t xml:space="preserve"> with elevations between 800 – 1500 m.  Foothills Fescue has the highest precipitation, warmest winters and shortest growing season of any grassland Subregion.  Native communities are dominated by grasses</w:t>
            </w:r>
            <w:r w:rsidR="00071103">
              <w:rPr>
                <w:kern w:val="19"/>
                <w:sz w:val="19"/>
                <w:lang w:val="en-CA"/>
              </w:rPr>
              <w:t>, with little shrub or forest vegetation, compared to the Montane, Foothills Parkland,</w:t>
            </w:r>
            <w:r w:rsidRPr="00436822">
              <w:rPr>
                <w:kern w:val="19"/>
                <w:sz w:val="19"/>
                <w:lang w:val="en-CA"/>
              </w:rPr>
              <w:t xml:space="preserve"> and Central</w:t>
            </w:r>
            <w:r>
              <w:rPr>
                <w:kern w:val="19"/>
                <w:sz w:val="19"/>
                <w:lang w:val="en-CA"/>
              </w:rPr>
              <w:t xml:space="preserve"> </w:t>
            </w:r>
            <w:r w:rsidRPr="00436822">
              <w:rPr>
                <w:kern w:val="19"/>
                <w:sz w:val="19"/>
                <w:lang w:val="en-CA"/>
              </w:rPr>
              <w:t xml:space="preserve">Parkland </w:t>
            </w:r>
            <w:r w:rsidRPr="00436822">
              <w:rPr>
                <w:kern w:val="19"/>
                <w:sz w:val="19"/>
                <w:lang w:val="en-CA"/>
              </w:rPr>
              <w:lastRenderedPageBreak/>
              <w:t>Natural Subregions</w:t>
            </w:r>
            <w:r>
              <w:rPr>
                <w:kern w:val="19"/>
                <w:sz w:val="19"/>
                <w:lang w:val="en-CA"/>
              </w:rPr>
              <w:t>.  Orthic Black Chernozems are the dominant soil type</w:t>
            </w:r>
            <w:r w:rsidR="001A0545">
              <w:rPr>
                <w:kern w:val="19"/>
                <w:sz w:val="19"/>
                <w:lang w:val="en-CA"/>
              </w:rPr>
              <w:t>, with Dark Brown Chernozems occurring on southern slopes and wind-eroded</w:t>
            </w:r>
            <w:r>
              <w:rPr>
                <w:kern w:val="19"/>
                <w:sz w:val="19"/>
                <w:lang w:val="en-CA"/>
              </w:rPr>
              <w:t xml:space="preserve"> areas near Pincher Creek.  Water and Wetlands are rare, covering only 3% of the land area.  Agriculture is the dominant land use, both cultivation and grazing.  Proximity to the mountains </w:t>
            </w:r>
            <w:r w:rsidR="002D6263">
              <w:rPr>
                <w:kern w:val="19"/>
                <w:sz w:val="19"/>
                <w:lang w:val="en-CA"/>
              </w:rPr>
              <w:t>significantly affects the region's climate, leading to higher precipitation and</w:t>
            </w:r>
            <w:r>
              <w:rPr>
                <w:kern w:val="19"/>
                <w:sz w:val="19"/>
                <w:lang w:val="en-CA"/>
              </w:rPr>
              <w:t xml:space="preserve"> a greater frequency of chinooks.</w:t>
            </w:r>
          </w:p>
          <w:p w14:paraId="5DF1A232" w14:textId="77777777" w:rsidR="00516F46" w:rsidRDefault="00516F46" w:rsidP="008C07B6">
            <w:pPr>
              <w:spacing w:before="60" w:after="60" w:line="264" w:lineRule="auto"/>
              <w:jc w:val="left"/>
              <w:rPr>
                <w:kern w:val="19"/>
                <w:sz w:val="19"/>
                <w:highlight w:val="yellow"/>
                <w:lang w:val="en-CA"/>
              </w:rPr>
            </w:pPr>
          </w:p>
          <w:p w14:paraId="7952CAF2" w14:textId="1FAD4975" w:rsidR="008C07B6" w:rsidRPr="00BF3FC0" w:rsidRDefault="008C07B6" w:rsidP="008C07B6">
            <w:pPr>
              <w:spacing w:before="60" w:after="60" w:line="264" w:lineRule="auto"/>
              <w:jc w:val="left"/>
              <w:rPr>
                <w:kern w:val="19"/>
                <w:sz w:val="19"/>
                <w:lang w:val="en-CA"/>
              </w:rPr>
            </w:pPr>
            <w:r w:rsidRPr="00BF3FC0">
              <w:rPr>
                <w:kern w:val="19"/>
                <w:sz w:val="19"/>
                <w:highlight w:val="yellow"/>
                <w:lang w:val="en-CA"/>
              </w:rPr>
              <w:t>Northern Fescue Subregion of the Grassland Natural Region</w:t>
            </w:r>
            <w:r w:rsidRPr="00BF3FC0">
              <w:rPr>
                <w:kern w:val="19"/>
                <w:sz w:val="19"/>
                <w:lang w:val="en-CA"/>
              </w:rPr>
              <w:t xml:space="preserve">. A transition zone between grassland and parkland, with a mix of cultivated fields and rolling native prairie. Soils are Dark Brown Chernozems and Solonetz. Grasslands are moist and dominated by rough fescue, with aspen and shrubland patches in wetter areas. Wildlife includes yellow-headed blackbird, prairie crocus, and red-shanked grasshopper. 50% of the land is cultivated, with remaining areas used for grazing and oil </w:t>
            </w:r>
            <w:r w:rsidR="004736A5" w:rsidRPr="00BF3FC0">
              <w:rPr>
                <w:kern w:val="19"/>
                <w:sz w:val="19"/>
                <w:lang w:val="en-CA"/>
              </w:rPr>
              <w:t>and</w:t>
            </w:r>
            <w:r w:rsidRPr="00BF3FC0">
              <w:rPr>
                <w:kern w:val="19"/>
                <w:sz w:val="19"/>
                <w:lang w:val="en-CA"/>
              </w:rPr>
              <w:t xml:space="preserve"> gas development.</w:t>
            </w:r>
          </w:p>
          <w:p w14:paraId="44B890AF" w14:textId="77777777" w:rsidR="008C07B6" w:rsidRPr="00BF3FC0" w:rsidRDefault="008C07B6" w:rsidP="008C07B6">
            <w:pPr>
              <w:spacing w:before="60" w:after="60" w:line="264" w:lineRule="auto"/>
              <w:jc w:val="left"/>
              <w:rPr>
                <w:kern w:val="19"/>
                <w:sz w:val="19"/>
                <w:lang w:val="en-CA"/>
              </w:rPr>
            </w:pPr>
          </w:p>
          <w:p w14:paraId="77936489" w14:textId="77777777" w:rsidR="008C07B6" w:rsidRPr="00BF3FC0" w:rsidRDefault="008C07B6" w:rsidP="008C07B6">
            <w:pPr>
              <w:spacing w:before="60" w:after="60" w:line="264" w:lineRule="auto"/>
              <w:jc w:val="left"/>
              <w:rPr>
                <w:kern w:val="19"/>
                <w:sz w:val="19"/>
                <w:lang w:val="en-CA"/>
              </w:rPr>
            </w:pPr>
            <w:r w:rsidRPr="00BF3FC0">
              <w:rPr>
                <w:kern w:val="19"/>
                <w:sz w:val="19"/>
                <w:highlight w:val="yellow"/>
                <w:lang w:val="en-CA"/>
              </w:rPr>
              <w:t>Central Parkland Subregion of the Parkland Natural Region.</w:t>
            </w:r>
            <w:r w:rsidRPr="00BF3FC0">
              <w:rPr>
                <w:kern w:val="19"/>
                <w:sz w:val="19"/>
                <w:lang w:val="en-CA"/>
              </w:rPr>
              <w:t xml:space="preserve"> The most populated and intensively cultivated subregion in Alberta, forming a broad crescent from Calgary to Edmonton and east to Saskatchewan. It features a mosaic of aspen woodlands, shrublands, and grasslands. Soils are highly fertile, supporting wheat, barley, and canola crops. Wetlands cover about 10% of the area and serve as a major breeding ground for waterfowl. Wildlife includes the black-crowned night heron, Franklin’s ground squirrel, and piping plover.</w:t>
            </w:r>
          </w:p>
          <w:p w14:paraId="6C84C93D" w14:textId="77777777" w:rsidR="008C07B6" w:rsidRPr="00BF3FC0" w:rsidRDefault="008C07B6" w:rsidP="008C07B6">
            <w:pPr>
              <w:spacing w:before="60" w:after="60" w:line="264" w:lineRule="auto"/>
              <w:jc w:val="left"/>
              <w:rPr>
                <w:kern w:val="19"/>
                <w:sz w:val="19"/>
                <w:lang w:val="en-CA"/>
              </w:rPr>
            </w:pPr>
          </w:p>
          <w:p w14:paraId="36204941" w14:textId="6BA00968" w:rsidR="00132BF4" w:rsidRPr="00BF3FC0" w:rsidRDefault="008C07B6" w:rsidP="008C07B6">
            <w:pPr>
              <w:spacing w:before="60" w:after="60" w:line="264" w:lineRule="auto"/>
              <w:jc w:val="left"/>
              <w:rPr>
                <w:kern w:val="19"/>
                <w:sz w:val="19"/>
                <w:lang w:val="en-CA"/>
              </w:rPr>
            </w:pPr>
            <w:r w:rsidRPr="00BF3FC0">
              <w:rPr>
                <w:kern w:val="19"/>
                <w:sz w:val="19"/>
                <w:highlight w:val="yellow"/>
                <w:lang w:val="en-CA"/>
              </w:rPr>
              <w:t>Dry Mixedwood Subregion of the Boreal Forest Natural Region.</w:t>
            </w:r>
            <w:r w:rsidRPr="00BF3FC0">
              <w:rPr>
                <w:kern w:val="19"/>
                <w:sz w:val="19"/>
                <w:lang w:val="en-CA"/>
              </w:rPr>
              <w:t xml:space="preserve"> A transitional subregion between the Parkland and Boreal Forest, characterized by aspen-dominated mixedwood forests with balsam poplar, white spruce, and jack pine. It has a moderate climate with warm summers and cold winters. Soils are well-drained, supporting agriculture, forestry, and oil </w:t>
            </w:r>
            <w:r w:rsidR="004736A5" w:rsidRPr="00BF3FC0">
              <w:rPr>
                <w:kern w:val="19"/>
                <w:sz w:val="19"/>
                <w:lang w:val="en-CA"/>
              </w:rPr>
              <w:t>and</w:t>
            </w:r>
            <w:r w:rsidRPr="00BF3FC0">
              <w:rPr>
                <w:kern w:val="19"/>
                <w:sz w:val="19"/>
                <w:lang w:val="en-CA"/>
              </w:rPr>
              <w:t xml:space="preserve"> gas development. Wetlands are scattered but provide key habitat for moose, black bears, and songbirds like the black-capped chickadee.</w:t>
            </w:r>
          </w:p>
        </w:tc>
      </w:tr>
      <w:tr w:rsidR="008206A6" w:rsidRPr="00BF3FC0" w14:paraId="7E60A0FE" w14:textId="77777777" w:rsidTr="004722C7">
        <w:trPr>
          <w:trHeight w:val="340"/>
        </w:trPr>
        <w:tc>
          <w:tcPr>
            <w:tcW w:w="2494" w:type="dxa"/>
            <w:tcBorders>
              <w:top w:val="nil"/>
              <w:bottom w:val="nil"/>
            </w:tcBorders>
            <w:shd w:val="clear" w:color="auto" w:fill="52796F"/>
            <w:vAlign w:val="center"/>
          </w:tcPr>
          <w:p w14:paraId="78E0E689" w14:textId="3B89F27B" w:rsidR="008206A6" w:rsidRPr="00BF3FC0" w:rsidRDefault="008206A6" w:rsidP="008206A6">
            <w:pPr>
              <w:spacing w:before="0" w:after="0" w:line="264" w:lineRule="auto"/>
              <w:jc w:val="left"/>
              <w:rPr>
                <w:b/>
                <w:bCs/>
                <w:color w:val="FFFFFF" w:themeColor="background1"/>
                <w:kern w:val="19"/>
                <w:sz w:val="19"/>
              </w:rPr>
            </w:pPr>
            <w:r w:rsidRPr="00CE5698">
              <w:rPr>
                <w:b/>
                <w:bCs/>
                <w:color w:val="92D050"/>
                <w:kern w:val="19"/>
                <w:sz w:val="19"/>
              </w:rPr>
              <w:lastRenderedPageBreak/>
              <w:t>Landscape</w:t>
            </w:r>
          </w:p>
        </w:tc>
        <w:tc>
          <w:tcPr>
            <w:tcW w:w="7370" w:type="dxa"/>
            <w:vAlign w:val="center"/>
          </w:tcPr>
          <w:p w14:paraId="66F9207F" w14:textId="36282F27" w:rsidR="008206A6" w:rsidRPr="00BF3FC0" w:rsidRDefault="008206A6" w:rsidP="008206A6">
            <w:pPr>
              <w:spacing w:before="60" w:after="60" w:line="264" w:lineRule="auto"/>
              <w:jc w:val="left"/>
              <w:rPr>
                <w:kern w:val="19"/>
                <w:sz w:val="19"/>
              </w:rPr>
            </w:pPr>
            <w:r>
              <w:rPr>
                <w:kern w:val="19"/>
                <w:sz w:val="19"/>
              </w:rPr>
              <w:t>Low-relief, hummocky.</w:t>
            </w:r>
          </w:p>
        </w:tc>
      </w:tr>
      <w:tr w:rsidR="00E00778" w:rsidRPr="00BF3FC0" w14:paraId="2A3C83BF" w14:textId="77777777" w:rsidTr="004722C7">
        <w:trPr>
          <w:trHeight w:val="340"/>
        </w:trPr>
        <w:tc>
          <w:tcPr>
            <w:tcW w:w="2494" w:type="dxa"/>
            <w:tcBorders>
              <w:top w:val="nil"/>
              <w:bottom w:val="nil"/>
            </w:tcBorders>
            <w:shd w:val="clear" w:color="auto" w:fill="52796F"/>
            <w:vAlign w:val="center"/>
          </w:tcPr>
          <w:p w14:paraId="16DEF821" w14:textId="77777777" w:rsidR="00132BF4" w:rsidRPr="00BF3FC0" w:rsidRDefault="00132BF4" w:rsidP="00132BF4">
            <w:pPr>
              <w:spacing w:before="0" w:after="0" w:line="264" w:lineRule="auto"/>
              <w:jc w:val="left"/>
              <w:rPr>
                <w:b/>
                <w:bCs/>
                <w:color w:val="FFFFFF" w:themeColor="background1"/>
                <w:kern w:val="19"/>
                <w:sz w:val="19"/>
                <w:lang w:val="en-CA"/>
              </w:rPr>
            </w:pPr>
            <w:bookmarkStart w:id="40" w:name="_Hlk189319389"/>
            <w:r w:rsidRPr="00BF3FC0">
              <w:rPr>
                <w:b/>
                <w:bCs/>
                <w:color w:val="FFFFFF" w:themeColor="background1"/>
                <w:kern w:val="19"/>
                <w:sz w:val="19"/>
                <w:lang w:val="en-CA"/>
              </w:rPr>
              <w:t>Soil Types</w:t>
            </w:r>
          </w:p>
        </w:tc>
        <w:tc>
          <w:tcPr>
            <w:tcW w:w="7370" w:type="dxa"/>
            <w:vAlign w:val="center"/>
          </w:tcPr>
          <w:p w14:paraId="02E1C483" w14:textId="15A9967A" w:rsidR="00132BF4" w:rsidRPr="00BF3FC0" w:rsidRDefault="00132BF4" w:rsidP="00132BF4">
            <w:pPr>
              <w:spacing w:before="60" w:after="60" w:line="264" w:lineRule="auto"/>
              <w:jc w:val="left"/>
              <w:rPr>
                <w:kern w:val="19"/>
                <w:sz w:val="19"/>
                <w:lang w:val="en-CA"/>
              </w:rPr>
            </w:pPr>
            <w:r w:rsidRPr="00BF3FC0">
              <w:rPr>
                <w:kern w:val="19"/>
                <w:sz w:val="19"/>
                <w:lang w:val="en-CA"/>
              </w:rPr>
              <w:t xml:space="preserve">The major soil types include well-drained Orthic Brown Chernozems developed from medium-textured till </w:t>
            </w:r>
            <w:sdt>
              <w:sdtPr>
                <w:rPr>
                  <w:kern w:val="19"/>
                  <w:sz w:val="19"/>
                </w:rPr>
                <w:id w:val="-1095091028"/>
                <w:citation/>
              </w:sdtPr>
              <w:sdtContent>
                <w:r w:rsidRPr="00BF3FC0">
                  <w:rPr>
                    <w:kern w:val="19"/>
                    <w:sz w:val="19"/>
                  </w:rPr>
                  <w:fldChar w:fldCharType="begin"/>
                </w:r>
                <w:r w:rsidR="00C25B58">
                  <w:rPr>
                    <w:kern w:val="19"/>
                    <w:sz w:val="19"/>
                    <w:lang w:val="en-CA"/>
                  </w:rPr>
                  <w:instrText xml:space="preserve">CITATION Placeholder3 \l 4105 </w:instrText>
                </w:r>
                <w:r w:rsidRPr="00BF3FC0">
                  <w:rPr>
                    <w:kern w:val="19"/>
                    <w:sz w:val="19"/>
                  </w:rPr>
                  <w:fldChar w:fldCharType="separate"/>
                </w:r>
                <w:r w:rsidR="00C25B58" w:rsidRPr="00C25B58">
                  <w:rPr>
                    <w:noProof/>
                    <w:kern w:val="19"/>
                    <w:sz w:val="19"/>
                    <w:lang w:val="en-CA"/>
                  </w:rPr>
                  <w:t>(Abacus, 2026)</w:t>
                </w:r>
                <w:r w:rsidRPr="00BF3FC0">
                  <w:rPr>
                    <w:kern w:val="19"/>
                    <w:sz w:val="19"/>
                  </w:rPr>
                  <w:fldChar w:fldCharType="end"/>
                </w:r>
              </w:sdtContent>
            </w:sdt>
            <w:r w:rsidRPr="00BF3FC0">
              <w:rPr>
                <w:kern w:val="19"/>
                <w:sz w:val="19"/>
                <w:lang w:val="en-CA"/>
              </w:rPr>
              <w:t>.</w:t>
            </w:r>
          </w:p>
        </w:tc>
      </w:tr>
      <w:tr w:rsidR="00E00778" w:rsidRPr="00BF3FC0" w14:paraId="738383FD" w14:textId="77777777" w:rsidTr="004722C7">
        <w:trPr>
          <w:trHeight w:val="340"/>
        </w:trPr>
        <w:tc>
          <w:tcPr>
            <w:tcW w:w="2494" w:type="dxa"/>
            <w:tcBorders>
              <w:top w:val="nil"/>
              <w:bottom w:val="nil"/>
            </w:tcBorders>
            <w:shd w:val="clear" w:color="auto" w:fill="52796F"/>
            <w:vAlign w:val="center"/>
          </w:tcPr>
          <w:p w14:paraId="6E970C08" w14:textId="77777777" w:rsidR="00132BF4" w:rsidRPr="00BF3FC0" w:rsidRDefault="00132BF4" w:rsidP="00132BF4">
            <w:pPr>
              <w:spacing w:before="0" w:after="0" w:line="264" w:lineRule="auto"/>
              <w:jc w:val="left"/>
              <w:rPr>
                <w:b/>
                <w:bCs/>
                <w:color w:val="FFFFFF" w:themeColor="background1"/>
                <w:kern w:val="19"/>
                <w:sz w:val="19"/>
                <w:lang w:val="en-CA"/>
              </w:rPr>
            </w:pPr>
            <w:commentRangeStart w:id="41"/>
            <w:r w:rsidRPr="00BF3FC0">
              <w:rPr>
                <w:b/>
                <w:bCs/>
                <w:color w:val="FFFFFF" w:themeColor="background1"/>
                <w:kern w:val="19"/>
                <w:sz w:val="19"/>
                <w:lang w:val="en-CA"/>
              </w:rPr>
              <w:t>Surface Geology</w:t>
            </w:r>
            <w:commentRangeEnd w:id="41"/>
            <w:r w:rsidRPr="00BF3FC0">
              <w:rPr>
                <w:rStyle w:val="CommentReference"/>
                <w:b/>
                <w:bCs/>
                <w:color w:val="FFFFFF" w:themeColor="background1"/>
                <w:kern w:val="19"/>
                <w:sz w:val="19"/>
                <w:szCs w:val="22"/>
                <w:lang w:val="en-CA"/>
              </w:rPr>
              <w:commentReference w:id="41"/>
            </w:r>
          </w:p>
        </w:tc>
        <w:tc>
          <w:tcPr>
            <w:tcW w:w="7370" w:type="dxa"/>
            <w:vAlign w:val="center"/>
          </w:tcPr>
          <w:p w14:paraId="33B570FD" w14:textId="24C5B430" w:rsidR="00132BF4" w:rsidRPr="00BF3FC0" w:rsidRDefault="00132BF4" w:rsidP="00132BF4">
            <w:pPr>
              <w:spacing w:before="60" w:after="60" w:line="264" w:lineRule="auto"/>
              <w:jc w:val="left"/>
              <w:rPr>
                <w:kern w:val="19"/>
                <w:sz w:val="19"/>
                <w:lang w:val="en-CA"/>
              </w:rPr>
            </w:pPr>
            <w:r w:rsidRPr="00BF3FC0">
              <w:rPr>
                <w:kern w:val="19"/>
                <w:sz w:val="19"/>
                <w:lang w:val="en-CA"/>
              </w:rPr>
              <w:t xml:space="preserve">Colluvial Deposits. May contain pre-existing bedrock, till, glaciolacustrine, glaciofluvial and/or eolian sediments, generally poorly sorted </w:t>
            </w:r>
            <w:sdt>
              <w:sdtPr>
                <w:rPr>
                  <w:kern w:val="19"/>
                  <w:sz w:val="19"/>
                </w:rPr>
                <w:id w:val="-1311086833"/>
                <w:citation/>
              </w:sdtPr>
              <w:sdtContent>
                <w:r w:rsidRPr="00BF3FC0">
                  <w:rPr>
                    <w:kern w:val="19"/>
                    <w:sz w:val="19"/>
                  </w:rPr>
                  <w:fldChar w:fldCharType="begin"/>
                </w:r>
                <w:r w:rsidR="00C25B58">
                  <w:rPr>
                    <w:kern w:val="19"/>
                    <w:sz w:val="19"/>
                    <w:lang w:val="en-CA"/>
                  </w:rPr>
                  <w:instrText xml:space="preserve">CITATION Placeholder3 \m Placeholder4 \l 1033 </w:instrText>
                </w:r>
                <w:r w:rsidRPr="00BF3FC0">
                  <w:rPr>
                    <w:kern w:val="19"/>
                    <w:sz w:val="19"/>
                  </w:rPr>
                  <w:fldChar w:fldCharType="separate"/>
                </w:r>
                <w:r w:rsidR="00C25B58" w:rsidRPr="00C25B58">
                  <w:rPr>
                    <w:noProof/>
                    <w:kern w:val="19"/>
                    <w:sz w:val="19"/>
                    <w:lang w:val="en-CA"/>
                  </w:rPr>
                  <w:t>(Abacus, 2026; EPA, 2024a)</w:t>
                </w:r>
                <w:r w:rsidRPr="00BF3FC0">
                  <w:rPr>
                    <w:kern w:val="19"/>
                    <w:sz w:val="19"/>
                  </w:rPr>
                  <w:fldChar w:fldCharType="end"/>
                </w:r>
              </w:sdtContent>
            </w:sdt>
            <w:r w:rsidRPr="00BF3FC0">
              <w:rPr>
                <w:kern w:val="19"/>
                <w:sz w:val="19"/>
                <w:lang w:val="en-CA"/>
              </w:rPr>
              <w:t>.</w:t>
            </w:r>
          </w:p>
          <w:p w14:paraId="52BC6AE8" w14:textId="25E3CED0" w:rsidR="00132BF4" w:rsidRPr="00BF3FC0" w:rsidRDefault="00132BF4" w:rsidP="00132BF4">
            <w:pPr>
              <w:spacing w:before="60" w:after="60" w:line="264" w:lineRule="auto"/>
              <w:jc w:val="left"/>
              <w:rPr>
                <w:kern w:val="19"/>
                <w:sz w:val="19"/>
                <w:lang w:val="en-CA"/>
              </w:rPr>
            </w:pPr>
            <w:r w:rsidRPr="00BF3FC0">
              <w:rPr>
                <w:kern w:val="19"/>
                <w:sz w:val="19"/>
                <w:lang w:val="en-CA"/>
              </w:rPr>
              <w:t>Eolian Deposits. Well-sorted, medium to fine-grained sand and minor silt. Includes both active and vegetated dunes</w:t>
            </w:r>
            <w:r w:rsidR="002D6263">
              <w:rPr>
                <w:kern w:val="19"/>
                <w:sz w:val="19"/>
                <w:lang w:val="en-CA"/>
              </w:rPr>
              <w:t>, as well as</w:t>
            </w:r>
            <w:r w:rsidRPr="00BF3FC0">
              <w:rPr>
                <w:kern w:val="19"/>
                <w:sz w:val="19"/>
                <w:lang w:val="en-CA"/>
              </w:rPr>
              <w:t xml:space="preserve"> sand sheets. Map label E </w:t>
            </w:r>
            <w:sdt>
              <w:sdtPr>
                <w:rPr>
                  <w:kern w:val="19"/>
                  <w:sz w:val="19"/>
                </w:rPr>
                <w:id w:val="-163019029"/>
                <w:citation/>
              </w:sdtPr>
              <w:sdtContent>
                <w:r w:rsidRPr="00BF3FC0">
                  <w:rPr>
                    <w:kern w:val="19"/>
                    <w:sz w:val="19"/>
                  </w:rPr>
                  <w:fldChar w:fldCharType="begin"/>
                </w:r>
                <w:r w:rsidR="00C25B58">
                  <w:rPr>
                    <w:kern w:val="19"/>
                    <w:sz w:val="19"/>
                    <w:lang w:val="en-CA"/>
                  </w:rPr>
                  <w:instrText xml:space="preserve">CITATION Placeholder3 \m Placeholder4 \l 1033 </w:instrText>
                </w:r>
                <w:r w:rsidRPr="00BF3FC0">
                  <w:rPr>
                    <w:kern w:val="19"/>
                    <w:sz w:val="19"/>
                  </w:rPr>
                  <w:fldChar w:fldCharType="separate"/>
                </w:r>
                <w:r w:rsidR="00C25B58" w:rsidRPr="00C25B58">
                  <w:rPr>
                    <w:noProof/>
                    <w:kern w:val="19"/>
                    <w:sz w:val="19"/>
                    <w:lang w:val="en-CA"/>
                  </w:rPr>
                  <w:t>(Abacus, 2026; EPA, 2024a)</w:t>
                </w:r>
                <w:r w:rsidRPr="00BF3FC0">
                  <w:rPr>
                    <w:kern w:val="19"/>
                    <w:sz w:val="19"/>
                  </w:rPr>
                  <w:fldChar w:fldCharType="end"/>
                </w:r>
              </w:sdtContent>
            </w:sdt>
            <w:r w:rsidRPr="00BF3FC0">
              <w:rPr>
                <w:kern w:val="19"/>
                <w:sz w:val="19"/>
                <w:lang w:val="en-CA"/>
              </w:rPr>
              <w:t>.</w:t>
            </w:r>
          </w:p>
          <w:p w14:paraId="215E2DAF" w14:textId="0B2399DB" w:rsidR="00132BF4" w:rsidRPr="00BF3FC0" w:rsidRDefault="00132BF4" w:rsidP="00132BF4">
            <w:pPr>
              <w:spacing w:before="60" w:after="60" w:line="264" w:lineRule="auto"/>
              <w:jc w:val="left"/>
              <w:rPr>
                <w:kern w:val="19"/>
                <w:sz w:val="19"/>
                <w:lang w:val="en-CA"/>
              </w:rPr>
            </w:pPr>
            <w:r w:rsidRPr="00BF3FC0">
              <w:rPr>
                <w:kern w:val="19"/>
                <w:sz w:val="19"/>
                <w:lang w:val="en-CA"/>
              </w:rPr>
              <w:t xml:space="preserve">Fluvial Deposits. Poorly to well-sorted, stratified-to-massive sand, gravel, silt, clay and organic sediments. Map label F </w:t>
            </w:r>
            <w:sdt>
              <w:sdtPr>
                <w:rPr>
                  <w:kern w:val="19"/>
                  <w:sz w:val="19"/>
                </w:rPr>
                <w:id w:val="1223107625"/>
                <w:citation/>
              </w:sdtPr>
              <w:sdtContent>
                <w:r w:rsidRPr="00BF3FC0">
                  <w:rPr>
                    <w:kern w:val="19"/>
                    <w:sz w:val="19"/>
                  </w:rPr>
                  <w:fldChar w:fldCharType="begin"/>
                </w:r>
                <w:r w:rsidR="00C25B58">
                  <w:rPr>
                    <w:kern w:val="19"/>
                    <w:sz w:val="19"/>
                    <w:lang w:val="en-CA"/>
                  </w:rPr>
                  <w:instrText xml:space="preserve">CITATION Placeholder3 \m Placeholder4 \l 1033 </w:instrText>
                </w:r>
                <w:r w:rsidRPr="00BF3FC0">
                  <w:rPr>
                    <w:kern w:val="19"/>
                    <w:sz w:val="19"/>
                  </w:rPr>
                  <w:fldChar w:fldCharType="separate"/>
                </w:r>
                <w:r w:rsidR="00C25B58" w:rsidRPr="00C25B58">
                  <w:rPr>
                    <w:noProof/>
                    <w:kern w:val="19"/>
                    <w:sz w:val="19"/>
                    <w:lang w:val="en-CA"/>
                  </w:rPr>
                  <w:t>(Abacus, 2026; EPA, 2024a)</w:t>
                </w:r>
                <w:r w:rsidRPr="00BF3FC0">
                  <w:rPr>
                    <w:kern w:val="19"/>
                    <w:sz w:val="19"/>
                  </w:rPr>
                  <w:fldChar w:fldCharType="end"/>
                </w:r>
              </w:sdtContent>
            </w:sdt>
            <w:r w:rsidRPr="00BF3FC0">
              <w:rPr>
                <w:kern w:val="19"/>
                <w:sz w:val="19"/>
                <w:lang w:val="en-CA"/>
              </w:rPr>
              <w:t>.</w:t>
            </w:r>
          </w:p>
          <w:p w14:paraId="350B5F87" w14:textId="04FE3B23" w:rsidR="00132BF4" w:rsidRPr="00BF3FC0" w:rsidRDefault="00132BF4" w:rsidP="00132BF4">
            <w:pPr>
              <w:spacing w:before="60" w:after="60" w:line="264" w:lineRule="auto"/>
              <w:jc w:val="left"/>
              <w:rPr>
                <w:kern w:val="19"/>
                <w:sz w:val="19"/>
                <w:lang w:val="en-CA"/>
              </w:rPr>
            </w:pPr>
            <w:r w:rsidRPr="00BF3FC0">
              <w:rPr>
                <w:kern w:val="19"/>
                <w:sz w:val="19"/>
                <w:lang w:val="en-CA"/>
              </w:rPr>
              <w:t xml:space="preserve">Glaciofluvial Deposits. Sediments range from massive to stratified, poor to well-sorted, and coarse to fine-grained. Map label FG </w:t>
            </w:r>
            <w:sdt>
              <w:sdtPr>
                <w:rPr>
                  <w:kern w:val="19"/>
                  <w:sz w:val="19"/>
                </w:rPr>
                <w:id w:val="-1728601563"/>
                <w:citation/>
              </w:sdtPr>
              <w:sdtContent>
                <w:r w:rsidRPr="00BF3FC0">
                  <w:rPr>
                    <w:kern w:val="19"/>
                    <w:sz w:val="19"/>
                  </w:rPr>
                  <w:fldChar w:fldCharType="begin"/>
                </w:r>
                <w:r w:rsidR="00C25B58">
                  <w:rPr>
                    <w:kern w:val="19"/>
                    <w:sz w:val="19"/>
                    <w:lang w:val="en-CA"/>
                  </w:rPr>
                  <w:instrText xml:space="preserve">CITATION Placeholder3 \m Placeholder4 \l 1033 </w:instrText>
                </w:r>
                <w:r w:rsidRPr="00BF3FC0">
                  <w:rPr>
                    <w:kern w:val="19"/>
                    <w:sz w:val="19"/>
                  </w:rPr>
                  <w:fldChar w:fldCharType="separate"/>
                </w:r>
                <w:r w:rsidR="00C25B58" w:rsidRPr="00C25B58">
                  <w:rPr>
                    <w:noProof/>
                    <w:kern w:val="19"/>
                    <w:sz w:val="19"/>
                    <w:lang w:val="en-CA"/>
                  </w:rPr>
                  <w:t>(Abacus, 2026; EPA, 2024a)</w:t>
                </w:r>
                <w:r w:rsidRPr="00BF3FC0">
                  <w:rPr>
                    <w:kern w:val="19"/>
                    <w:sz w:val="19"/>
                  </w:rPr>
                  <w:fldChar w:fldCharType="end"/>
                </w:r>
              </w:sdtContent>
            </w:sdt>
            <w:r w:rsidRPr="00BF3FC0">
              <w:rPr>
                <w:kern w:val="19"/>
                <w:sz w:val="19"/>
                <w:lang w:val="en-CA"/>
              </w:rPr>
              <w:t>.</w:t>
            </w:r>
          </w:p>
          <w:p w14:paraId="105C866D" w14:textId="670D8797" w:rsidR="00132BF4" w:rsidRPr="00BF3FC0" w:rsidRDefault="00132BF4" w:rsidP="00132BF4">
            <w:pPr>
              <w:spacing w:before="60" w:after="60" w:line="264" w:lineRule="auto"/>
              <w:jc w:val="left"/>
              <w:rPr>
                <w:kern w:val="19"/>
                <w:sz w:val="19"/>
                <w:lang w:val="en-CA"/>
              </w:rPr>
            </w:pPr>
            <w:r w:rsidRPr="00BF3FC0">
              <w:rPr>
                <w:kern w:val="19"/>
                <w:sz w:val="19"/>
                <w:lang w:val="en-CA"/>
              </w:rPr>
              <w:t xml:space="preserve">Glaciers. Permanent snow and ice as of 1994. Ice with minor boulders to clay-sized sediment. Map Label G </w:t>
            </w:r>
            <w:sdt>
              <w:sdtPr>
                <w:rPr>
                  <w:kern w:val="19"/>
                  <w:sz w:val="19"/>
                </w:rPr>
                <w:id w:val="-746881145"/>
                <w:citation/>
              </w:sdtPr>
              <w:sdtContent>
                <w:r w:rsidRPr="00BF3FC0">
                  <w:rPr>
                    <w:kern w:val="19"/>
                    <w:sz w:val="19"/>
                  </w:rPr>
                  <w:fldChar w:fldCharType="begin"/>
                </w:r>
                <w:r w:rsidR="00C25B58">
                  <w:rPr>
                    <w:kern w:val="19"/>
                    <w:sz w:val="19"/>
                    <w:lang w:val="en-CA"/>
                  </w:rPr>
                  <w:instrText xml:space="preserve">CITATION Placeholder3 \m Placeholder4 \l 1033 </w:instrText>
                </w:r>
                <w:r w:rsidRPr="00BF3FC0">
                  <w:rPr>
                    <w:kern w:val="19"/>
                    <w:sz w:val="19"/>
                  </w:rPr>
                  <w:fldChar w:fldCharType="separate"/>
                </w:r>
                <w:r w:rsidR="00C25B58" w:rsidRPr="00C25B58">
                  <w:rPr>
                    <w:noProof/>
                    <w:kern w:val="19"/>
                    <w:sz w:val="19"/>
                    <w:lang w:val="en-CA"/>
                  </w:rPr>
                  <w:t>(Abacus, 2026; EPA, 2024a)</w:t>
                </w:r>
                <w:r w:rsidRPr="00BF3FC0">
                  <w:rPr>
                    <w:kern w:val="19"/>
                    <w:sz w:val="19"/>
                  </w:rPr>
                  <w:fldChar w:fldCharType="end"/>
                </w:r>
              </w:sdtContent>
            </w:sdt>
            <w:r w:rsidRPr="00BF3FC0">
              <w:rPr>
                <w:kern w:val="19"/>
                <w:sz w:val="19"/>
                <w:lang w:val="en-CA"/>
              </w:rPr>
              <w:t>.</w:t>
            </w:r>
          </w:p>
          <w:p w14:paraId="489DC8E8" w14:textId="36B9F2BC" w:rsidR="00132BF4" w:rsidRPr="00BF3FC0" w:rsidRDefault="00132BF4" w:rsidP="00132BF4">
            <w:pPr>
              <w:spacing w:before="60" w:after="60" w:line="264" w:lineRule="auto"/>
              <w:jc w:val="left"/>
              <w:rPr>
                <w:kern w:val="19"/>
                <w:sz w:val="19"/>
                <w:lang w:val="en-CA"/>
              </w:rPr>
            </w:pPr>
            <w:r w:rsidRPr="00BF3FC0">
              <w:rPr>
                <w:kern w:val="19"/>
                <w:sz w:val="19"/>
                <w:lang w:val="en-CA"/>
              </w:rPr>
              <w:t xml:space="preserve">Lacustrine Deposits. Includes offshore sand, silt, clay, and minor organic deposits; may also include nearshore beaches and bars composed of sand, silt, and minor gravel. Map label L </w:t>
            </w:r>
            <w:sdt>
              <w:sdtPr>
                <w:rPr>
                  <w:kern w:val="19"/>
                  <w:sz w:val="19"/>
                </w:rPr>
                <w:id w:val="-1394505310"/>
                <w:citation/>
              </w:sdtPr>
              <w:sdtContent>
                <w:r w:rsidRPr="00BF3FC0">
                  <w:rPr>
                    <w:kern w:val="19"/>
                    <w:sz w:val="19"/>
                  </w:rPr>
                  <w:fldChar w:fldCharType="begin"/>
                </w:r>
                <w:r w:rsidR="00C25B58">
                  <w:rPr>
                    <w:kern w:val="19"/>
                    <w:sz w:val="19"/>
                    <w:lang w:val="en-CA"/>
                  </w:rPr>
                  <w:instrText xml:space="preserve">CITATION Placeholder3 \m Placeholder4 \l 1033 </w:instrText>
                </w:r>
                <w:r w:rsidRPr="00BF3FC0">
                  <w:rPr>
                    <w:kern w:val="19"/>
                    <w:sz w:val="19"/>
                  </w:rPr>
                  <w:fldChar w:fldCharType="separate"/>
                </w:r>
                <w:r w:rsidR="00C25B58" w:rsidRPr="00C25B58">
                  <w:rPr>
                    <w:noProof/>
                    <w:kern w:val="19"/>
                    <w:sz w:val="19"/>
                    <w:lang w:val="en-CA"/>
                  </w:rPr>
                  <w:t>(Abacus, 2026; EPA, 2024a)</w:t>
                </w:r>
                <w:r w:rsidRPr="00BF3FC0">
                  <w:rPr>
                    <w:kern w:val="19"/>
                    <w:sz w:val="19"/>
                  </w:rPr>
                  <w:fldChar w:fldCharType="end"/>
                </w:r>
              </w:sdtContent>
            </w:sdt>
            <w:r w:rsidRPr="00BF3FC0">
              <w:rPr>
                <w:kern w:val="19"/>
                <w:sz w:val="19"/>
                <w:lang w:val="en-CA"/>
              </w:rPr>
              <w:t>.</w:t>
            </w:r>
          </w:p>
          <w:p w14:paraId="683146CB" w14:textId="40B4AC6D" w:rsidR="00132BF4" w:rsidRPr="00BF3FC0" w:rsidRDefault="00132BF4" w:rsidP="00132BF4">
            <w:pPr>
              <w:spacing w:before="60" w:after="60" w:line="264" w:lineRule="auto"/>
              <w:jc w:val="left"/>
              <w:rPr>
                <w:kern w:val="19"/>
                <w:sz w:val="19"/>
                <w:lang w:val="en-CA"/>
              </w:rPr>
            </w:pPr>
            <w:r w:rsidRPr="00BF3FC0">
              <w:rPr>
                <w:kern w:val="19"/>
                <w:sz w:val="19"/>
                <w:lang w:val="en-CA"/>
              </w:rPr>
              <w:t xml:space="preserve">Glaciolacustrine Deposits. Massive fine sand, silt and clay or massive to stratified well-sorted sand. Map label LG </w:t>
            </w:r>
            <w:sdt>
              <w:sdtPr>
                <w:rPr>
                  <w:kern w:val="19"/>
                  <w:sz w:val="19"/>
                </w:rPr>
                <w:id w:val="1938561351"/>
                <w:citation/>
              </w:sdtPr>
              <w:sdtContent>
                <w:r w:rsidRPr="00BF3FC0">
                  <w:rPr>
                    <w:kern w:val="19"/>
                    <w:sz w:val="19"/>
                  </w:rPr>
                  <w:fldChar w:fldCharType="begin"/>
                </w:r>
                <w:r w:rsidR="00C25B58">
                  <w:rPr>
                    <w:kern w:val="19"/>
                    <w:sz w:val="19"/>
                    <w:lang w:val="en-CA"/>
                  </w:rPr>
                  <w:instrText xml:space="preserve">CITATION Placeholder3 \m Placeholder4 \l 1033 </w:instrText>
                </w:r>
                <w:r w:rsidRPr="00BF3FC0">
                  <w:rPr>
                    <w:kern w:val="19"/>
                    <w:sz w:val="19"/>
                  </w:rPr>
                  <w:fldChar w:fldCharType="separate"/>
                </w:r>
                <w:r w:rsidR="00C25B58" w:rsidRPr="00C25B58">
                  <w:rPr>
                    <w:noProof/>
                    <w:kern w:val="19"/>
                    <w:sz w:val="19"/>
                    <w:lang w:val="en-CA"/>
                  </w:rPr>
                  <w:t>(Abacus, 2026; EPA, 2024a)</w:t>
                </w:r>
                <w:r w:rsidRPr="00BF3FC0">
                  <w:rPr>
                    <w:kern w:val="19"/>
                    <w:sz w:val="19"/>
                  </w:rPr>
                  <w:fldChar w:fldCharType="end"/>
                </w:r>
              </w:sdtContent>
            </w:sdt>
            <w:r w:rsidRPr="00BF3FC0">
              <w:rPr>
                <w:kern w:val="19"/>
                <w:sz w:val="19"/>
                <w:lang w:val="en-CA"/>
              </w:rPr>
              <w:t>.</w:t>
            </w:r>
          </w:p>
          <w:p w14:paraId="4575C3C5" w14:textId="448A8FCF" w:rsidR="00132BF4" w:rsidRPr="00BF3FC0" w:rsidRDefault="00132BF4" w:rsidP="00132BF4">
            <w:pPr>
              <w:spacing w:before="60" w:after="60" w:line="264" w:lineRule="auto"/>
              <w:jc w:val="left"/>
              <w:rPr>
                <w:kern w:val="19"/>
                <w:sz w:val="19"/>
                <w:lang w:val="en-CA"/>
              </w:rPr>
            </w:pPr>
            <w:r w:rsidRPr="00BF3FC0">
              <w:rPr>
                <w:kern w:val="19"/>
                <w:sz w:val="19"/>
                <w:lang w:val="en-CA"/>
              </w:rPr>
              <w:lastRenderedPageBreak/>
              <w:t xml:space="preserve">Moraine. Till, a mixture of clay, silt, sand, and minor pebbles, cobbles, and boulders. Map label M </w:t>
            </w:r>
            <w:sdt>
              <w:sdtPr>
                <w:rPr>
                  <w:kern w:val="19"/>
                  <w:sz w:val="19"/>
                </w:rPr>
                <w:id w:val="28540350"/>
                <w:citation/>
              </w:sdtPr>
              <w:sdtContent>
                <w:r w:rsidRPr="00BF3FC0">
                  <w:rPr>
                    <w:kern w:val="19"/>
                    <w:sz w:val="19"/>
                  </w:rPr>
                  <w:fldChar w:fldCharType="begin"/>
                </w:r>
                <w:r w:rsidR="00C25B58">
                  <w:rPr>
                    <w:kern w:val="19"/>
                    <w:sz w:val="19"/>
                    <w:lang w:val="en-CA"/>
                  </w:rPr>
                  <w:instrText xml:space="preserve">CITATION Placeholder3 \m Placeholder4 \l 1033 </w:instrText>
                </w:r>
                <w:r w:rsidRPr="00BF3FC0">
                  <w:rPr>
                    <w:kern w:val="19"/>
                    <w:sz w:val="19"/>
                  </w:rPr>
                  <w:fldChar w:fldCharType="separate"/>
                </w:r>
                <w:r w:rsidR="00C25B58" w:rsidRPr="00C25B58">
                  <w:rPr>
                    <w:noProof/>
                    <w:kern w:val="19"/>
                    <w:sz w:val="19"/>
                    <w:lang w:val="en-CA"/>
                  </w:rPr>
                  <w:t>(Abacus, 2026; EPA, 2024a)</w:t>
                </w:r>
                <w:r w:rsidRPr="00BF3FC0">
                  <w:rPr>
                    <w:kern w:val="19"/>
                    <w:sz w:val="19"/>
                  </w:rPr>
                  <w:fldChar w:fldCharType="end"/>
                </w:r>
              </w:sdtContent>
            </w:sdt>
            <w:r w:rsidRPr="00BF3FC0">
              <w:rPr>
                <w:kern w:val="19"/>
                <w:sz w:val="19"/>
                <w:lang w:val="en-CA"/>
              </w:rPr>
              <w:t>.</w:t>
            </w:r>
          </w:p>
          <w:p w14:paraId="51E4373B" w14:textId="4199D600" w:rsidR="00132BF4" w:rsidRPr="00BF3FC0" w:rsidRDefault="00132BF4" w:rsidP="00132BF4">
            <w:pPr>
              <w:spacing w:before="60" w:after="60" w:line="264" w:lineRule="auto"/>
              <w:jc w:val="left"/>
              <w:rPr>
                <w:kern w:val="19"/>
                <w:sz w:val="19"/>
                <w:lang w:val="en-CA"/>
              </w:rPr>
            </w:pPr>
            <w:r w:rsidRPr="00BF3FC0">
              <w:rPr>
                <w:kern w:val="19"/>
                <w:sz w:val="19"/>
                <w:lang w:val="en-CA"/>
              </w:rPr>
              <w:t xml:space="preserve">Fluted Moraine. Sediments are mainly till and may locally include stratified glaciolacustrine and/or glaciofluvial sediments. Map label MF </w:t>
            </w:r>
            <w:sdt>
              <w:sdtPr>
                <w:rPr>
                  <w:kern w:val="19"/>
                  <w:sz w:val="19"/>
                </w:rPr>
                <w:id w:val="869274217"/>
                <w:citation/>
              </w:sdtPr>
              <w:sdtContent>
                <w:r w:rsidRPr="00BF3FC0">
                  <w:rPr>
                    <w:kern w:val="19"/>
                    <w:sz w:val="19"/>
                  </w:rPr>
                  <w:fldChar w:fldCharType="begin"/>
                </w:r>
                <w:r w:rsidR="00C25B58">
                  <w:rPr>
                    <w:kern w:val="19"/>
                    <w:sz w:val="19"/>
                    <w:lang w:val="en-CA"/>
                  </w:rPr>
                  <w:instrText xml:space="preserve">CITATION Placeholder3 \m Placeholder4 \l 1033 </w:instrText>
                </w:r>
                <w:r w:rsidRPr="00BF3FC0">
                  <w:rPr>
                    <w:kern w:val="19"/>
                    <w:sz w:val="19"/>
                  </w:rPr>
                  <w:fldChar w:fldCharType="separate"/>
                </w:r>
                <w:r w:rsidR="00C25B58" w:rsidRPr="00C25B58">
                  <w:rPr>
                    <w:noProof/>
                    <w:kern w:val="19"/>
                    <w:sz w:val="19"/>
                    <w:lang w:val="en-CA"/>
                  </w:rPr>
                  <w:t>(Abacus, 2026; EPA, 2024a)</w:t>
                </w:r>
                <w:r w:rsidRPr="00BF3FC0">
                  <w:rPr>
                    <w:kern w:val="19"/>
                    <w:sz w:val="19"/>
                  </w:rPr>
                  <w:fldChar w:fldCharType="end"/>
                </w:r>
              </w:sdtContent>
            </w:sdt>
            <w:r w:rsidRPr="00BF3FC0">
              <w:rPr>
                <w:kern w:val="19"/>
                <w:sz w:val="19"/>
                <w:lang w:val="en-CA"/>
              </w:rPr>
              <w:t>.</w:t>
            </w:r>
          </w:p>
          <w:p w14:paraId="3B27A408" w14:textId="3D974716" w:rsidR="00132BF4" w:rsidRPr="00BF3FC0" w:rsidRDefault="00132BF4" w:rsidP="00132BF4">
            <w:pPr>
              <w:spacing w:before="60" w:after="60" w:line="264" w:lineRule="auto"/>
              <w:jc w:val="left"/>
              <w:rPr>
                <w:kern w:val="19"/>
                <w:sz w:val="19"/>
                <w:lang w:val="en-CA"/>
              </w:rPr>
            </w:pPr>
            <w:r w:rsidRPr="00BF3FC0">
              <w:rPr>
                <w:kern w:val="19"/>
                <w:sz w:val="19"/>
                <w:lang w:val="en-CA"/>
              </w:rPr>
              <w:t xml:space="preserve">Stagnant Ice Moraine. Sediments are mainly till but locally include stratified glaciolacustrine or glaciofluvial sediments. Map label MS </w:t>
            </w:r>
            <w:sdt>
              <w:sdtPr>
                <w:rPr>
                  <w:kern w:val="19"/>
                  <w:sz w:val="19"/>
                </w:rPr>
                <w:id w:val="-1835751489"/>
                <w:citation/>
              </w:sdtPr>
              <w:sdtContent>
                <w:r w:rsidRPr="00BF3FC0">
                  <w:rPr>
                    <w:kern w:val="19"/>
                    <w:sz w:val="19"/>
                  </w:rPr>
                  <w:fldChar w:fldCharType="begin"/>
                </w:r>
                <w:r w:rsidR="00C25B58">
                  <w:rPr>
                    <w:kern w:val="19"/>
                    <w:sz w:val="19"/>
                    <w:lang w:val="en-CA"/>
                  </w:rPr>
                  <w:instrText xml:space="preserve">CITATION Placeholder3 \m Placeholder4 \l 1033 </w:instrText>
                </w:r>
                <w:r w:rsidRPr="00BF3FC0">
                  <w:rPr>
                    <w:kern w:val="19"/>
                    <w:sz w:val="19"/>
                  </w:rPr>
                  <w:fldChar w:fldCharType="separate"/>
                </w:r>
                <w:r w:rsidR="00C25B58" w:rsidRPr="00C25B58">
                  <w:rPr>
                    <w:noProof/>
                    <w:kern w:val="19"/>
                    <w:sz w:val="19"/>
                    <w:lang w:val="en-CA"/>
                  </w:rPr>
                  <w:t>(Abacus, 2026; EPA, 2024a)</w:t>
                </w:r>
                <w:r w:rsidRPr="00BF3FC0">
                  <w:rPr>
                    <w:kern w:val="19"/>
                    <w:sz w:val="19"/>
                  </w:rPr>
                  <w:fldChar w:fldCharType="end"/>
                </w:r>
              </w:sdtContent>
            </w:sdt>
            <w:r w:rsidRPr="00BF3FC0">
              <w:rPr>
                <w:kern w:val="19"/>
                <w:sz w:val="19"/>
                <w:lang w:val="en-CA"/>
              </w:rPr>
              <w:t>.</w:t>
            </w:r>
          </w:p>
          <w:p w14:paraId="7ACC9953" w14:textId="762CCEFD" w:rsidR="00132BF4" w:rsidRPr="00BF3FC0" w:rsidRDefault="00132BF4" w:rsidP="00132BF4">
            <w:pPr>
              <w:spacing w:before="60" w:after="60" w:line="264" w:lineRule="auto"/>
              <w:jc w:val="left"/>
              <w:rPr>
                <w:kern w:val="19"/>
                <w:sz w:val="19"/>
                <w:lang w:val="en-CA"/>
              </w:rPr>
            </w:pPr>
            <w:r w:rsidRPr="00BF3FC0">
              <w:rPr>
                <w:kern w:val="19"/>
                <w:sz w:val="19"/>
                <w:lang w:val="en-CA"/>
              </w:rPr>
              <w:t xml:space="preserve">Ice-Thrust Moraine. Sediments may include syngenetic till, as well as masses of pre-existing sediments and/or bedrock. Map label MT </w:t>
            </w:r>
            <w:sdt>
              <w:sdtPr>
                <w:rPr>
                  <w:kern w:val="19"/>
                  <w:sz w:val="19"/>
                </w:rPr>
                <w:id w:val="-2029553864"/>
                <w:citation/>
              </w:sdtPr>
              <w:sdtContent>
                <w:r w:rsidRPr="00BF3FC0">
                  <w:rPr>
                    <w:kern w:val="19"/>
                    <w:sz w:val="19"/>
                  </w:rPr>
                  <w:fldChar w:fldCharType="begin"/>
                </w:r>
                <w:r w:rsidR="00C25B58">
                  <w:rPr>
                    <w:kern w:val="19"/>
                    <w:sz w:val="19"/>
                    <w:lang w:val="en-CA"/>
                  </w:rPr>
                  <w:instrText xml:space="preserve">CITATION Placeholder3 \m Placeholder4 \l 1033 </w:instrText>
                </w:r>
                <w:r w:rsidRPr="00BF3FC0">
                  <w:rPr>
                    <w:kern w:val="19"/>
                    <w:sz w:val="19"/>
                  </w:rPr>
                  <w:fldChar w:fldCharType="separate"/>
                </w:r>
                <w:r w:rsidR="00C25B58" w:rsidRPr="00C25B58">
                  <w:rPr>
                    <w:noProof/>
                    <w:kern w:val="19"/>
                    <w:sz w:val="19"/>
                    <w:lang w:val="en-CA"/>
                  </w:rPr>
                  <w:t>(Abacus, 2026; EPA, 2024a)</w:t>
                </w:r>
                <w:r w:rsidRPr="00BF3FC0">
                  <w:rPr>
                    <w:kern w:val="19"/>
                    <w:sz w:val="19"/>
                  </w:rPr>
                  <w:fldChar w:fldCharType="end"/>
                </w:r>
              </w:sdtContent>
            </w:sdt>
            <w:r w:rsidRPr="00BF3FC0">
              <w:rPr>
                <w:kern w:val="19"/>
                <w:sz w:val="19"/>
                <w:lang w:val="en-CA"/>
              </w:rPr>
              <w:t>.</w:t>
            </w:r>
          </w:p>
          <w:p w14:paraId="1622FDDD" w14:textId="145B622F" w:rsidR="00132BF4" w:rsidRPr="006C3D76" w:rsidRDefault="00132BF4" w:rsidP="00132BF4">
            <w:pPr>
              <w:spacing w:before="60" w:after="60" w:line="264" w:lineRule="auto"/>
              <w:jc w:val="left"/>
              <w:rPr>
                <w:kern w:val="19"/>
                <w:sz w:val="19"/>
                <w:lang w:val="pt-BR"/>
              </w:rPr>
            </w:pPr>
            <w:r w:rsidRPr="00BF3FC0">
              <w:rPr>
                <w:kern w:val="19"/>
                <w:sz w:val="19"/>
                <w:lang w:val="en-CA"/>
              </w:rPr>
              <w:t xml:space="preserve">Organic Deposits. Woody to fibrous muck, commonly underlain by fine-grained, poorly drained glaciolacustrine or lacustrine deposits; in some places, underlain by till. </w:t>
            </w:r>
            <w:r w:rsidRPr="006C3D76">
              <w:rPr>
                <w:kern w:val="19"/>
                <w:sz w:val="19"/>
                <w:lang w:val="pt-BR"/>
              </w:rPr>
              <w:t xml:space="preserve">Map label O </w:t>
            </w:r>
            <w:sdt>
              <w:sdtPr>
                <w:rPr>
                  <w:kern w:val="19"/>
                  <w:sz w:val="19"/>
                </w:rPr>
                <w:id w:val="91907171"/>
                <w:citation/>
              </w:sdtPr>
              <w:sdtContent>
                <w:r w:rsidRPr="00BF3FC0">
                  <w:rPr>
                    <w:kern w:val="19"/>
                    <w:sz w:val="19"/>
                  </w:rPr>
                  <w:fldChar w:fldCharType="begin"/>
                </w:r>
                <w:r w:rsidR="00C25B58">
                  <w:rPr>
                    <w:kern w:val="19"/>
                    <w:sz w:val="19"/>
                    <w:lang w:val="pt-BR"/>
                  </w:rPr>
                  <w:instrText xml:space="preserve">CITATION Placeholder3 \m Placeholder4 \l 1033 </w:instrText>
                </w:r>
                <w:r w:rsidRPr="00BF3FC0">
                  <w:rPr>
                    <w:kern w:val="19"/>
                    <w:sz w:val="19"/>
                  </w:rPr>
                  <w:fldChar w:fldCharType="separate"/>
                </w:r>
                <w:r w:rsidR="00C25B58" w:rsidRPr="00C25B58">
                  <w:rPr>
                    <w:noProof/>
                    <w:kern w:val="19"/>
                    <w:sz w:val="19"/>
                    <w:lang w:val="pt-BR"/>
                  </w:rPr>
                  <w:t>(Abacus, 2026; EPA, 2024a)</w:t>
                </w:r>
                <w:r w:rsidRPr="00BF3FC0">
                  <w:rPr>
                    <w:kern w:val="19"/>
                    <w:sz w:val="19"/>
                  </w:rPr>
                  <w:fldChar w:fldCharType="end"/>
                </w:r>
              </w:sdtContent>
            </w:sdt>
            <w:r w:rsidRPr="006C3D76">
              <w:rPr>
                <w:kern w:val="19"/>
                <w:sz w:val="19"/>
                <w:lang w:val="pt-BR"/>
              </w:rPr>
              <w:t>.</w:t>
            </w:r>
          </w:p>
          <w:p w14:paraId="5771D2BD" w14:textId="7670AB01" w:rsidR="00132BF4" w:rsidRPr="006C3D76" w:rsidRDefault="00132BF4" w:rsidP="00132BF4">
            <w:pPr>
              <w:spacing w:before="60" w:after="60" w:line="264" w:lineRule="auto"/>
              <w:jc w:val="left"/>
              <w:rPr>
                <w:kern w:val="19"/>
                <w:sz w:val="19"/>
                <w:lang w:val="pt-BR"/>
              </w:rPr>
            </w:pPr>
            <w:r w:rsidRPr="006C3D76">
              <w:rPr>
                <w:kern w:val="19"/>
                <w:sz w:val="19"/>
                <w:lang w:val="pt-BR"/>
              </w:rPr>
              <w:t xml:space="preserve">Bedrock. Map label R </w:t>
            </w:r>
            <w:sdt>
              <w:sdtPr>
                <w:rPr>
                  <w:kern w:val="19"/>
                  <w:sz w:val="19"/>
                </w:rPr>
                <w:id w:val="-2075659891"/>
                <w:citation/>
              </w:sdtPr>
              <w:sdtContent>
                <w:r w:rsidRPr="00BF3FC0">
                  <w:rPr>
                    <w:kern w:val="19"/>
                    <w:sz w:val="19"/>
                  </w:rPr>
                  <w:fldChar w:fldCharType="begin"/>
                </w:r>
                <w:r w:rsidR="00C25B58">
                  <w:rPr>
                    <w:kern w:val="19"/>
                    <w:sz w:val="19"/>
                    <w:lang w:val="pt-BR"/>
                  </w:rPr>
                  <w:instrText xml:space="preserve">CITATION Placeholder3 \m Placeholder4 \l 1033 </w:instrText>
                </w:r>
                <w:r w:rsidRPr="00BF3FC0">
                  <w:rPr>
                    <w:kern w:val="19"/>
                    <w:sz w:val="19"/>
                  </w:rPr>
                  <w:fldChar w:fldCharType="separate"/>
                </w:r>
                <w:r w:rsidR="00C25B58" w:rsidRPr="00C25B58">
                  <w:rPr>
                    <w:noProof/>
                    <w:kern w:val="19"/>
                    <w:sz w:val="19"/>
                    <w:lang w:val="pt-BR"/>
                  </w:rPr>
                  <w:t>(Abacus, 2026; EPA, 2024a)</w:t>
                </w:r>
                <w:r w:rsidRPr="00BF3FC0">
                  <w:rPr>
                    <w:kern w:val="19"/>
                    <w:sz w:val="19"/>
                  </w:rPr>
                  <w:fldChar w:fldCharType="end"/>
                </w:r>
              </w:sdtContent>
            </w:sdt>
            <w:r w:rsidRPr="006C3D76">
              <w:rPr>
                <w:kern w:val="19"/>
                <w:sz w:val="19"/>
                <w:lang w:val="pt-BR"/>
              </w:rPr>
              <w:t xml:space="preserve">. </w:t>
            </w:r>
          </w:p>
          <w:p w14:paraId="44AE7321" w14:textId="21166006" w:rsidR="00132BF4" w:rsidRPr="00BF3FC0" w:rsidRDefault="00132BF4" w:rsidP="00132BF4">
            <w:pPr>
              <w:spacing w:before="60" w:after="60" w:line="264" w:lineRule="auto"/>
              <w:jc w:val="left"/>
              <w:rPr>
                <w:kern w:val="19"/>
                <w:sz w:val="19"/>
                <w:lang w:val="en-CA"/>
              </w:rPr>
            </w:pPr>
            <w:r w:rsidRPr="00BF3FC0">
              <w:rPr>
                <w:kern w:val="19"/>
                <w:sz w:val="19"/>
                <w:lang w:val="en-CA"/>
              </w:rPr>
              <w:t xml:space="preserve">Preglacial Fluvial Deposits. Predominantly well-sorted quartzite and chert gravel and cobbles with minor sand. Map label RT </w:t>
            </w:r>
            <w:sdt>
              <w:sdtPr>
                <w:rPr>
                  <w:kern w:val="19"/>
                  <w:sz w:val="19"/>
                </w:rPr>
                <w:id w:val="709922737"/>
                <w:citation/>
              </w:sdtPr>
              <w:sdtContent>
                <w:r w:rsidRPr="00BF3FC0">
                  <w:rPr>
                    <w:kern w:val="19"/>
                    <w:sz w:val="19"/>
                  </w:rPr>
                  <w:fldChar w:fldCharType="begin"/>
                </w:r>
                <w:r w:rsidR="00C25B58">
                  <w:rPr>
                    <w:kern w:val="19"/>
                    <w:sz w:val="19"/>
                    <w:lang w:val="en-CA"/>
                  </w:rPr>
                  <w:instrText xml:space="preserve">CITATION Placeholder3 \m Placeholder4 \l 1033 </w:instrText>
                </w:r>
                <w:r w:rsidRPr="00BF3FC0">
                  <w:rPr>
                    <w:kern w:val="19"/>
                    <w:sz w:val="19"/>
                  </w:rPr>
                  <w:fldChar w:fldCharType="separate"/>
                </w:r>
                <w:r w:rsidR="00C25B58" w:rsidRPr="00C25B58">
                  <w:rPr>
                    <w:noProof/>
                    <w:kern w:val="19"/>
                    <w:sz w:val="19"/>
                    <w:lang w:val="en-CA"/>
                  </w:rPr>
                  <w:t>(Abacus, 2026; EPA, 2024a)</w:t>
                </w:r>
                <w:r w:rsidRPr="00BF3FC0">
                  <w:rPr>
                    <w:kern w:val="19"/>
                    <w:sz w:val="19"/>
                  </w:rPr>
                  <w:fldChar w:fldCharType="end"/>
                </w:r>
              </w:sdtContent>
            </w:sdt>
            <w:r w:rsidRPr="00BF3FC0">
              <w:rPr>
                <w:kern w:val="19"/>
                <w:sz w:val="19"/>
                <w:lang w:val="en-CA"/>
              </w:rPr>
              <w:t>.</w:t>
            </w:r>
          </w:p>
        </w:tc>
      </w:tr>
      <w:tr w:rsidR="00E00778" w:rsidRPr="00BF3FC0" w14:paraId="3DEAE606" w14:textId="77777777" w:rsidTr="004722C7">
        <w:trPr>
          <w:trHeight w:val="340"/>
        </w:trPr>
        <w:tc>
          <w:tcPr>
            <w:tcW w:w="2494" w:type="dxa"/>
            <w:tcBorders>
              <w:top w:val="nil"/>
            </w:tcBorders>
            <w:shd w:val="clear" w:color="auto" w:fill="52796F"/>
            <w:vAlign w:val="center"/>
          </w:tcPr>
          <w:p w14:paraId="0EFED3CC" w14:textId="0072D40F" w:rsidR="00132BF4" w:rsidRPr="00BF3FC0" w:rsidRDefault="00132BF4" w:rsidP="00132BF4">
            <w:pPr>
              <w:spacing w:before="0" w:after="0" w:line="264" w:lineRule="auto"/>
              <w:jc w:val="left"/>
              <w:rPr>
                <w:b/>
                <w:bCs/>
                <w:color w:val="FFFFFF" w:themeColor="background1"/>
                <w:kern w:val="19"/>
                <w:sz w:val="19"/>
                <w:lang w:val="en-CA"/>
              </w:rPr>
            </w:pPr>
            <w:r w:rsidRPr="00BF3FC0">
              <w:rPr>
                <w:b/>
                <w:bCs/>
                <w:color w:val="FFFFFF" w:themeColor="background1"/>
                <w:kern w:val="19"/>
                <w:sz w:val="19"/>
                <w:lang w:val="en-CA"/>
              </w:rPr>
              <w:lastRenderedPageBreak/>
              <w:t>B</w:t>
            </w:r>
            <w:r w:rsidR="00890255">
              <w:rPr>
                <w:b/>
                <w:bCs/>
                <w:color w:val="FFFFFF" w:themeColor="background1"/>
                <w:kern w:val="19"/>
                <w:sz w:val="19"/>
                <w:lang w:val="en-CA"/>
              </w:rPr>
              <w:t>edrock Geology</w:t>
            </w:r>
          </w:p>
        </w:tc>
        <w:tc>
          <w:tcPr>
            <w:tcW w:w="7370" w:type="dxa"/>
            <w:vAlign w:val="center"/>
          </w:tcPr>
          <w:p w14:paraId="6110005D" w14:textId="73A17296" w:rsidR="00132BF4" w:rsidRPr="00BF3FC0" w:rsidRDefault="00132BF4" w:rsidP="00132BF4">
            <w:pPr>
              <w:spacing w:before="60" w:after="60" w:line="264" w:lineRule="auto"/>
              <w:jc w:val="left"/>
              <w:rPr>
                <w:kern w:val="19"/>
                <w:sz w:val="19"/>
                <w:lang w:val="en-CA"/>
              </w:rPr>
            </w:pPr>
          </w:p>
        </w:tc>
      </w:tr>
    </w:tbl>
    <w:p w14:paraId="07AF6C57" w14:textId="0745ABE5" w:rsidR="007035DF" w:rsidRDefault="007035DF" w:rsidP="007F470D">
      <w:pPr>
        <w:pStyle w:val="Heading2"/>
      </w:pPr>
      <w:bookmarkStart w:id="42" w:name="_Toc241158073"/>
      <w:bookmarkEnd w:id="40"/>
      <w:r w:rsidRPr="00BF3FC0">
        <w:t>Receptor Distances</w:t>
      </w:r>
      <w:bookmarkEnd w:id="42"/>
    </w:p>
    <w:p w14:paraId="28290B42" w14:textId="49A1ADD5" w:rsidR="007B5C8D" w:rsidRPr="007B5C8D" w:rsidRDefault="007B5C8D" w:rsidP="007B5C8D">
      <w:pPr>
        <w:rPr>
          <w:lang w:val="en-US"/>
        </w:rPr>
      </w:pPr>
      <w:r>
        <w:rPr>
          <w:lang w:val="en-US"/>
        </w:rPr>
        <w:t>&lt;INSERT_25_TABLE&gt;</w:t>
      </w:r>
    </w:p>
    <w:tbl>
      <w:tblPr>
        <w:tblStyle w:val="TableGrid"/>
        <w:tblW w:w="9781" w:type="dxa"/>
        <w:tblInd w:w="-5" w:type="dxa"/>
        <w:tblLook w:val="04A0" w:firstRow="1" w:lastRow="0" w:firstColumn="1" w:lastColumn="0" w:noHBand="0" w:noVBand="1"/>
      </w:tblPr>
      <w:tblGrid>
        <w:gridCol w:w="2977"/>
        <w:gridCol w:w="6804"/>
      </w:tblGrid>
      <w:tr w:rsidR="00E00778" w:rsidRPr="00BF3FC0" w14:paraId="278CD7F0" w14:textId="77777777" w:rsidTr="009F1B8E">
        <w:trPr>
          <w:trHeight w:val="283"/>
        </w:trPr>
        <w:tc>
          <w:tcPr>
            <w:tcW w:w="2977" w:type="dxa"/>
            <w:tcBorders>
              <w:top w:val="single" w:sz="4" w:space="0" w:color="auto"/>
              <w:left w:val="single" w:sz="4" w:space="0" w:color="auto"/>
              <w:bottom w:val="nil"/>
              <w:right w:val="single" w:sz="4" w:space="0" w:color="000000" w:themeColor="text1"/>
            </w:tcBorders>
            <w:shd w:val="clear" w:color="auto" w:fill="52796F"/>
            <w:vAlign w:val="center"/>
          </w:tcPr>
          <w:p w14:paraId="2E394C4E" w14:textId="77777777" w:rsidR="002E76F6" w:rsidRPr="00BF3FC0" w:rsidRDefault="002E76F6" w:rsidP="00797080">
            <w:pPr>
              <w:spacing w:before="0" w:after="0" w:line="264" w:lineRule="auto"/>
              <w:jc w:val="left"/>
              <w:rPr>
                <w:b/>
                <w:bCs/>
                <w:color w:val="FFFFFF" w:themeColor="background1"/>
                <w:kern w:val="19"/>
                <w:sz w:val="19"/>
                <w:lang w:val="en-CA"/>
              </w:rPr>
            </w:pPr>
            <w:r w:rsidRPr="00BF3FC0">
              <w:rPr>
                <w:b/>
                <w:bCs/>
                <w:color w:val="FFFFFF" w:themeColor="background1"/>
                <w:kern w:val="19"/>
                <w:sz w:val="19"/>
                <w:lang w:val="en-CA"/>
              </w:rPr>
              <w:t>Surface Water</w:t>
            </w:r>
          </w:p>
        </w:tc>
        <w:tc>
          <w:tcPr>
            <w:tcW w:w="6804" w:type="dxa"/>
            <w:tcBorders>
              <w:top w:val="single" w:sz="4" w:space="0" w:color="auto"/>
              <w:left w:val="single" w:sz="4" w:space="0" w:color="000000" w:themeColor="text1"/>
              <w:bottom w:val="single" w:sz="4" w:space="0" w:color="000000" w:themeColor="text1"/>
              <w:right w:val="single" w:sz="4" w:space="0" w:color="auto"/>
            </w:tcBorders>
            <w:vAlign w:val="center"/>
          </w:tcPr>
          <w:p w14:paraId="1AE03CE5" w14:textId="7FC8252C" w:rsidR="002E76F6" w:rsidRPr="00BF3FC0" w:rsidRDefault="002E76F6" w:rsidP="00797080">
            <w:pPr>
              <w:spacing w:before="60" w:after="60" w:line="264" w:lineRule="auto"/>
              <w:jc w:val="left"/>
              <w:rPr>
                <w:kern w:val="19"/>
                <w:sz w:val="19"/>
                <w:lang w:val="en-CA"/>
              </w:rPr>
            </w:pPr>
            <w:r w:rsidRPr="00BF3FC0">
              <w:rPr>
                <w:kern w:val="19"/>
                <w:sz w:val="19"/>
                <w:lang w:val="en-CA"/>
              </w:rPr>
              <w:t>270 m north</w:t>
            </w:r>
          </w:p>
        </w:tc>
      </w:tr>
      <w:tr w:rsidR="00E00778" w:rsidRPr="00BF3FC0" w14:paraId="41D227ED" w14:textId="77777777" w:rsidTr="009F1B8E">
        <w:trPr>
          <w:trHeight w:val="283"/>
        </w:trPr>
        <w:tc>
          <w:tcPr>
            <w:tcW w:w="2977" w:type="dxa"/>
            <w:tcBorders>
              <w:top w:val="nil"/>
              <w:left w:val="single" w:sz="4" w:space="0" w:color="auto"/>
              <w:bottom w:val="nil"/>
              <w:right w:val="single" w:sz="4" w:space="0" w:color="000000" w:themeColor="text1"/>
            </w:tcBorders>
            <w:shd w:val="clear" w:color="auto" w:fill="52796F"/>
            <w:vAlign w:val="center"/>
          </w:tcPr>
          <w:p w14:paraId="6144D53F" w14:textId="77777777" w:rsidR="002E76F6" w:rsidRPr="00BF3FC0" w:rsidRDefault="002E76F6" w:rsidP="00797080">
            <w:pPr>
              <w:spacing w:before="0" w:after="0" w:line="264" w:lineRule="auto"/>
              <w:jc w:val="left"/>
              <w:rPr>
                <w:b/>
                <w:bCs/>
                <w:color w:val="FFFFFF" w:themeColor="background1"/>
                <w:kern w:val="19"/>
                <w:sz w:val="19"/>
                <w:lang w:val="en-CA"/>
              </w:rPr>
            </w:pPr>
            <w:r w:rsidRPr="00BF3FC0">
              <w:rPr>
                <w:b/>
                <w:bCs/>
                <w:color w:val="FFFFFF" w:themeColor="background1"/>
                <w:kern w:val="19"/>
                <w:sz w:val="19"/>
                <w:lang w:val="en-CA"/>
              </w:rPr>
              <w:t>Water Well (Domestic/Stock)</w:t>
            </w:r>
          </w:p>
        </w:tc>
        <w:tc>
          <w:tcPr>
            <w:tcW w:w="6804" w:type="dxa"/>
            <w:tcBorders>
              <w:top w:val="single" w:sz="4" w:space="0" w:color="000000" w:themeColor="text1"/>
              <w:left w:val="single" w:sz="4" w:space="0" w:color="000000" w:themeColor="text1"/>
              <w:bottom w:val="single" w:sz="4" w:space="0" w:color="000000" w:themeColor="text1"/>
              <w:right w:val="single" w:sz="4" w:space="0" w:color="auto"/>
            </w:tcBorders>
            <w:vAlign w:val="center"/>
          </w:tcPr>
          <w:p w14:paraId="11F0113E" w14:textId="28F99F48" w:rsidR="002E76F6" w:rsidRPr="00BF3FC0" w:rsidRDefault="002E76F6" w:rsidP="00797080">
            <w:pPr>
              <w:spacing w:before="60" w:after="60" w:line="264" w:lineRule="auto"/>
              <w:jc w:val="left"/>
              <w:rPr>
                <w:kern w:val="19"/>
                <w:sz w:val="19"/>
                <w:lang w:val="en-CA"/>
              </w:rPr>
            </w:pPr>
            <w:r w:rsidRPr="00BF3FC0">
              <w:rPr>
                <w:kern w:val="19"/>
                <w:sz w:val="19"/>
                <w:lang w:val="en-CA"/>
              </w:rPr>
              <w:t>1012 m north (Well ID: 232262</w:t>
            </w:r>
            <w:r w:rsidR="00FB649E" w:rsidRPr="00BF3FC0">
              <w:rPr>
                <w:kern w:val="19"/>
                <w:sz w:val="19"/>
                <w:lang w:val="en-CA"/>
              </w:rPr>
              <w:t>)</w:t>
            </w:r>
          </w:p>
        </w:tc>
      </w:tr>
      <w:tr w:rsidR="00E00778" w:rsidRPr="00BF3FC0" w14:paraId="46210CD7" w14:textId="77777777" w:rsidTr="009F1B8E">
        <w:trPr>
          <w:trHeight w:val="283"/>
        </w:trPr>
        <w:tc>
          <w:tcPr>
            <w:tcW w:w="2977" w:type="dxa"/>
            <w:tcBorders>
              <w:top w:val="nil"/>
              <w:left w:val="single" w:sz="4" w:space="0" w:color="auto"/>
              <w:bottom w:val="nil"/>
              <w:right w:val="single" w:sz="4" w:space="0" w:color="000000" w:themeColor="text1"/>
            </w:tcBorders>
            <w:shd w:val="clear" w:color="auto" w:fill="52796F"/>
            <w:vAlign w:val="center"/>
          </w:tcPr>
          <w:p w14:paraId="365295FA" w14:textId="77777777" w:rsidR="002E76F6" w:rsidRPr="00BF3FC0" w:rsidRDefault="002E76F6" w:rsidP="00797080">
            <w:pPr>
              <w:spacing w:before="0" w:after="0" w:line="264" w:lineRule="auto"/>
              <w:jc w:val="left"/>
              <w:rPr>
                <w:b/>
                <w:bCs/>
                <w:color w:val="FFFFFF" w:themeColor="background1"/>
                <w:kern w:val="19"/>
                <w:sz w:val="19"/>
                <w:lang w:val="en-CA"/>
              </w:rPr>
            </w:pPr>
            <w:r w:rsidRPr="00BF3FC0">
              <w:rPr>
                <w:b/>
                <w:bCs/>
                <w:color w:val="FFFFFF" w:themeColor="background1"/>
                <w:kern w:val="19"/>
                <w:sz w:val="19"/>
                <w:lang w:val="en-CA"/>
              </w:rPr>
              <w:t>Dugout</w:t>
            </w:r>
          </w:p>
        </w:tc>
        <w:tc>
          <w:tcPr>
            <w:tcW w:w="6804" w:type="dxa"/>
            <w:tcBorders>
              <w:top w:val="single" w:sz="4" w:space="0" w:color="000000" w:themeColor="text1"/>
              <w:left w:val="single" w:sz="4" w:space="0" w:color="000000" w:themeColor="text1"/>
              <w:bottom w:val="single" w:sz="4" w:space="0" w:color="000000" w:themeColor="text1"/>
              <w:right w:val="single" w:sz="4" w:space="0" w:color="auto"/>
            </w:tcBorders>
            <w:vAlign w:val="center"/>
          </w:tcPr>
          <w:p w14:paraId="3C73EB92" w14:textId="708B6569" w:rsidR="002E76F6" w:rsidRPr="00BF3FC0" w:rsidRDefault="002E76F6" w:rsidP="00797080">
            <w:pPr>
              <w:spacing w:before="60" w:after="60" w:line="264" w:lineRule="auto"/>
              <w:jc w:val="left"/>
              <w:rPr>
                <w:kern w:val="19"/>
                <w:sz w:val="19"/>
                <w:lang w:val="en-CA"/>
              </w:rPr>
            </w:pPr>
            <w:r w:rsidRPr="00BF3FC0">
              <w:rPr>
                <w:kern w:val="19"/>
                <w:sz w:val="19"/>
                <w:lang w:val="en-CA"/>
              </w:rPr>
              <w:t>1800 northeast</w:t>
            </w:r>
          </w:p>
        </w:tc>
      </w:tr>
      <w:tr w:rsidR="00E00778" w:rsidRPr="00BF3FC0" w14:paraId="339F01CA" w14:textId="77777777" w:rsidTr="009F1B8E">
        <w:trPr>
          <w:trHeight w:val="283"/>
        </w:trPr>
        <w:tc>
          <w:tcPr>
            <w:tcW w:w="2977" w:type="dxa"/>
            <w:tcBorders>
              <w:top w:val="nil"/>
              <w:left w:val="single" w:sz="4" w:space="0" w:color="auto"/>
              <w:bottom w:val="single" w:sz="4" w:space="0" w:color="000000" w:themeColor="text1"/>
              <w:right w:val="single" w:sz="4" w:space="0" w:color="000000" w:themeColor="text1"/>
            </w:tcBorders>
            <w:shd w:val="clear" w:color="auto" w:fill="52796F"/>
            <w:vAlign w:val="center"/>
          </w:tcPr>
          <w:p w14:paraId="7CF674E9" w14:textId="77777777" w:rsidR="00797080" w:rsidRPr="00BF3FC0" w:rsidRDefault="00797080" w:rsidP="00797080">
            <w:pPr>
              <w:spacing w:before="0" w:after="0" w:line="264" w:lineRule="auto"/>
              <w:jc w:val="left"/>
              <w:rPr>
                <w:b/>
                <w:bCs/>
                <w:color w:val="FFFFFF" w:themeColor="background1"/>
                <w:kern w:val="19"/>
                <w:sz w:val="19"/>
                <w:lang w:val="en-CA"/>
              </w:rPr>
            </w:pPr>
            <w:r w:rsidRPr="00BF3FC0">
              <w:rPr>
                <w:b/>
                <w:bCs/>
                <w:color w:val="FFFFFF" w:themeColor="background1"/>
                <w:kern w:val="19"/>
                <w:sz w:val="19"/>
                <w:lang w:val="en-CA"/>
              </w:rPr>
              <w:t>Building or Residential Area</w:t>
            </w:r>
          </w:p>
        </w:tc>
        <w:tc>
          <w:tcPr>
            <w:tcW w:w="6804" w:type="dxa"/>
            <w:tcBorders>
              <w:top w:val="single" w:sz="4" w:space="0" w:color="000000" w:themeColor="text1"/>
              <w:left w:val="single" w:sz="4" w:space="0" w:color="000000" w:themeColor="text1"/>
              <w:bottom w:val="single" w:sz="4" w:space="0" w:color="000000" w:themeColor="text1"/>
              <w:right w:val="single" w:sz="4" w:space="0" w:color="auto"/>
            </w:tcBorders>
            <w:vAlign w:val="center"/>
          </w:tcPr>
          <w:p w14:paraId="15F00290" w14:textId="77777777" w:rsidR="00797080" w:rsidRPr="00BF3FC0" w:rsidRDefault="00797080" w:rsidP="00797080">
            <w:pPr>
              <w:spacing w:before="60" w:after="60" w:line="264" w:lineRule="auto"/>
              <w:jc w:val="left"/>
              <w:rPr>
                <w:kern w:val="19"/>
                <w:sz w:val="19"/>
                <w:lang w:val="en-CA"/>
              </w:rPr>
            </w:pPr>
            <w:r w:rsidRPr="00BF3FC0">
              <w:rPr>
                <w:kern w:val="19"/>
                <w:sz w:val="19"/>
                <w:lang w:val="en-CA"/>
              </w:rPr>
              <w:t>520 m west</w:t>
            </w:r>
          </w:p>
        </w:tc>
      </w:tr>
    </w:tbl>
    <w:p w14:paraId="36E9805B" w14:textId="117B69A8" w:rsidR="00E8538D" w:rsidRDefault="00E8538D" w:rsidP="007F470D">
      <w:pPr>
        <w:pStyle w:val="Heading2"/>
      </w:pPr>
      <w:bookmarkStart w:id="43" w:name="_Toc241158074"/>
      <w:r w:rsidRPr="00BF3FC0">
        <w:t>Soil Characteristics</w:t>
      </w:r>
      <w:bookmarkEnd w:id="43"/>
    </w:p>
    <w:p w14:paraId="46A0FCFA" w14:textId="4DBF40E1" w:rsidR="00E46BEF" w:rsidRPr="00E46BEF" w:rsidRDefault="00A24F90" w:rsidP="00E46BEF">
      <w:pPr>
        <w:rPr>
          <w:lang w:val="en-US"/>
        </w:rPr>
      </w:pPr>
      <w:r>
        <w:rPr>
          <w:lang w:val="en-US"/>
        </w:rPr>
        <w:t>&lt;INSERT_26_TABLE&gt;</w:t>
      </w:r>
    </w:p>
    <w:tbl>
      <w:tblPr>
        <w:tblStyle w:val="TableGrid"/>
        <w:tblW w:w="9781" w:type="dxa"/>
        <w:tblInd w:w="-5" w:type="dxa"/>
        <w:tblLook w:val="04A0" w:firstRow="1" w:lastRow="0" w:firstColumn="1" w:lastColumn="0" w:noHBand="0" w:noVBand="1"/>
      </w:tblPr>
      <w:tblGrid>
        <w:gridCol w:w="2977"/>
        <w:gridCol w:w="6804"/>
      </w:tblGrid>
      <w:tr w:rsidR="00E00778" w:rsidRPr="00BF3FC0" w14:paraId="51894855" w14:textId="77777777" w:rsidTr="00FB649E">
        <w:trPr>
          <w:trHeight w:val="283"/>
        </w:trPr>
        <w:tc>
          <w:tcPr>
            <w:tcW w:w="2977" w:type="dxa"/>
            <w:tcBorders>
              <w:top w:val="single" w:sz="4" w:space="0" w:color="000000" w:themeColor="text1"/>
              <w:left w:val="single" w:sz="4" w:space="0" w:color="auto"/>
              <w:bottom w:val="nil"/>
              <w:right w:val="single" w:sz="4" w:space="0" w:color="000000" w:themeColor="text1"/>
            </w:tcBorders>
            <w:shd w:val="clear" w:color="auto" w:fill="52796F"/>
            <w:vAlign w:val="center"/>
          </w:tcPr>
          <w:p w14:paraId="57B9F27B" w14:textId="77777777" w:rsidR="00385115" w:rsidRPr="00BF3FC0" w:rsidRDefault="00385115" w:rsidP="00385115">
            <w:pPr>
              <w:spacing w:before="0" w:after="0" w:line="264" w:lineRule="auto"/>
              <w:jc w:val="left"/>
              <w:rPr>
                <w:bCs/>
                <w:color w:val="FFFFFF" w:themeColor="background1"/>
                <w:kern w:val="19"/>
                <w:sz w:val="19"/>
                <w:lang w:val="en-CA"/>
              </w:rPr>
            </w:pPr>
            <w:r w:rsidRPr="00BF3FC0">
              <w:rPr>
                <w:b/>
                <w:bCs/>
                <w:color w:val="FFFFFF" w:themeColor="background1"/>
                <w:kern w:val="19"/>
                <w:sz w:val="19"/>
                <w:lang w:val="en-CA"/>
              </w:rPr>
              <w:t>Texture</w:t>
            </w:r>
          </w:p>
        </w:tc>
        <w:tc>
          <w:tcPr>
            <w:tcW w:w="6804" w:type="dxa"/>
            <w:tcBorders>
              <w:top w:val="single" w:sz="4" w:space="0" w:color="000000" w:themeColor="text1"/>
              <w:left w:val="single" w:sz="4" w:space="0" w:color="000000" w:themeColor="text1"/>
              <w:bottom w:val="single" w:sz="4" w:space="0" w:color="000000" w:themeColor="text1"/>
              <w:right w:val="single" w:sz="4" w:space="0" w:color="auto"/>
            </w:tcBorders>
            <w:vAlign w:val="center"/>
          </w:tcPr>
          <w:p w14:paraId="1398372C" w14:textId="77777777" w:rsidR="00385115" w:rsidRPr="00BF3FC0" w:rsidRDefault="00385115" w:rsidP="00385115">
            <w:pPr>
              <w:spacing w:before="60" w:after="60" w:line="264" w:lineRule="auto"/>
              <w:jc w:val="left"/>
              <w:rPr>
                <w:kern w:val="19"/>
                <w:sz w:val="19"/>
                <w:lang w:val="en-CA"/>
              </w:rPr>
            </w:pPr>
            <w:r w:rsidRPr="00BF3FC0">
              <w:rPr>
                <w:kern w:val="19"/>
                <w:sz w:val="19"/>
                <w:lang w:val="en-CA"/>
              </w:rPr>
              <w:t>Fine / Coarse</w:t>
            </w:r>
          </w:p>
        </w:tc>
      </w:tr>
      <w:tr w:rsidR="00E00778" w:rsidRPr="00BF3FC0" w14:paraId="1A9DA0FA" w14:textId="77777777" w:rsidTr="00FB649E">
        <w:trPr>
          <w:trHeight w:val="283"/>
        </w:trPr>
        <w:tc>
          <w:tcPr>
            <w:tcW w:w="2977" w:type="dxa"/>
            <w:tcBorders>
              <w:top w:val="nil"/>
              <w:left w:val="single" w:sz="4" w:space="0" w:color="auto"/>
              <w:bottom w:val="single" w:sz="4" w:space="0" w:color="000000" w:themeColor="text1"/>
              <w:right w:val="single" w:sz="4" w:space="0" w:color="000000" w:themeColor="text1"/>
            </w:tcBorders>
            <w:shd w:val="clear" w:color="auto" w:fill="52796F"/>
            <w:vAlign w:val="center"/>
          </w:tcPr>
          <w:p w14:paraId="1AA8CB4F" w14:textId="77777777" w:rsidR="00385115" w:rsidRPr="00BF3FC0" w:rsidRDefault="00385115" w:rsidP="00385115">
            <w:pPr>
              <w:spacing w:before="0" w:after="0" w:line="264" w:lineRule="auto"/>
              <w:jc w:val="left"/>
              <w:rPr>
                <w:bCs/>
                <w:color w:val="FFFFFF" w:themeColor="background1"/>
                <w:kern w:val="19"/>
                <w:sz w:val="19"/>
                <w:lang w:val="en-CA"/>
              </w:rPr>
            </w:pPr>
            <w:r w:rsidRPr="00BF3FC0">
              <w:rPr>
                <w:b/>
                <w:bCs/>
                <w:color w:val="FFFFFF" w:themeColor="background1"/>
                <w:kern w:val="19"/>
                <w:sz w:val="19"/>
                <w:lang w:val="en-CA"/>
              </w:rPr>
              <w:t>Stratigraphy</w:t>
            </w:r>
          </w:p>
        </w:tc>
        <w:tc>
          <w:tcPr>
            <w:tcW w:w="6804" w:type="dxa"/>
            <w:tcBorders>
              <w:top w:val="single" w:sz="4" w:space="0" w:color="000000" w:themeColor="text1"/>
              <w:left w:val="single" w:sz="4" w:space="0" w:color="000000" w:themeColor="text1"/>
              <w:bottom w:val="single" w:sz="4" w:space="0" w:color="000000" w:themeColor="text1"/>
              <w:right w:val="single" w:sz="4" w:space="0" w:color="auto"/>
            </w:tcBorders>
            <w:vAlign w:val="center"/>
          </w:tcPr>
          <w:p w14:paraId="588C54CA" w14:textId="44D3846C" w:rsidR="00385115" w:rsidRPr="00BF3FC0" w:rsidRDefault="00385115" w:rsidP="00385115">
            <w:pPr>
              <w:spacing w:before="60" w:after="60" w:line="264" w:lineRule="auto"/>
              <w:jc w:val="left"/>
              <w:rPr>
                <w:kern w:val="19"/>
                <w:sz w:val="19"/>
                <w:lang w:val="en-CA"/>
              </w:rPr>
            </w:pPr>
            <w:r w:rsidRPr="00BF3FC0">
              <w:rPr>
                <w:color w:val="C00000"/>
                <w:kern w:val="19"/>
                <w:sz w:val="19"/>
                <w:lang w:val="en-CA"/>
              </w:rPr>
              <w:t>Brief Description of soils based on bh logs and x-sect</w:t>
            </w:r>
            <w:r w:rsidR="00C83A66" w:rsidRPr="00BF3FC0">
              <w:rPr>
                <w:color w:val="C00000"/>
                <w:kern w:val="19"/>
                <w:sz w:val="19"/>
                <w:lang w:val="en-CA"/>
              </w:rPr>
              <w:t>ion</w:t>
            </w:r>
          </w:p>
        </w:tc>
      </w:tr>
    </w:tbl>
    <w:p w14:paraId="7D5EEBEB" w14:textId="066556FF" w:rsidR="00E8538D" w:rsidRDefault="00E8538D" w:rsidP="007F470D">
      <w:pPr>
        <w:pStyle w:val="Heading2"/>
      </w:pPr>
      <w:bookmarkStart w:id="44" w:name="_Toc241158075"/>
      <w:r w:rsidRPr="007F470D">
        <w:t>Groundwater Characteristics</w:t>
      </w:r>
      <w:bookmarkEnd w:id="44"/>
    </w:p>
    <w:p w14:paraId="1D127AD9" w14:textId="31B4047B" w:rsidR="00A24F90" w:rsidRPr="00E46BEF" w:rsidRDefault="00A24F90" w:rsidP="00A24F90">
      <w:pPr>
        <w:rPr>
          <w:lang w:val="en-US"/>
        </w:rPr>
      </w:pPr>
      <w:r>
        <w:rPr>
          <w:lang w:val="en-US"/>
        </w:rPr>
        <w:t>&lt;INSERT_27_TABLE&gt;</w:t>
      </w:r>
    </w:p>
    <w:tbl>
      <w:tblPr>
        <w:tblStyle w:val="TableGrid"/>
        <w:tblW w:w="9781" w:type="dxa"/>
        <w:tblInd w:w="-5" w:type="dxa"/>
        <w:tblLook w:val="04A0" w:firstRow="1" w:lastRow="0" w:firstColumn="1" w:lastColumn="0" w:noHBand="0" w:noVBand="1"/>
      </w:tblPr>
      <w:tblGrid>
        <w:gridCol w:w="2977"/>
        <w:gridCol w:w="6804"/>
      </w:tblGrid>
      <w:tr w:rsidR="00E00778" w:rsidRPr="00BF3FC0" w14:paraId="795B7908" w14:textId="77777777">
        <w:trPr>
          <w:trHeight w:val="283"/>
        </w:trPr>
        <w:tc>
          <w:tcPr>
            <w:tcW w:w="2977" w:type="dxa"/>
            <w:tcBorders>
              <w:top w:val="single" w:sz="4" w:space="0" w:color="000000" w:themeColor="text1"/>
              <w:left w:val="single" w:sz="4" w:space="0" w:color="auto"/>
              <w:bottom w:val="nil"/>
              <w:right w:val="single" w:sz="4" w:space="0" w:color="000000" w:themeColor="text1"/>
            </w:tcBorders>
            <w:shd w:val="clear" w:color="auto" w:fill="52796F"/>
            <w:vAlign w:val="center"/>
          </w:tcPr>
          <w:p w14:paraId="08CFA646" w14:textId="77777777" w:rsidR="0027457B" w:rsidRPr="00BF3FC0" w:rsidRDefault="0027457B" w:rsidP="0027457B">
            <w:pPr>
              <w:spacing w:before="0" w:after="0" w:line="264" w:lineRule="auto"/>
              <w:jc w:val="left"/>
              <w:rPr>
                <w:bCs/>
                <w:color w:val="FFFFFF" w:themeColor="background1"/>
                <w:kern w:val="19"/>
                <w:sz w:val="19"/>
                <w:lang w:val="en-CA"/>
              </w:rPr>
            </w:pPr>
            <w:r w:rsidRPr="00BF3FC0">
              <w:rPr>
                <w:b/>
                <w:bCs/>
                <w:color w:val="FFFFFF" w:themeColor="background1"/>
                <w:kern w:val="19"/>
                <w:sz w:val="19"/>
                <w:lang w:val="en-CA"/>
              </w:rPr>
              <w:t>Water Table</w:t>
            </w:r>
          </w:p>
        </w:tc>
        <w:tc>
          <w:tcPr>
            <w:tcW w:w="6804" w:type="dxa"/>
            <w:tcBorders>
              <w:top w:val="single" w:sz="4" w:space="0" w:color="000000" w:themeColor="text1"/>
              <w:left w:val="single" w:sz="4" w:space="0" w:color="000000" w:themeColor="text1"/>
              <w:bottom w:val="single" w:sz="4" w:space="0" w:color="000000" w:themeColor="text1"/>
              <w:right w:val="single" w:sz="4" w:space="0" w:color="auto"/>
            </w:tcBorders>
            <w:vAlign w:val="center"/>
          </w:tcPr>
          <w:p w14:paraId="212A9323" w14:textId="05384689" w:rsidR="0027457B" w:rsidRPr="00BF3FC0" w:rsidRDefault="0027457B" w:rsidP="0027457B">
            <w:pPr>
              <w:spacing w:before="60" w:after="60" w:line="264" w:lineRule="auto"/>
              <w:jc w:val="left"/>
              <w:rPr>
                <w:kern w:val="19"/>
                <w:sz w:val="19"/>
                <w:lang w:val="en-CA"/>
              </w:rPr>
            </w:pPr>
            <w:r w:rsidRPr="00BF3FC0">
              <w:rPr>
                <w:kern w:val="19"/>
                <w:sz w:val="19"/>
                <w:lang w:val="en-CA"/>
              </w:rPr>
              <w:t>7.5</w:t>
            </w:r>
            <w:r w:rsidR="00F559A4">
              <w:rPr>
                <w:kern w:val="19"/>
                <w:sz w:val="19"/>
                <w:lang w:val="en-CA"/>
              </w:rPr>
              <w:t> mbgs</w:t>
            </w:r>
          </w:p>
        </w:tc>
      </w:tr>
      <w:tr w:rsidR="00E00778" w:rsidRPr="00BF3FC0" w14:paraId="5BBB479A" w14:textId="77777777">
        <w:trPr>
          <w:trHeight w:val="283"/>
        </w:trPr>
        <w:tc>
          <w:tcPr>
            <w:tcW w:w="2977" w:type="dxa"/>
            <w:tcBorders>
              <w:top w:val="nil"/>
              <w:left w:val="single" w:sz="4" w:space="0" w:color="auto"/>
              <w:bottom w:val="nil"/>
              <w:right w:val="single" w:sz="4" w:space="0" w:color="000000" w:themeColor="text1"/>
            </w:tcBorders>
            <w:shd w:val="clear" w:color="auto" w:fill="52796F"/>
            <w:vAlign w:val="center"/>
          </w:tcPr>
          <w:p w14:paraId="453F2782" w14:textId="04473000" w:rsidR="0027457B" w:rsidRPr="00BF3FC0" w:rsidRDefault="0027457B" w:rsidP="0027457B">
            <w:pPr>
              <w:spacing w:before="0" w:after="0" w:line="264" w:lineRule="auto"/>
              <w:jc w:val="left"/>
              <w:rPr>
                <w:bCs/>
                <w:color w:val="FFFFFF" w:themeColor="background1"/>
                <w:kern w:val="19"/>
                <w:sz w:val="19"/>
                <w:lang w:val="en-CA"/>
              </w:rPr>
            </w:pPr>
            <w:r w:rsidRPr="00BF3FC0">
              <w:rPr>
                <w:b/>
                <w:bCs/>
                <w:color w:val="FFFFFF" w:themeColor="background1"/>
                <w:kern w:val="19"/>
                <w:sz w:val="19"/>
                <w:lang w:val="en-CA"/>
              </w:rPr>
              <w:t>Domestic Use Aquifer</w:t>
            </w:r>
          </w:p>
        </w:tc>
        <w:tc>
          <w:tcPr>
            <w:tcW w:w="6804" w:type="dxa"/>
            <w:tcBorders>
              <w:top w:val="single" w:sz="4" w:space="0" w:color="000000" w:themeColor="text1"/>
              <w:left w:val="single" w:sz="4" w:space="0" w:color="000000" w:themeColor="text1"/>
              <w:bottom w:val="single" w:sz="4" w:space="0" w:color="000000" w:themeColor="text1"/>
              <w:right w:val="single" w:sz="4" w:space="0" w:color="auto"/>
            </w:tcBorders>
            <w:vAlign w:val="center"/>
          </w:tcPr>
          <w:p w14:paraId="22DB8CF5" w14:textId="415223E2" w:rsidR="0027457B" w:rsidRPr="00BF3FC0" w:rsidRDefault="0027457B" w:rsidP="0027457B">
            <w:pPr>
              <w:spacing w:before="60" w:after="60" w:line="264" w:lineRule="auto"/>
              <w:jc w:val="left"/>
              <w:rPr>
                <w:kern w:val="19"/>
                <w:sz w:val="19"/>
                <w:lang w:val="en-CA"/>
              </w:rPr>
            </w:pPr>
            <w:r w:rsidRPr="00BF3FC0">
              <w:rPr>
                <w:kern w:val="19"/>
                <w:sz w:val="19"/>
                <w:lang w:val="en-CA"/>
              </w:rPr>
              <w:t>7.5</w:t>
            </w:r>
            <w:r w:rsidR="00F559A4">
              <w:rPr>
                <w:kern w:val="19"/>
                <w:sz w:val="19"/>
                <w:lang w:val="en-CA"/>
              </w:rPr>
              <w:t> mbgs</w:t>
            </w:r>
          </w:p>
        </w:tc>
      </w:tr>
      <w:tr w:rsidR="00E00778" w:rsidRPr="00BF3FC0" w14:paraId="7CBF670A" w14:textId="77777777">
        <w:trPr>
          <w:trHeight w:val="283"/>
        </w:trPr>
        <w:tc>
          <w:tcPr>
            <w:tcW w:w="2977" w:type="dxa"/>
            <w:tcBorders>
              <w:top w:val="nil"/>
              <w:left w:val="single" w:sz="4" w:space="0" w:color="auto"/>
              <w:bottom w:val="single" w:sz="4" w:space="0" w:color="000000" w:themeColor="text1"/>
              <w:right w:val="single" w:sz="4" w:space="0" w:color="000000" w:themeColor="text1"/>
            </w:tcBorders>
            <w:shd w:val="clear" w:color="auto" w:fill="52796F"/>
            <w:vAlign w:val="center"/>
          </w:tcPr>
          <w:p w14:paraId="3AB6CC6B" w14:textId="77777777" w:rsidR="0027457B" w:rsidRPr="00BF3FC0" w:rsidRDefault="0027457B" w:rsidP="0027457B">
            <w:pPr>
              <w:spacing w:before="0" w:after="0" w:line="264" w:lineRule="auto"/>
              <w:jc w:val="left"/>
              <w:rPr>
                <w:bCs/>
                <w:color w:val="FFFFFF" w:themeColor="background1"/>
                <w:kern w:val="19"/>
                <w:sz w:val="19"/>
                <w:lang w:val="en-CA"/>
              </w:rPr>
            </w:pPr>
            <w:r w:rsidRPr="00BF3FC0">
              <w:rPr>
                <w:b/>
                <w:bCs/>
                <w:color w:val="FFFFFF" w:themeColor="background1"/>
                <w:kern w:val="19"/>
                <w:sz w:val="19"/>
                <w:lang w:val="en-CA"/>
              </w:rPr>
              <w:t>Comments</w:t>
            </w:r>
          </w:p>
        </w:tc>
        <w:tc>
          <w:tcPr>
            <w:tcW w:w="6804" w:type="dxa"/>
            <w:tcBorders>
              <w:top w:val="single" w:sz="4" w:space="0" w:color="000000" w:themeColor="text1"/>
              <w:left w:val="single" w:sz="4" w:space="0" w:color="000000" w:themeColor="text1"/>
              <w:bottom w:val="single" w:sz="4" w:space="0" w:color="000000" w:themeColor="text1"/>
              <w:right w:val="single" w:sz="4" w:space="0" w:color="auto"/>
            </w:tcBorders>
            <w:vAlign w:val="center"/>
          </w:tcPr>
          <w:p w14:paraId="11CCE6D0" w14:textId="102E2FD8" w:rsidR="0027457B" w:rsidRPr="00BF3FC0" w:rsidRDefault="00057328" w:rsidP="0027457B">
            <w:pPr>
              <w:spacing w:before="60" w:after="60" w:line="264" w:lineRule="auto"/>
              <w:jc w:val="left"/>
              <w:rPr>
                <w:kern w:val="19"/>
                <w:sz w:val="19"/>
                <w:lang w:val="en-CA"/>
              </w:rPr>
            </w:pPr>
            <w:r w:rsidRPr="00BF3FC0">
              <w:rPr>
                <w:kern w:val="19"/>
                <w:sz w:val="19"/>
                <w:lang w:val="en-CA"/>
              </w:rPr>
              <w:t xml:space="preserve">No evidence of groundwater was </w:t>
            </w:r>
            <w:r w:rsidR="00567A4C" w:rsidRPr="00BF3FC0">
              <w:rPr>
                <w:kern w:val="19"/>
                <w:sz w:val="19"/>
                <w:lang w:val="en-CA"/>
              </w:rPr>
              <w:t xml:space="preserve">observed to the maximum </w:t>
            </w:r>
            <w:r w:rsidR="002D6263">
              <w:rPr>
                <w:kern w:val="19"/>
                <w:sz w:val="19"/>
                <w:lang w:val="en-CA"/>
              </w:rPr>
              <w:t>depth of investigation</w:t>
            </w:r>
            <w:r w:rsidRPr="00BF3FC0">
              <w:rPr>
                <w:kern w:val="19"/>
                <w:sz w:val="19"/>
                <w:lang w:val="en-CA"/>
              </w:rPr>
              <w:t xml:space="preserve">. </w:t>
            </w:r>
            <w:r w:rsidR="0027457B" w:rsidRPr="00BF3FC0">
              <w:rPr>
                <w:kern w:val="19"/>
                <w:sz w:val="19"/>
                <w:lang w:val="en-CA"/>
              </w:rPr>
              <w:t>Groundwater flow direction is unknown.</w:t>
            </w:r>
          </w:p>
        </w:tc>
      </w:tr>
    </w:tbl>
    <w:p w14:paraId="65FBEEA3" w14:textId="58A9ACA8" w:rsidR="00E8538D" w:rsidRPr="00BF3FC0" w:rsidRDefault="00E8538D" w:rsidP="007F470D">
      <w:pPr>
        <w:pStyle w:val="Heading2"/>
      </w:pPr>
      <w:bookmarkStart w:id="45" w:name="_Toc241158076"/>
      <w:commentRangeStart w:id="46"/>
      <w:r w:rsidRPr="00BF3FC0">
        <w:lastRenderedPageBreak/>
        <w:t>Exposure Pathway Evaluation</w:t>
      </w:r>
      <w:bookmarkEnd w:id="45"/>
      <w:commentRangeEnd w:id="46"/>
      <w:r w:rsidR="003A7372" w:rsidRPr="00BF3FC0">
        <w:rPr>
          <w:rStyle w:val="CommentReference"/>
          <w:sz w:val="28"/>
          <w:szCs w:val="26"/>
        </w:rPr>
        <w:commentReference w:id="46"/>
      </w:r>
    </w:p>
    <w:p w14:paraId="28F62984" w14:textId="00CBCBDC" w:rsidR="008F6507" w:rsidRDefault="008F6507" w:rsidP="001E4089">
      <w:pPr>
        <w:spacing w:after="0"/>
      </w:pPr>
      <w:r>
        <w:t>&lt;INSERT_28_INTRO_START&gt;</w:t>
      </w:r>
    </w:p>
    <w:p w14:paraId="07F12A56" w14:textId="040E0583" w:rsidR="000504A7" w:rsidRDefault="000504A7" w:rsidP="001E4089">
      <w:pPr>
        <w:spacing w:after="0"/>
      </w:pPr>
      <w:r w:rsidRPr="00BF3FC0">
        <w:t xml:space="preserve">The following shows the relevant exposure </w:t>
      </w:r>
      <w:r w:rsidR="00484901" w:rsidRPr="00BF3FC0">
        <w:t xml:space="preserve">pathways and receptors </w:t>
      </w:r>
      <w:r w:rsidR="00071103">
        <w:t>for agricultural land use, using</w:t>
      </w:r>
      <w:r w:rsidRPr="00BF3FC0">
        <w:t xml:space="preserve"> Tier 1.</w:t>
      </w:r>
    </w:p>
    <w:p w14:paraId="2162C783" w14:textId="7BCFDBE9" w:rsidR="008F6507" w:rsidRDefault="008F6507" w:rsidP="008F6507">
      <w:pPr>
        <w:spacing w:after="0"/>
      </w:pPr>
      <w:r>
        <w:t>&lt;INSERT_28_INTRO_END&gt;</w:t>
      </w:r>
    </w:p>
    <w:p w14:paraId="5DF07AC3" w14:textId="44D13546" w:rsidR="00C53B9B" w:rsidRPr="00BF3FC0" w:rsidRDefault="00C53B9B" w:rsidP="001E4089">
      <w:pPr>
        <w:spacing w:after="0"/>
      </w:pPr>
      <w:r>
        <w:t>&lt;INSERT_28_</w:t>
      </w:r>
      <w:r w:rsidR="00584560">
        <w:t>AG_STANDARD</w:t>
      </w:r>
      <w:r>
        <w:t>_</w:t>
      </w:r>
      <w:r w:rsidR="00584560">
        <w:t>TABLE</w:t>
      </w:r>
      <w:r>
        <w:t>&gt;</w:t>
      </w:r>
    </w:p>
    <w:p w14:paraId="49F1CA68" w14:textId="14D6D050" w:rsidR="000504A7" w:rsidRPr="00BF3FC0" w:rsidRDefault="000504A7" w:rsidP="001E4089">
      <w:pPr>
        <w:spacing w:after="0"/>
        <w:rPr>
          <w:color w:val="C00000"/>
          <w:u w:val="single"/>
        </w:rPr>
      </w:pPr>
      <w:bookmarkStart w:id="47" w:name="_Hlk218670627"/>
      <w:r w:rsidRPr="00BF3FC0">
        <w:rPr>
          <w:color w:val="C00000"/>
          <w:u w:val="single"/>
        </w:rPr>
        <w:t>Agricultur</w:t>
      </w:r>
      <w:r w:rsidR="00914233" w:rsidRPr="00BF3FC0">
        <w:rPr>
          <w:color w:val="C00000"/>
          <w:u w:val="single"/>
        </w:rPr>
        <w:t>al</w:t>
      </w:r>
      <w:r w:rsidR="00D34825">
        <w:rPr>
          <w:color w:val="C00000"/>
          <w:u w:val="single"/>
        </w:rPr>
        <w:t xml:space="preserve"> – </w:t>
      </w:r>
      <w:r w:rsidR="00D72955">
        <w:rPr>
          <w:color w:val="C00000"/>
          <w:u w:val="single"/>
        </w:rPr>
        <w:t xml:space="preserve">Standard CoPCs </w:t>
      </w:r>
      <w:r w:rsidR="007D311A">
        <w:rPr>
          <w:color w:val="C00000"/>
          <w:u w:val="single"/>
        </w:rPr>
        <w:t>–</w:t>
      </w:r>
      <w:r w:rsidR="00D72955">
        <w:rPr>
          <w:color w:val="C00000"/>
          <w:u w:val="single"/>
        </w:rPr>
        <w:t xml:space="preserve"> </w:t>
      </w:r>
      <w:r w:rsidR="007D311A">
        <w:rPr>
          <w:color w:val="C00000"/>
          <w:u w:val="single"/>
        </w:rPr>
        <w:t>feel free to keep this, even if the site only has salinity data</w:t>
      </w:r>
    </w:p>
    <w:tbl>
      <w:tblPr>
        <w:tblW w:w="10020" w:type="dxa"/>
        <w:tblLook w:val="04A0" w:firstRow="1" w:lastRow="0" w:firstColumn="1" w:lastColumn="0" w:noHBand="0" w:noVBand="1"/>
      </w:tblPr>
      <w:tblGrid>
        <w:gridCol w:w="3580"/>
        <w:gridCol w:w="4440"/>
        <w:gridCol w:w="2000"/>
      </w:tblGrid>
      <w:tr w:rsidR="007520B4" w:rsidRPr="007520B4" w14:paraId="601C01B5" w14:textId="77777777" w:rsidTr="00302B41">
        <w:trPr>
          <w:trHeight w:val="283"/>
        </w:trPr>
        <w:tc>
          <w:tcPr>
            <w:tcW w:w="3580" w:type="dxa"/>
            <w:tcBorders>
              <w:top w:val="single" w:sz="4" w:space="0" w:color="auto"/>
              <w:left w:val="single" w:sz="4" w:space="0" w:color="auto"/>
              <w:bottom w:val="single" w:sz="4" w:space="0" w:color="auto"/>
              <w:right w:val="single" w:sz="4" w:space="0" w:color="auto"/>
            </w:tcBorders>
            <w:shd w:val="clear" w:color="000000" w:fill="52796F"/>
            <w:vAlign w:val="center"/>
            <w:hideMark/>
          </w:tcPr>
          <w:p w14:paraId="6D25A26D" w14:textId="77777777" w:rsidR="007520B4" w:rsidRPr="007520B4" w:rsidRDefault="007520B4" w:rsidP="007520B4">
            <w:pPr>
              <w:spacing w:before="0" w:after="0" w:line="240" w:lineRule="auto"/>
              <w:jc w:val="left"/>
              <w:rPr>
                <w:rFonts w:eastAsia="Times New Roman" w:cs="Arial"/>
                <w:b/>
                <w:bCs/>
                <w:color w:val="FFFFFF"/>
                <w:sz w:val="19"/>
                <w:szCs w:val="19"/>
                <w:lang w:eastAsia="en-CA"/>
              </w:rPr>
            </w:pPr>
            <w:r w:rsidRPr="007520B4">
              <w:rPr>
                <w:rFonts w:eastAsia="Times New Roman" w:cs="Arial"/>
                <w:b/>
                <w:bCs/>
                <w:color w:val="FFFFFF"/>
                <w:sz w:val="19"/>
                <w:szCs w:val="19"/>
                <w:lang w:eastAsia="en-CA"/>
              </w:rPr>
              <w:t>Exposure Pathway</w:t>
            </w:r>
          </w:p>
        </w:tc>
        <w:tc>
          <w:tcPr>
            <w:tcW w:w="4440" w:type="dxa"/>
            <w:tcBorders>
              <w:top w:val="single" w:sz="4" w:space="0" w:color="auto"/>
              <w:left w:val="nil"/>
              <w:bottom w:val="single" w:sz="4" w:space="0" w:color="auto"/>
              <w:right w:val="single" w:sz="4" w:space="0" w:color="auto"/>
            </w:tcBorders>
            <w:shd w:val="clear" w:color="000000" w:fill="52796F"/>
            <w:vAlign w:val="center"/>
            <w:hideMark/>
          </w:tcPr>
          <w:p w14:paraId="57D5131A" w14:textId="77777777" w:rsidR="007520B4" w:rsidRPr="007520B4" w:rsidRDefault="007520B4" w:rsidP="007520B4">
            <w:pPr>
              <w:spacing w:before="0" w:after="0" w:line="240" w:lineRule="auto"/>
              <w:jc w:val="left"/>
              <w:rPr>
                <w:rFonts w:eastAsia="Times New Roman" w:cs="Arial"/>
                <w:b/>
                <w:bCs/>
                <w:color w:val="FFFFFF"/>
                <w:sz w:val="19"/>
                <w:szCs w:val="19"/>
                <w:lang w:eastAsia="en-CA"/>
              </w:rPr>
            </w:pPr>
            <w:r w:rsidRPr="007520B4">
              <w:rPr>
                <w:rFonts w:eastAsia="Times New Roman" w:cs="Arial"/>
                <w:b/>
                <w:bCs/>
                <w:color w:val="FFFFFF"/>
                <w:sz w:val="19"/>
                <w:szCs w:val="19"/>
                <w:lang w:eastAsia="en-CA"/>
              </w:rPr>
              <w:t>CoPC</w:t>
            </w:r>
          </w:p>
        </w:tc>
        <w:tc>
          <w:tcPr>
            <w:tcW w:w="2000" w:type="dxa"/>
            <w:tcBorders>
              <w:top w:val="single" w:sz="4" w:space="0" w:color="auto"/>
              <w:left w:val="nil"/>
              <w:bottom w:val="single" w:sz="4" w:space="0" w:color="auto"/>
              <w:right w:val="single" w:sz="4" w:space="0" w:color="auto"/>
            </w:tcBorders>
            <w:shd w:val="clear" w:color="000000" w:fill="52796F"/>
            <w:vAlign w:val="center"/>
            <w:hideMark/>
          </w:tcPr>
          <w:p w14:paraId="244AAEAE" w14:textId="77777777" w:rsidR="007520B4" w:rsidRPr="007520B4" w:rsidRDefault="007520B4" w:rsidP="007520B4">
            <w:pPr>
              <w:spacing w:before="0" w:after="0" w:line="240" w:lineRule="auto"/>
              <w:jc w:val="left"/>
              <w:rPr>
                <w:rFonts w:eastAsia="Times New Roman" w:cs="Arial"/>
                <w:b/>
                <w:bCs/>
                <w:color w:val="FFFFFF"/>
                <w:sz w:val="19"/>
                <w:szCs w:val="19"/>
                <w:lang w:eastAsia="en-CA"/>
              </w:rPr>
            </w:pPr>
            <w:r w:rsidRPr="007520B4">
              <w:rPr>
                <w:rFonts w:eastAsia="Times New Roman" w:cs="Arial"/>
                <w:b/>
                <w:bCs/>
                <w:color w:val="FFFFFF"/>
                <w:sz w:val="19"/>
                <w:szCs w:val="19"/>
                <w:lang w:eastAsia="en-CA"/>
              </w:rPr>
              <w:t>Comment</w:t>
            </w:r>
          </w:p>
        </w:tc>
      </w:tr>
      <w:tr w:rsidR="007520B4" w:rsidRPr="007520B4" w14:paraId="491999BC" w14:textId="77777777" w:rsidTr="00302B41">
        <w:trPr>
          <w:trHeight w:val="283"/>
        </w:trPr>
        <w:tc>
          <w:tcPr>
            <w:tcW w:w="10020" w:type="dxa"/>
            <w:gridSpan w:val="3"/>
            <w:tcBorders>
              <w:top w:val="single" w:sz="4" w:space="0" w:color="auto"/>
              <w:left w:val="single" w:sz="4" w:space="0" w:color="auto"/>
              <w:bottom w:val="single" w:sz="4" w:space="0" w:color="auto"/>
              <w:right w:val="single" w:sz="4" w:space="0" w:color="auto"/>
            </w:tcBorders>
            <w:vAlign w:val="center"/>
            <w:hideMark/>
          </w:tcPr>
          <w:p w14:paraId="2D7A54F2" w14:textId="77777777" w:rsidR="007520B4" w:rsidRPr="007520B4" w:rsidRDefault="007520B4" w:rsidP="007520B4">
            <w:pPr>
              <w:spacing w:before="0" w:after="0" w:line="240" w:lineRule="auto"/>
              <w:jc w:val="left"/>
              <w:rPr>
                <w:rFonts w:eastAsia="Times New Roman" w:cs="Arial"/>
                <w:b/>
                <w:bCs/>
                <w:color w:val="0D0D0D"/>
                <w:sz w:val="19"/>
                <w:szCs w:val="19"/>
                <w:lang w:eastAsia="en-CA"/>
              </w:rPr>
            </w:pPr>
            <w:r w:rsidRPr="007520B4">
              <w:rPr>
                <w:rFonts w:eastAsia="Times New Roman" w:cs="Arial"/>
                <w:b/>
                <w:bCs/>
                <w:color w:val="0D0D0D"/>
                <w:sz w:val="19"/>
                <w:szCs w:val="19"/>
                <w:lang w:eastAsia="en-CA"/>
              </w:rPr>
              <w:t>Human</w:t>
            </w:r>
          </w:p>
        </w:tc>
      </w:tr>
      <w:tr w:rsidR="007520B4" w:rsidRPr="007520B4" w14:paraId="09C1BF87" w14:textId="77777777" w:rsidTr="00302B41">
        <w:trPr>
          <w:trHeight w:val="283"/>
        </w:trPr>
        <w:tc>
          <w:tcPr>
            <w:tcW w:w="3580" w:type="dxa"/>
            <w:tcBorders>
              <w:top w:val="nil"/>
              <w:left w:val="single" w:sz="4" w:space="0" w:color="auto"/>
              <w:bottom w:val="single" w:sz="4" w:space="0" w:color="auto"/>
              <w:right w:val="single" w:sz="4" w:space="0" w:color="auto"/>
            </w:tcBorders>
            <w:vAlign w:val="center"/>
            <w:hideMark/>
          </w:tcPr>
          <w:p w14:paraId="762BA89F" w14:textId="77777777" w:rsidR="007520B4" w:rsidRPr="007520B4" w:rsidRDefault="007520B4" w:rsidP="007520B4">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 xml:space="preserve">Direct soil contact </w:t>
            </w:r>
          </w:p>
        </w:tc>
        <w:tc>
          <w:tcPr>
            <w:tcW w:w="4440" w:type="dxa"/>
            <w:tcBorders>
              <w:top w:val="nil"/>
              <w:left w:val="nil"/>
              <w:bottom w:val="single" w:sz="4" w:space="0" w:color="auto"/>
              <w:right w:val="single" w:sz="4" w:space="0" w:color="auto"/>
            </w:tcBorders>
            <w:vAlign w:val="center"/>
            <w:hideMark/>
          </w:tcPr>
          <w:p w14:paraId="03F0C81D" w14:textId="615789DA" w:rsidR="007520B4" w:rsidRPr="007520B4" w:rsidRDefault="007520B4" w:rsidP="007520B4">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PHC, metals</w:t>
            </w:r>
          </w:p>
        </w:tc>
        <w:tc>
          <w:tcPr>
            <w:tcW w:w="2000" w:type="dxa"/>
            <w:tcBorders>
              <w:top w:val="nil"/>
              <w:left w:val="nil"/>
              <w:bottom w:val="single" w:sz="4" w:space="0" w:color="auto"/>
              <w:right w:val="single" w:sz="4" w:space="0" w:color="auto"/>
            </w:tcBorders>
            <w:vAlign w:val="center"/>
            <w:hideMark/>
          </w:tcPr>
          <w:p w14:paraId="4739A6D3" w14:textId="77777777" w:rsidR="007520B4" w:rsidRPr="007520B4" w:rsidRDefault="007520B4" w:rsidP="007520B4">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Operable</w:t>
            </w:r>
          </w:p>
        </w:tc>
      </w:tr>
      <w:tr w:rsidR="007520B4" w:rsidRPr="007520B4" w14:paraId="04B5D041" w14:textId="77777777" w:rsidTr="00302B41">
        <w:trPr>
          <w:trHeight w:val="283"/>
        </w:trPr>
        <w:tc>
          <w:tcPr>
            <w:tcW w:w="3580" w:type="dxa"/>
            <w:tcBorders>
              <w:top w:val="nil"/>
              <w:left w:val="single" w:sz="4" w:space="0" w:color="auto"/>
              <w:bottom w:val="single" w:sz="4" w:space="0" w:color="auto"/>
              <w:right w:val="single" w:sz="4" w:space="0" w:color="auto"/>
            </w:tcBorders>
            <w:vAlign w:val="center"/>
            <w:hideMark/>
          </w:tcPr>
          <w:p w14:paraId="68DD4D78" w14:textId="77777777" w:rsidR="007520B4" w:rsidRPr="007520B4" w:rsidRDefault="007520B4" w:rsidP="007520B4">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Vapour inhala</w:t>
            </w:r>
            <w:r w:rsidRPr="007520B4">
              <w:rPr>
                <w:rFonts w:eastAsia="Times New Roman" w:cs="Arial"/>
                <w:sz w:val="19"/>
                <w:szCs w:val="19"/>
                <w:lang w:eastAsia="en-CA"/>
              </w:rPr>
              <w:t>tion (basement &amp; slab)</w:t>
            </w:r>
          </w:p>
        </w:tc>
        <w:tc>
          <w:tcPr>
            <w:tcW w:w="4440" w:type="dxa"/>
            <w:tcBorders>
              <w:top w:val="nil"/>
              <w:left w:val="nil"/>
              <w:bottom w:val="single" w:sz="4" w:space="0" w:color="auto"/>
              <w:right w:val="single" w:sz="4" w:space="0" w:color="auto"/>
            </w:tcBorders>
            <w:vAlign w:val="center"/>
            <w:hideMark/>
          </w:tcPr>
          <w:p w14:paraId="0CF1F3FA" w14:textId="73BFE70B" w:rsidR="007520B4" w:rsidRPr="007520B4" w:rsidRDefault="007520B4" w:rsidP="007520B4">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PHC</w:t>
            </w:r>
          </w:p>
        </w:tc>
        <w:tc>
          <w:tcPr>
            <w:tcW w:w="2000" w:type="dxa"/>
            <w:tcBorders>
              <w:top w:val="nil"/>
              <w:left w:val="nil"/>
              <w:bottom w:val="single" w:sz="4" w:space="0" w:color="auto"/>
              <w:right w:val="single" w:sz="4" w:space="0" w:color="auto"/>
            </w:tcBorders>
            <w:vAlign w:val="center"/>
            <w:hideMark/>
          </w:tcPr>
          <w:p w14:paraId="39296934" w14:textId="77777777" w:rsidR="007520B4" w:rsidRPr="007520B4" w:rsidRDefault="007520B4" w:rsidP="007520B4">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Operable</w:t>
            </w:r>
          </w:p>
        </w:tc>
      </w:tr>
      <w:tr w:rsidR="007520B4" w:rsidRPr="007520B4" w14:paraId="7A716E77" w14:textId="77777777" w:rsidTr="00302B41">
        <w:trPr>
          <w:trHeight w:val="283"/>
        </w:trPr>
        <w:tc>
          <w:tcPr>
            <w:tcW w:w="3580" w:type="dxa"/>
            <w:tcBorders>
              <w:top w:val="nil"/>
              <w:left w:val="single" w:sz="4" w:space="0" w:color="auto"/>
              <w:bottom w:val="single" w:sz="4" w:space="0" w:color="auto"/>
              <w:right w:val="single" w:sz="4" w:space="0" w:color="auto"/>
            </w:tcBorders>
            <w:vAlign w:val="center"/>
            <w:hideMark/>
          </w:tcPr>
          <w:p w14:paraId="4E02F15B" w14:textId="77777777" w:rsidR="007520B4" w:rsidRPr="007520B4" w:rsidRDefault="007520B4" w:rsidP="007520B4">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Domestic use aquifer</w:t>
            </w:r>
          </w:p>
        </w:tc>
        <w:tc>
          <w:tcPr>
            <w:tcW w:w="4440" w:type="dxa"/>
            <w:tcBorders>
              <w:top w:val="nil"/>
              <w:left w:val="nil"/>
              <w:bottom w:val="single" w:sz="4" w:space="0" w:color="auto"/>
              <w:right w:val="single" w:sz="4" w:space="0" w:color="auto"/>
            </w:tcBorders>
            <w:vAlign w:val="center"/>
            <w:hideMark/>
          </w:tcPr>
          <w:p w14:paraId="61F1FC2F" w14:textId="41E31A37" w:rsidR="007520B4" w:rsidRPr="007520B4" w:rsidRDefault="007520B4" w:rsidP="007520B4">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PHC, boron, chloride*</w:t>
            </w:r>
          </w:p>
        </w:tc>
        <w:tc>
          <w:tcPr>
            <w:tcW w:w="2000" w:type="dxa"/>
            <w:tcBorders>
              <w:top w:val="nil"/>
              <w:left w:val="nil"/>
              <w:bottom w:val="single" w:sz="4" w:space="0" w:color="auto"/>
              <w:right w:val="single" w:sz="4" w:space="0" w:color="auto"/>
            </w:tcBorders>
            <w:vAlign w:val="center"/>
            <w:hideMark/>
          </w:tcPr>
          <w:p w14:paraId="1B6485E5" w14:textId="77777777" w:rsidR="007520B4" w:rsidRPr="007520B4" w:rsidRDefault="007520B4" w:rsidP="007520B4">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Operable</w:t>
            </w:r>
          </w:p>
        </w:tc>
      </w:tr>
      <w:tr w:rsidR="007520B4" w:rsidRPr="007520B4" w14:paraId="7BAFF904" w14:textId="77777777" w:rsidTr="00302B41">
        <w:trPr>
          <w:trHeight w:val="283"/>
        </w:trPr>
        <w:tc>
          <w:tcPr>
            <w:tcW w:w="10020" w:type="dxa"/>
            <w:gridSpan w:val="3"/>
            <w:tcBorders>
              <w:top w:val="single" w:sz="4" w:space="0" w:color="auto"/>
              <w:left w:val="single" w:sz="4" w:space="0" w:color="auto"/>
              <w:bottom w:val="single" w:sz="4" w:space="0" w:color="auto"/>
              <w:right w:val="single" w:sz="4" w:space="0" w:color="auto"/>
            </w:tcBorders>
            <w:vAlign w:val="center"/>
            <w:hideMark/>
          </w:tcPr>
          <w:p w14:paraId="6CA7C7FC" w14:textId="77777777" w:rsidR="007520B4" w:rsidRPr="007520B4" w:rsidRDefault="007520B4" w:rsidP="007520B4">
            <w:pPr>
              <w:spacing w:before="0" w:after="0" w:line="240" w:lineRule="auto"/>
              <w:jc w:val="left"/>
              <w:rPr>
                <w:rFonts w:eastAsia="Times New Roman" w:cs="Arial"/>
                <w:b/>
                <w:bCs/>
                <w:color w:val="0D0D0D"/>
                <w:sz w:val="19"/>
                <w:szCs w:val="19"/>
                <w:lang w:eastAsia="en-CA"/>
              </w:rPr>
            </w:pPr>
            <w:r w:rsidRPr="007520B4">
              <w:rPr>
                <w:rFonts w:eastAsia="Times New Roman" w:cs="Arial"/>
                <w:b/>
                <w:bCs/>
                <w:color w:val="0D0D0D"/>
                <w:sz w:val="19"/>
                <w:szCs w:val="19"/>
                <w:lang w:eastAsia="en-CA"/>
              </w:rPr>
              <w:t>Ecological</w:t>
            </w:r>
          </w:p>
        </w:tc>
      </w:tr>
      <w:tr w:rsidR="007520B4" w:rsidRPr="007520B4" w14:paraId="185E5A89" w14:textId="77777777" w:rsidTr="00302B41">
        <w:trPr>
          <w:trHeight w:val="283"/>
        </w:trPr>
        <w:tc>
          <w:tcPr>
            <w:tcW w:w="3580" w:type="dxa"/>
            <w:tcBorders>
              <w:top w:val="nil"/>
              <w:left w:val="single" w:sz="4" w:space="0" w:color="auto"/>
              <w:bottom w:val="single" w:sz="4" w:space="0" w:color="auto"/>
              <w:right w:val="single" w:sz="4" w:space="0" w:color="auto"/>
            </w:tcBorders>
            <w:vAlign w:val="center"/>
            <w:hideMark/>
          </w:tcPr>
          <w:p w14:paraId="28F11301" w14:textId="77777777" w:rsidR="007520B4" w:rsidRPr="007520B4" w:rsidRDefault="007520B4" w:rsidP="007520B4">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Direct soil contact</w:t>
            </w:r>
          </w:p>
        </w:tc>
        <w:tc>
          <w:tcPr>
            <w:tcW w:w="4440" w:type="dxa"/>
            <w:tcBorders>
              <w:top w:val="nil"/>
              <w:left w:val="nil"/>
              <w:bottom w:val="single" w:sz="4" w:space="0" w:color="auto"/>
              <w:right w:val="single" w:sz="4" w:space="0" w:color="auto"/>
            </w:tcBorders>
            <w:vAlign w:val="center"/>
            <w:hideMark/>
          </w:tcPr>
          <w:p w14:paraId="4372CD47" w14:textId="488DFBA3" w:rsidR="007520B4" w:rsidRPr="007520B4" w:rsidRDefault="007520B4" w:rsidP="007520B4">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EC, SAR, pH, PHC, metals, chloride*</w:t>
            </w:r>
          </w:p>
        </w:tc>
        <w:tc>
          <w:tcPr>
            <w:tcW w:w="2000" w:type="dxa"/>
            <w:tcBorders>
              <w:top w:val="nil"/>
              <w:left w:val="nil"/>
              <w:bottom w:val="single" w:sz="4" w:space="0" w:color="auto"/>
              <w:right w:val="single" w:sz="4" w:space="0" w:color="auto"/>
            </w:tcBorders>
            <w:vAlign w:val="center"/>
            <w:hideMark/>
          </w:tcPr>
          <w:p w14:paraId="2639F450" w14:textId="77777777" w:rsidR="007520B4" w:rsidRPr="007520B4" w:rsidRDefault="007520B4" w:rsidP="007520B4">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Operable</w:t>
            </w:r>
          </w:p>
        </w:tc>
      </w:tr>
      <w:tr w:rsidR="007520B4" w:rsidRPr="007520B4" w14:paraId="51E106C0" w14:textId="77777777" w:rsidTr="00302B41">
        <w:trPr>
          <w:trHeight w:val="283"/>
        </w:trPr>
        <w:tc>
          <w:tcPr>
            <w:tcW w:w="3580" w:type="dxa"/>
            <w:tcBorders>
              <w:top w:val="nil"/>
              <w:left w:val="single" w:sz="4" w:space="0" w:color="auto"/>
              <w:bottom w:val="single" w:sz="4" w:space="0" w:color="auto"/>
              <w:right w:val="single" w:sz="4" w:space="0" w:color="auto"/>
            </w:tcBorders>
            <w:vAlign w:val="center"/>
            <w:hideMark/>
          </w:tcPr>
          <w:p w14:paraId="76C3F975" w14:textId="77777777" w:rsidR="007520B4" w:rsidRPr="007520B4" w:rsidRDefault="007520B4" w:rsidP="007520B4">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Nutrient/Energy cycling</w:t>
            </w:r>
          </w:p>
        </w:tc>
        <w:tc>
          <w:tcPr>
            <w:tcW w:w="4440" w:type="dxa"/>
            <w:tcBorders>
              <w:top w:val="nil"/>
              <w:left w:val="nil"/>
              <w:bottom w:val="single" w:sz="4" w:space="0" w:color="auto"/>
              <w:right w:val="single" w:sz="4" w:space="0" w:color="auto"/>
            </w:tcBorders>
            <w:vAlign w:val="center"/>
            <w:hideMark/>
          </w:tcPr>
          <w:p w14:paraId="5745E67A" w14:textId="6110DC27" w:rsidR="007520B4" w:rsidRPr="007520B4" w:rsidRDefault="007520B4" w:rsidP="007520B4">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Metals</w:t>
            </w:r>
          </w:p>
        </w:tc>
        <w:tc>
          <w:tcPr>
            <w:tcW w:w="2000" w:type="dxa"/>
            <w:tcBorders>
              <w:top w:val="nil"/>
              <w:left w:val="nil"/>
              <w:bottom w:val="single" w:sz="4" w:space="0" w:color="auto"/>
              <w:right w:val="single" w:sz="4" w:space="0" w:color="auto"/>
            </w:tcBorders>
            <w:vAlign w:val="center"/>
            <w:hideMark/>
          </w:tcPr>
          <w:p w14:paraId="2FA7C298" w14:textId="77777777" w:rsidR="007520B4" w:rsidRPr="007520B4" w:rsidRDefault="007520B4" w:rsidP="007520B4">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Operable</w:t>
            </w:r>
          </w:p>
        </w:tc>
      </w:tr>
      <w:tr w:rsidR="007520B4" w:rsidRPr="007520B4" w14:paraId="581A71F2" w14:textId="77777777" w:rsidTr="00302B41">
        <w:trPr>
          <w:trHeight w:val="283"/>
        </w:trPr>
        <w:tc>
          <w:tcPr>
            <w:tcW w:w="3580" w:type="dxa"/>
            <w:tcBorders>
              <w:top w:val="nil"/>
              <w:left w:val="single" w:sz="4" w:space="0" w:color="auto"/>
              <w:bottom w:val="single" w:sz="4" w:space="0" w:color="auto"/>
              <w:right w:val="single" w:sz="4" w:space="0" w:color="auto"/>
            </w:tcBorders>
            <w:vAlign w:val="center"/>
            <w:hideMark/>
          </w:tcPr>
          <w:p w14:paraId="40CCE32B" w14:textId="77777777" w:rsidR="007520B4" w:rsidRPr="007520B4" w:rsidRDefault="007520B4" w:rsidP="007520B4">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Livestock soil &amp; food ingestion</w:t>
            </w:r>
          </w:p>
        </w:tc>
        <w:tc>
          <w:tcPr>
            <w:tcW w:w="4440" w:type="dxa"/>
            <w:tcBorders>
              <w:top w:val="nil"/>
              <w:left w:val="nil"/>
              <w:bottom w:val="single" w:sz="4" w:space="0" w:color="auto"/>
              <w:right w:val="single" w:sz="4" w:space="0" w:color="auto"/>
            </w:tcBorders>
            <w:vAlign w:val="center"/>
            <w:hideMark/>
          </w:tcPr>
          <w:p w14:paraId="0F33C649" w14:textId="40AF5269" w:rsidR="007520B4" w:rsidRPr="007520B4" w:rsidRDefault="007520B4" w:rsidP="007520B4">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PHC, metals</w:t>
            </w:r>
          </w:p>
        </w:tc>
        <w:tc>
          <w:tcPr>
            <w:tcW w:w="2000" w:type="dxa"/>
            <w:tcBorders>
              <w:top w:val="nil"/>
              <w:left w:val="nil"/>
              <w:bottom w:val="single" w:sz="4" w:space="0" w:color="auto"/>
              <w:right w:val="single" w:sz="4" w:space="0" w:color="auto"/>
            </w:tcBorders>
            <w:vAlign w:val="center"/>
            <w:hideMark/>
          </w:tcPr>
          <w:p w14:paraId="504A93F1" w14:textId="77777777" w:rsidR="007520B4" w:rsidRPr="007520B4" w:rsidRDefault="007520B4" w:rsidP="007520B4">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Operable</w:t>
            </w:r>
          </w:p>
        </w:tc>
      </w:tr>
      <w:tr w:rsidR="007520B4" w:rsidRPr="007520B4" w14:paraId="4A512DA5" w14:textId="77777777" w:rsidTr="00302B41">
        <w:trPr>
          <w:trHeight w:val="283"/>
        </w:trPr>
        <w:tc>
          <w:tcPr>
            <w:tcW w:w="3580" w:type="dxa"/>
            <w:tcBorders>
              <w:top w:val="nil"/>
              <w:left w:val="single" w:sz="4" w:space="0" w:color="auto"/>
              <w:bottom w:val="single" w:sz="4" w:space="0" w:color="auto"/>
              <w:right w:val="single" w:sz="4" w:space="0" w:color="auto"/>
            </w:tcBorders>
            <w:vAlign w:val="center"/>
            <w:hideMark/>
          </w:tcPr>
          <w:p w14:paraId="09923240" w14:textId="77777777" w:rsidR="007520B4" w:rsidRPr="007520B4" w:rsidRDefault="007520B4" w:rsidP="007520B4">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Wildlife soil &amp; food ingestion</w:t>
            </w:r>
          </w:p>
        </w:tc>
        <w:tc>
          <w:tcPr>
            <w:tcW w:w="4440" w:type="dxa"/>
            <w:tcBorders>
              <w:top w:val="nil"/>
              <w:left w:val="nil"/>
              <w:bottom w:val="single" w:sz="4" w:space="0" w:color="auto"/>
              <w:right w:val="single" w:sz="4" w:space="0" w:color="auto"/>
            </w:tcBorders>
            <w:vAlign w:val="center"/>
            <w:hideMark/>
          </w:tcPr>
          <w:p w14:paraId="489E72DA" w14:textId="63A51B27" w:rsidR="007520B4" w:rsidRPr="007520B4" w:rsidRDefault="007520B4" w:rsidP="007520B4">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PHC, barium</w:t>
            </w:r>
          </w:p>
        </w:tc>
        <w:tc>
          <w:tcPr>
            <w:tcW w:w="2000" w:type="dxa"/>
            <w:tcBorders>
              <w:top w:val="nil"/>
              <w:left w:val="nil"/>
              <w:bottom w:val="single" w:sz="4" w:space="0" w:color="auto"/>
              <w:right w:val="single" w:sz="4" w:space="0" w:color="auto"/>
            </w:tcBorders>
            <w:vAlign w:val="center"/>
            <w:hideMark/>
          </w:tcPr>
          <w:p w14:paraId="01A8F87B" w14:textId="77777777" w:rsidR="007520B4" w:rsidRPr="007520B4" w:rsidRDefault="007520B4" w:rsidP="007520B4">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Operable</w:t>
            </w:r>
          </w:p>
        </w:tc>
      </w:tr>
      <w:tr w:rsidR="007520B4" w:rsidRPr="007520B4" w14:paraId="41D413D2" w14:textId="77777777" w:rsidTr="00302B41">
        <w:trPr>
          <w:trHeight w:val="283"/>
        </w:trPr>
        <w:tc>
          <w:tcPr>
            <w:tcW w:w="3580" w:type="dxa"/>
            <w:tcBorders>
              <w:top w:val="nil"/>
              <w:left w:val="single" w:sz="4" w:space="0" w:color="auto"/>
              <w:bottom w:val="single" w:sz="4" w:space="0" w:color="auto"/>
              <w:right w:val="single" w:sz="4" w:space="0" w:color="auto"/>
            </w:tcBorders>
            <w:vAlign w:val="center"/>
            <w:hideMark/>
          </w:tcPr>
          <w:p w14:paraId="2750FE2B" w14:textId="77777777" w:rsidR="007520B4" w:rsidRPr="007520B4" w:rsidRDefault="007520B4" w:rsidP="007520B4">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Freshwater aquatic life</w:t>
            </w:r>
          </w:p>
        </w:tc>
        <w:tc>
          <w:tcPr>
            <w:tcW w:w="4440" w:type="dxa"/>
            <w:tcBorders>
              <w:top w:val="nil"/>
              <w:left w:val="nil"/>
              <w:bottom w:val="single" w:sz="4" w:space="0" w:color="auto"/>
              <w:right w:val="single" w:sz="4" w:space="0" w:color="auto"/>
            </w:tcBorders>
            <w:vAlign w:val="center"/>
            <w:hideMark/>
          </w:tcPr>
          <w:p w14:paraId="693373C9" w14:textId="26C18D71" w:rsidR="007520B4" w:rsidRPr="007520B4" w:rsidRDefault="007520B4" w:rsidP="007520B4">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PHC, boron, chloride*</w:t>
            </w:r>
          </w:p>
        </w:tc>
        <w:tc>
          <w:tcPr>
            <w:tcW w:w="2000" w:type="dxa"/>
            <w:tcBorders>
              <w:top w:val="nil"/>
              <w:left w:val="nil"/>
              <w:bottom w:val="single" w:sz="4" w:space="0" w:color="auto"/>
              <w:right w:val="single" w:sz="4" w:space="0" w:color="auto"/>
            </w:tcBorders>
            <w:vAlign w:val="center"/>
            <w:hideMark/>
          </w:tcPr>
          <w:p w14:paraId="75EDE0C0" w14:textId="77777777" w:rsidR="007520B4" w:rsidRPr="007520B4" w:rsidRDefault="007520B4" w:rsidP="007520B4">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Operable</w:t>
            </w:r>
          </w:p>
        </w:tc>
      </w:tr>
      <w:tr w:rsidR="007520B4" w:rsidRPr="007520B4" w14:paraId="118D3D86" w14:textId="77777777" w:rsidTr="00302B41">
        <w:trPr>
          <w:trHeight w:val="283"/>
        </w:trPr>
        <w:tc>
          <w:tcPr>
            <w:tcW w:w="3580" w:type="dxa"/>
            <w:tcBorders>
              <w:top w:val="nil"/>
              <w:left w:val="single" w:sz="4" w:space="0" w:color="auto"/>
              <w:bottom w:val="single" w:sz="4" w:space="0" w:color="auto"/>
              <w:right w:val="single" w:sz="4" w:space="0" w:color="auto"/>
            </w:tcBorders>
            <w:vAlign w:val="center"/>
            <w:hideMark/>
          </w:tcPr>
          <w:p w14:paraId="000932B0" w14:textId="77777777" w:rsidR="007520B4" w:rsidRPr="007520B4" w:rsidRDefault="007520B4" w:rsidP="007520B4">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Livestock water</w:t>
            </w:r>
          </w:p>
        </w:tc>
        <w:tc>
          <w:tcPr>
            <w:tcW w:w="4440" w:type="dxa"/>
            <w:tcBorders>
              <w:top w:val="nil"/>
              <w:left w:val="nil"/>
              <w:bottom w:val="single" w:sz="4" w:space="0" w:color="auto"/>
              <w:right w:val="single" w:sz="4" w:space="0" w:color="auto"/>
            </w:tcBorders>
            <w:vAlign w:val="center"/>
            <w:hideMark/>
          </w:tcPr>
          <w:p w14:paraId="7BEA43C7" w14:textId="77777777" w:rsidR="007520B4" w:rsidRPr="007520B4" w:rsidRDefault="007520B4" w:rsidP="007520B4">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PHC, boron, chloride*</w:t>
            </w:r>
          </w:p>
        </w:tc>
        <w:tc>
          <w:tcPr>
            <w:tcW w:w="2000" w:type="dxa"/>
            <w:tcBorders>
              <w:top w:val="nil"/>
              <w:left w:val="nil"/>
              <w:bottom w:val="single" w:sz="4" w:space="0" w:color="auto"/>
              <w:right w:val="single" w:sz="4" w:space="0" w:color="auto"/>
            </w:tcBorders>
            <w:vAlign w:val="center"/>
            <w:hideMark/>
          </w:tcPr>
          <w:p w14:paraId="65373230" w14:textId="77777777" w:rsidR="007520B4" w:rsidRPr="007520B4" w:rsidRDefault="007520B4" w:rsidP="007520B4">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Operable</w:t>
            </w:r>
          </w:p>
        </w:tc>
      </w:tr>
      <w:tr w:rsidR="007520B4" w:rsidRPr="007520B4" w14:paraId="128BC920" w14:textId="77777777" w:rsidTr="00302B41">
        <w:trPr>
          <w:trHeight w:val="283"/>
        </w:trPr>
        <w:tc>
          <w:tcPr>
            <w:tcW w:w="3580" w:type="dxa"/>
            <w:tcBorders>
              <w:top w:val="nil"/>
              <w:left w:val="single" w:sz="4" w:space="0" w:color="auto"/>
              <w:bottom w:val="single" w:sz="4" w:space="0" w:color="auto"/>
              <w:right w:val="single" w:sz="4" w:space="0" w:color="auto"/>
            </w:tcBorders>
            <w:vAlign w:val="center"/>
            <w:hideMark/>
          </w:tcPr>
          <w:p w14:paraId="727DE83C" w14:textId="77777777" w:rsidR="007520B4" w:rsidRPr="007520B4" w:rsidRDefault="007520B4" w:rsidP="007520B4">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Wildlife water</w:t>
            </w:r>
          </w:p>
        </w:tc>
        <w:tc>
          <w:tcPr>
            <w:tcW w:w="4440" w:type="dxa"/>
            <w:tcBorders>
              <w:top w:val="nil"/>
              <w:left w:val="nil"/>
              <w:bottom w:val="single" w:sz="4" w:space="0" w:color="auto"/>
              <w:right w:val="single" w:sz="4" w:space="0" w:color="auto"/>
            </w:tcBorders>
            <w:vAlign w:val="center"/>
            <w:hideMark/>
          </w:tcPr>
          <w:p w14:paraId="63434C97" w14:textId="77777777" w:rsidR="007520B4" w:rsidRPr="007520B4" w:rsidRDefault="007520B4" w:rsidP="007520B4">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PHC, boron</w:t>
            </w:r>
          </w:p>
        </w:tc>
        <w:tc>
          <w:tcPr>
            <w:tcW w:w="2000" w:type="dxa"/>
            <w:tcBorders>
              <w:top w:val="nil"/>
              <w:left w:val="nil"/>
              <w:bottom w:val="single" w:sz="4" w:space="0" w:color="auto"/>
              <w:right w:val="single" w:sz="4" w:space="0" w:color="auto"/>
            </w:tcBorders>
            <w:vAlign w:val="center"/>
            <w:hideMark/>
          </w:tcPr>
          <w:p w14:paraId="27DE345E" w14:textId="77777777" w:rsidR="007520B4" w:rsidRPr="007520B4" w:rsidRDefault="007520B4" w:rsidP="007520B4">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Operable</w:t>
            </w:r>
          </w:p>
        </w:tc>
      </w:tr>
      <w:tr w:rsidR="007520B4" w:rsidRPr="007520B4" w14:paraId="7BCD2EBE" w14:textId="77777777" w:rsidTr="00302B41">
        <w:trPr>
          <w:trHeight w:val="283"/>
        </w:trPr>
        <w:tc>
          <w:tcPr>
            <w:tcW w:w="3580" w:type="dxa"/>
            <w:tcBorders>
              <w:top w:val="nil"/>
              <w:left w:val="single" w:sz="4" w:space="0" w:color="auto"/>
              <w:bottom w:val="single" w:sz="4" w:space="0" w:color="auto"/>
              <w:right w:val="single" w:sz="4" w:space="0" w:color="auto"/>
            </w:tcBorders>
            <w:vAlign w:val="center"/>
            <w:hideMark/>
          </w:tcPr>
          <w:p w14:paraId="17AF9556" w14:textId="77777777" w:rsidR="007520B4" w:rsidRPr="007520B4" w:rsidRDefault="007520B4" w:rsidP="007520B4">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Irrigation water</w:t>
            </w:r>
          </w:p>
        </w:tc>
        <w:tc>
          <w:tcPr>
            <w:tcW w:w="4440" w:type="dxa"/>
            <w:tcBorders>
              <w:top w:val="nil"/>
              <w:left w:val="nil"/>
              <w:bottom w:val="single" w:sz="4" w:space="0" w:color="auto"/>
              <w:right w:val="single" w:sz="4" w:space="0" w:color="auto"/>
            </w:tcBorders>
            <w:vAlign w:val="center"/>
            <w:hideMark/>
          </w:tcPr>
          <w:p w14:paraId="4600CD5F" w14:textId="77777777" w:rsidR="007520B4" w:rsidRPr="007520B4" w:rsidRDefault="007520B4" w:rsidP="007520B4">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Boron, chloride*</w:t>
            </w:r>
          </w:p>
        </w:tc>
        <w:tc>
          <w:tcPr>
            <w:tcW w:w="2000" w:type="dxa"/>
            <w:tcBorders>
              <w:top w:val="nil"/>
              <w:left w:val="nil"/>
              <w:bottom w:val="single" w:sz="4" w:space="0" w:color="auto"/>
              <w:right w:val="single" w:sz="4" w:space="0" w:color="auto"/>
            </w:tcBorders>
            <w:vAlign w:val="center"/>
            <w:hideMark/>
          </w:tcPr>
          <w:p w14:paraId="27D39A24" w14:textId="77777777" w:rsidR="007520B4" w:rsidRPr="007520B4" w:rsidRDefault="007520B4" w:rsidP="007520B4">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Operable</w:t>
            </w:r>
          </w:p>
        </w:tc>
      </w:tr>
      <w:tr w:rsidR="007520B4" w:rsidRPr="007520B4" w14:paraId="1F6875A2" w14:textId="77777777" w:rsidTr="00302B41">
        <w:trPr>
          <w:trHeight w:val="283"/>
        </w:trPr>
        <w:tc>
          <w:tcPr>
            <w:tcW w:w="10020" w:type="dxa"/>
            <w:gridSpan w:val="3"/>
            <w:tcBorders>
              <w:top w:val="single" w:sz="4" w:space="0" w:color="auto"/>
              <w:left w:val="single" w:sz="4" w:space="0" w:color="auto"/>
              <w:bottom w:val="single" w:sz="4" w:space="0" w:color="auto"/>
              <w:right w:val="single" w:sz="4" w:space="0" w:color="auto"/>
            </w:tcBorders>
            <w:vAlign w:val="center"/>
            <w:hideMark/>
          </w:tcPr>
          <w:p w14:paraId="09871CCC" w14:textId="77777777" w:rsidR="007520B4" w:rsidRPr="007520B4" w:rsidRDefault="007520B4" w:rsidP="007520B4">
            <w:pPr>
              <w:spacing w:before="0" w:after="0" w:line="240" w:lineRule="auto"/>
              <w:jc w:val="left"/>
              <w:rPr>
                <w:rFonts w:eastAsia="Times New Roman" w:cs="Arial"/>
                <w:b/>
                <w:bCs/>
                <w:color w:val="0D0D0D"/>
                <w:sz w:val="19"/>
                <w:szCs w:val="19"/>
                <w:lang w:eastAsia="en-CA"/>
              </w:rPr>
            </w:pPr>
            <w:r w:rsidRPr="007520B4">
              <w:rPr>
                <w:rFonts w:eastAsia="Times New Roman" w:cs="Arial"/>
                <w:b/>
                <w:bCs/>
                <w:color w:val="0D0D0D"/>
                <w:sz w:val="19"/>
                <w:szCs w:val="19"/>
                <w:lang w:eastAsia="en-CA"/>
              </w:rPr>
              <w:t>Other</w:t>
            </w:r>
          </w:p>
        </w:tc>
      </w:tr>
      <w:tr w:rsidR="007520B4" w:rsidRPr="007520B4" w14:paraId="3DF9D216" w14:textId="77777777" w:rsidTr="00302B41">
        <w:trPr>
          <w:trHeight w:val="283"/>
        </w:trPr>
        <w:tc>
          <w:tcPr>
            <w:tcW w:w="3580" w:type="dxa"/>
            <w:tcBorders>
              <w:top w:val="nil"/>
              <w:left w:val="single" w:sz="4" w:space="0" w:color="auto"/>
              <w:bottom w:val="single" w:sz="4" w:space="0" w:color="auto"/>
              <w:right w:val="single" w:sz="4" w:space="0" w:color="auto"/>
            </w:tcBorders>
            <w:vAlign w:val="center"/>
            <w:hideMark/>
          </w:tcPr>
          <w:p w14:paraId="0575922F" w14:textId="77777777" w:rsidR="007520B4" w:rsidRPr="007520B4" w:rsidRDefault="007520B4" w:rsidP="007520B4">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Management limit</w:t>
            </w:r>
          </w:p>
        </w:tc>
        <w:tc>
          <w:tcPr>
            <w:tcW w:w="4440" w:type="dxa"/>
            <w:tcBorders>
              <w:top w:val="nil"/>
              <w:left w:val="nil"/>
              <w:bottom w:val="single" w:sz="4" w:space="0" w:color="auto"/>
              <w:right w:val="single" w:sz="4" w:space="0" w:color="auto"/>
            </w:tcBorders>
            <w:vAlign w:val="center"/>
            <w:hideMark/>
          </w:tcPr>
          <w:p w14:paraId="0A75CFBF" w14:textId="29D43C9C" w:rsidR="007520B4" w:rsidRPr="007520B4" w:rsidRDefault="007520B4" w:rsidP="007520B4">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PHC, chloride*</w:t>
            </w:r>
          </w:p>
        </w:tc>
        <w:tc>
          <w:tcPr>
            <w:tcW w:w="2000" w:type="dxa"/>
            <w:tcBorders>
              <w:top w:val="nil"/>
              <w:left w:val="nil"/>
              <w:bottom w:val="single" w:sz="4" w:space="0" w:color="auto"/>
              <w:right w:val="single" w:sz="4" w:space="0" w:color="auto"/>
            </w:tcBorders>
            <w:vAlign w:val="center"/>
            <w:hideMark/>
          </w:tcPr>
          <w:p w14:paraId="64AF8E7A" w14:textId="77777777" w:rsidR="007520B4" w:rsidRPr="007520B4" w:rsidRDefault="007520B4" w:rsidP="007520B4">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Operable</w:t>
            </w:r>
          </w:p>
        </w:tc>
      </w:tr>
    </w:tbl>
    <w:p w14:paraId="1FD123E6" w14:textId="7E7376C8" w:rsidR="00EA68E6" w:rsidRPr="002F461C" w:rsidRDefault="002F461C" w:rsidP="0066613F">
      <w:pPr>
        <w:spacing w:before="60" w:after="0" w:line="240" w:lineRule="auto"/>
        <w:ind w:firstLineChars="100" w:firstLine="180"/>
        <w:rPr>
          <w:rFonts w:eastAsia="Times New Roman" w:cs="Arial"/>
          <w:color w:val="000000"/>
          <w:sz w:val="18"/>
          <w:szCs w:val="18"/>
          <w:lang w:eastAsia="en-CA"/>
        </w:rPr>
      </w:pPr>
      <w:r w:rsidRPr="002F461C">
        <w:rPr>
          <w:rFonts w:eastAsia="Times New Roman" w:cs="Arial"/>
          <w:color w:val="000000"/>
          <w:sz w:val="18"/>
          <w:szCs w:val="18"/>
          <w:lang w:eastAsia="en-CA"/>
        </w:rPr>
        <w:t>*Although there is no specific guideline for soil chloride, it is a potential CoPC for the above pathways.</w:t>
      </w:r>
    </w:p>
    <w:p w14:paraId="7A008802" w14:textId="5F2F0CA2" w:rsidR="00584560" w:rsidRPr="00BF3FC0" w:rsidRDefault="00584560" w:rsidP="00584560">
      <w:pPr>
        <w:spacing w:after="0"/>
      </w:pPr>
      <w:r>
        <w:t>&lt;INSERT_28_AG_ALL_TABLE&gt;</w:t>
      </w:r>
    </w:p>
    <w:p w14:paraId="5050D749" w14:textId="7340C551" w:rsidR="00D72955" w:rsidRPr="00BF3FC0" w:rsidRDefault="00D72955" w:rsidP="00D72955">
      <w:pPr>
        <w:spacing w:after="0"/>
        <w:rPr>
          <w:color w:val="C00000"/>
          <w:u w:val="single"/>
        </w:rPr>
      </w:pPr>
      <w:r w:rsidRPr="00BF3FC0">
        <w:rPr>
          <w:color w:val="C00000"/>
          <w:u w:val="single"/>
        </w:rPr>
        <w:t>Agricultural</w:t>
      </w:r>
      <w:r>
        <w:rPr>
          <w:color w:val="C00000"/>
          <w:u w:val="single"/>
        </w:rPr>
        <w:t xml:space="preserve"> – ALL CoPCs </w:t>
      </w:r>
    </w:p>
    <w:tbl>
      <w:tblPr>
        <w:tblW w:w="10020" w:type="dxa"/>
        <w:tblLook w:val="04A0" w:firstRow="1" w:lastRow="0" w:firstColumn="1" w:lastColumn="0" w:noHBand="0" w:noVBand="1"/>
      </w:tblPr>
      <w:tblGrid>
        <w:gridCol w:w="3580"/>
        <w:gridCol w:w="4440"/>
        <w:gridCol w:w="2000"/>
      </w:tblGrid>
      <w:tr w:rsidR="00D72955" w:rsidRPr="007520B4" w14:paraId="23942F90" w14:textId="77777777" w:rsidTr="00302B41">
        <w:trPr>
          <w:trHeight w:val="283"/>
        </w:trPr>
        <w:tc>
          <w:tcPr>
            <w:tcW w:w="3580" w:type="dxa"/>
            <w:tcBorders>
              <w:top w:val="single" w:sz="4" w:space="0" w:color="auto"/>
              <w:left w:val="single" w:sz="4" w:space="0" w:color="auto"/>
              <w:bottom w:val="single" w:sz="4" w:space="0" w:color="auto"/>
              <w:right w:val="single" w:sz="4" w:space="0" w:color="auto"/>
            </w:tcBorders>
            <w:shd w:val="clear" w:color="000000" w:fill="52796F"/>
            <w:vAlign w:val="center"/>
            <w:hideMark/>
          </w:tcPr>
          <w:p w14:paraId="485FF492" w14:textId="77777777" w:rsidR="00D72955" w:rsidRPr="007520B4" w:rsidRDefault="00D72955" w:rsidP="00C15479">
            <w:pPr>
              <w:spacing w:before="0" w:after="0" w:line="240" w:lineRule="auto"/>
              <w:jc w:val="left"/>
              <w:rPr>
                <w:rFonts w:eastAsia="Times New Roman" w:cs="Arial"/>
                <w:b/>
                <w:bCs/>
                <w:color w:val="FFFFFF"/>
                <w:sz w:val="19"/>
                <w:szCs w:val="19"/>
                <w:lang w:eastAsia="en-CA"/>
              </w:rPr>
            </w:pPr>
            <w:r w:rsidRPr="007520B4">
              <w:rPr>
                <w:rFonts w:eastAsia="Times New Roman" w:cs="Arial"/>
                <w:b/>
                <w:bCs/>
                <w:color w:val="FFFFFF"/>
                <w:sz w:val="19"/>
                <w:szCs w:val="19"/>
                <w:lang w:eastAsia="en-CA"/>
              </w:rPr>
              <w:t>Exposure Pathway</w:t>
            </w:r>
          </w:p>
        </w:tc>
        <w:tc>
          <w:tcPr>
            <w:tcW w:w="4440" w:type="dxa"/>
            <w:tcBorders>
              <w:top w:val="single" w:sz="4" w:space="0" w:color="auto"/>
              <w:left w:val="nil"/>
              <w:bottom w:val="single" w:sz="4" w:space="0" w:color="auto"/>
              <w:right w:val="single" w:sz="4" w:space="0" w:color="auto"/>
            </w:tcBorders>
            <w:shd w:val="clear" w:color="000000" w:fill="52796F"/>
            <w:vAlign w:val="center"/>
            <w:hideMark/>
          </w:tcPr>
          <w:p w14:paraId="243651D8" w14:textId="77777777" w:rsidR="00D72955" w:rsidRPr="007520B4" w:rsidRDefault="00D72955" w:rsidP="00C15479">
            <w:pPr>
              <w:spacing w:before="0" w:after="0" w:line="240" w:lineRule="auto"/>
              <w:jc w:val="left"/>
              <w:rPr>
                <w:rFonts w:eastAsia="Times New Roman" w:cs="Arial"/>
                <w:b/>
                <w:bCs/>
                <w:color w:val="FFFFFF"/>
                <w:sz w:val="19"/>
                <w:szCs w:val="19"/>
                <w:lang w:eastAsia="en-CA"/>
              </w:rPr>
            </w:pPr>
            <w:r w:rsidRPr="007520B4">
              <w:rPr>
                <w:rFonts w:eastAsia="Times New Roman" w:cs="Arial"/>
                <w:b/>
                <w:bCs/>
                <w:color w:val="FFFFFF"/>
                <w:sz w:val="19"/>
                <w:szCs w:val="19"/>
                <w:lang w:eastAsia="en-CA"/>
              </w:rPr>
              <w:t>CoPC</w:t>
            </w:r>
          </w:p>
        </w:tc>
        <w:tc>
          <w:tcPr>
            <w:tcW w:w="2000" w:type="dxa"/>
            <w:tcBorders>
              <w:top w:val="single" w:sz="4" w:space="0" w:color="auto"/>
              <w:left w:val="nil"/>
              <w:bottom w:val="single" w:sz="4" w:space="0" w:color="auto"/>
              <w:right w:val="single" w:sz="4" w:space="0" w:color="auto"/>
            </w:tcBorders>
            <w:shd w:val="clear" w:color="000000" w:fill="52796F"/>
            <w:vAlign w:val="center"/>
            <w:hideMark/>
          </w:tcPr>
          <w:p w14:paraId="52EE85E9" w14:textId="77777777" w:rsidR="00D72955" w:rsidRPr="007520B4" w:rsidRDefault="00D72955" w:rsidP="00C15479">
            <w:pPr>
              <w:spacing w:before="0" w:after="0" w:line="240" w:lineRule="auto"/>
              <w:jc w:val="left"/>
              <w:rPr>
                <w:rFonts w:eastAsia="Times New Roman" w:cs="Arial"/>
                <w:b/>
                <w:bCs/>
                <w:color w:val="FFFFFF"/>
                <w:sz w:val="19"/>
                <w:szCs w:val="19"/>
                <w:lang w:eastAsia="en-CA"/>
              </w:rPr>
            </w:pPr>
            <w:r w:rsidRPr="007520B4">
              <w:rPr>
                <w:rFonts w:eastAsia="Times New Roman" w:cs="Arial"/>
                <w:b/>
                <w:bCs/>
                <w:color w:val="FFFFFF"/>
                <w:sz w:val="19"/>
                <w:szCs w:val="19"/>
                <w:lang w:eastAsia="en-CA"/>
              </w:rPr>
              <w:t>Comment</w:t>
            </w:r>
          </w:p>
        </w:tc>
      </w:tr>
      <w:tr w:rsidR="00D72955" w:rsidRPr="007520B4" w14:paraId="7431E92E" w14:textId="77777777" w:rsidTr="00302B41">
        <w:trPr>
          <w:trHeight w:val="283"/>
        </w:trPr>
        <w:tc>
          <w:tcPr>
            <w:tcW w:w="10020" w:type="dxa"/>
            <w:gridSpan w:val="3"/>
            <w:tcBorders>
              <w:top w:val="single" w:sz="4" w:space="0" w:color="auto"/>
              <w:left w:val="single" w:sz="4" w:space="0" w:color="auto"/>
              <w:bottom w:val="single" w:sz="4" w:space="0" w:color="auto"/>
              <w:right w:val="single" w:sz="4" w:space="0" w:color="auto"/>
            </w:tcBorders>
            <w:vAlign w:val="center"/>
            <w:hideMark/>
          </w:tcPr>
          <w:p w14:paraId="06F15AB8" w14:textId="77777777" w:rsidR="00D72955" w:rsidRPr="007520B4" w:rsidRDefault="00D72955" w:rsidP="00C15479">
            <w:pPr>
              <w:spacing w:before="0" w:after="0" w:line="240" w:lineRule="auto"/>
              <w:jc w:val="left"/>
              <w:rPr>
                <w:rFonts w:eastAsia="Times New Roman" w:cs="Arial"/>
                <w:b/>
                <w:bCs/>
                <w:color w:val="0D0D0D"/>
                <w:sz w:val="19"/>
                <w:szCs w:val="19"/>
                <w:lang w:eastAsia="en-CA"/>
              </w:rPr>
            </w:pPr>
            <w:r w:rsidRPr="007520B4">
              <w:rPr>
                <w:rFonts w:eastAsia="Times New Roman" w:cs="Arial"/>
                <w:b/>
                <w:bCs/>
                <w:color w:val="0D0D0D"/>
                <w:sz w:val="19"/>
                <w:szCs w:val="19"/>
                <w:lang w:eastAsia="en-CA"/>
              </w:rPr>
              <w:t>Human</w:t>
            </w:r>
          </w:p>
        </w:tc>
      </w:tr>
      <w:tr w:rsidR="00D72955" w:rsidRPr="007520B4" w14:paraId="405F171B" w14:textId="77777777" w:rsidTr="00302B41">
        <w:trPr>
          <w:trHeight w:val="283"/>
        </w:trPr>
        <w:tc>
          <w:tcPr>
            <w:tcW w:w="3580" w:type="dxa"/>
            <w:tcBorders>
              <w:top w:val="nil"/>
              <w:left w:val="single" w:sz="4" w:space="0" w:color="auto"/>
              <w:bottom w:val="single" w:sz="4" w:space="0" w:color="auto"/>
              <w:right w:val="single" w:sz="4" w:space="0" w:color="auto"/>
            </w:tcBorders>
            <w:vAlign w:val="center"/>
            <w:hideMark/>
          </w:tcPr>
          <w:p w14:paraId="39CB8D96" w14:textId="77777777" w:rsidR="00D72955" w:rsidRPr="007520B4" w:rsidRDefault="00D72955" w:rsidP="00C15479">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 xml:space="preserve">Direct soil contact </w:t>
            </w:r>
          </w:p>
        </w:tc>
        <w:tc>
          <w:tcPr>
            <w:tcW w:w="4440" w:type="dxa"/>
            <w:tcBorders>
              <w:top w:val="nil"/>
              <w:left w:val="nil"/>
              <w:bottom w:val="single" w:sz="4" w:space="0" w:color="auto"/>
              <w:right w:val="single" w:sz="4" w:space="0" w:color="auto"/>
            </w:tcBorders>
            <w:vAlign w:val="center"/>
            <w:hideMark/>
          </w:tcPr>
          <w:p w14:paraId="51038158" w14:textId="77777777" w:rsidR="00D72955" w:rsidRPr="007520B4" w:rsidRDefault="00D72955" w:rsidP="00C15479">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PHC, PAH, other organics, metals</w:t>
            </w:r>
          </w:p>
        </w:tc>
        <w:tc>
          <w:tcPr>
            <w:tcW w:w="2000" w:type="dxa"/>
            <w:tcBorders>
              <w:top w:val="nil"/>
              <w:left w:val="nil"/>
              <w:bottom w:val="single" w:sz="4" w:space="0" w:color="auto"/>
              <w:right w:val="single" w:sz="4" w:space="0" w:color="auto"/>
            </w:tcBorders>
            <w:vAlign w:val="center"/>
            <w:hideMark/>
          </w:tcPr>
          <w:p w14:paraId="0E85DC3F" w14:textId="77777777" w:rsidR="00D72955" w:rsidRPr="007520B4" w:rsidRDefault="00D72955" w:rsidP="00C15479">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Operable</w:t>
            </w:r>
          </w:p>
        </w:tc>
      </w:tr>
      <w:tr w:rsidR="00D72955" w:rsidRPr="007520B4" w14:paraId="3431CCD6" w14:textId="77777777" w:rsidTr="00302B41">
        <w:trPr>
          <w:trHeight w:val="283"/>
        </w:trPr>
        <w:tc>
          <w:tcPr>
            <w:tcW w:w="3580" w:type="dxa"/>
            <w:tcBorders>
              <w:top w:val="nil"/>
              <w:left w:val="single" w:sz="4" w:space="0" w:color="auto"/>
              <w:bottom w:val="single" w:sz="4" w:space="0" w:color="auto"/>
              <w:right w:val="single" w:sz="4" w:space="0" w:color="auto"/>
            </w:tcBorders>
            <w:vAlign w:val="center"/>
            <w:hideMark/>
          </w:tcPr>
          <w:p w14:paraId="1B0645D2" w14:textId="77777777" w:rsidR="00D72955" w:rsidRPr="007520B4" w:rsidRDefault="00D72955" w:rsidP="00C15479">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Vapour inhala</w:t>
            </w:r>
            <w:r w:rsidRPr="007520B4">
              <w:rPr>
                <w:rFonts w:eastAsia="Times New Roman" w:cs="Arial"/>
                <w:sz w:val="19"/>
                <w:szCs w:val="19"/>
                <w:lang w:eastAsia="en-CA"/>
              </w:rPr>
              <w:t>tion (basement &amp; slab)</w:t>
            </w:r>
          </w:p>
        </w:tc>
        <w:tc>
          <w:tcPr>
            <w:tcW w:w="4440" w:type="dxa"/>
            <w:tcBorders>
              <w:top w:val="nil"/>
              <w:left w:val="nil"/>
              <w:bottom w:val="single" w:sz="4" w:space="0" w:color="auto"/>
              <w:right w:val="single" w:sz="4" w:space="0" w:color="auto"/>
            </w:tcBorders>
            <w:vAlign w:val="center"/>
            <w:hideMark/>
          </w:tcPr>
          <w:p w14:paraId="5AB1490D" w14:textId="77777777" w:rsidR="00D72955" w:rsidRPr="007520B4" w:rsidRDefault="00D72955" w:rsidP="00C15479">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PHC, PAH, other organics</w:t>
            </w:r>
          </w:p>
        </w:tc>
        <w:tc>
          <w:tcPr>
            <w:tcW w:w="2000" w:type="dxa"/>
            <w:tcBorders>
              <w:top w:val="nil"/>
              <w:left w:val="nil"/>
              <w:bottom w:val="single" w:sz="4" w:space="0" w:color="auto"/>
              <w:right w:val="single" w:sz="4" w:space="0" w:color="auto"/>
            </w:tcBorders>
            <w:vAlign w:val="center"/>
            <w:hideMark/>
          </w:tcPr>
          <w:p w14:paraId="5E4C67AA" w14:textId="77777777" w:rsidR="00D72955" w:rsidRPr="007520B4" w:rsidRDefault="00D72955" w:rsidP="00C15479">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Operable</w:t>
            </w:r>
          </w:p>
        </w:tc>
      </w:tr>
      <w:tr w:rsidR="00D72955" w:rsidRPr="007520B4" w14:paraId="23A33097" w14:textId="77777777" w:rsidTr="00302B41">
        <w:trPr>
          <w:trHeight w:val="283"/>
        </w:trPr>
        <w:tc>
          <w:tcPr>
            <w:tcW w:w="3580" w:type="dxa"/>
            <w:tcBorders>
              <w:top w:val="nil"/>
              <w:left w:val="single" w:sz="4" w:space="0" w:color="auto"/>
              <w:bottom w:val="single" w:sz="4" w:space="0" w:color="auto"/>
              <w:right w:val="single" w:sz="4" w:space="0" w:color="auto"/>
            </w:tcBorders>
            <w:vAlign w:val="center"/>
            <w:hideMark/>
          </w:tcPr>
          <w:p w14:paraId="758BECAE" w14:textId="77777777" w:rsidR="00D72955" w:rsidRPr="007520B4" w:rsidRDefault="00D72955" w:rsidP="00C15479">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Domestic use aquifer</w:t>
            </w:r>
          </w:p>
        </w:tc>
        <w:tc>
          <w:tcPr>
            <w:tcW w:w="4440" w:type="dxa"/>
            <w:tcBorders>
              <w:top w:val="nil"/>
              <w:left w:val="nil"/>
              <w:bottom w:val="single" w:sz="4" w:space="0" w:color="auto"/>
              <w:right w:val="single" w:sz="4" w:space="0" w:color="auto"/>
            </w:tcBorders>
            <w:vAlign w:val="center"/>
            <w:hideMark/>
          </w:tcPr>
          <w:p w14:paraId="1403BF3B" w14:textId="77777777" w:rsidR="00D72955" w:rsidRPr="007520B4" w:rsidRDefault="00D72955" w:rsidP="00C15479">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PHC, PAH, other organics, boron, chloride*</w:t>
            </w:r>
          </w:p>
        </w:tc>
        <w:tc>
          <w:tcPr>
            <w:tcW w:w="2000" w:type="dxa"/>
            <w:tcBorders>
              <w:top w:val="nil"/>
              <w:left w:val="nil"/>
              <w:bottom w:val="single" w:sz="4" w:space="0" w:color="auto"/>
              <w:right w:val="single" w:sz="4" w:space="0" w:color="auto"/>
            </w:tcBorders>
            <w:vAlign w:val="center"/>
            <w:hideMark/>
          </w:tcPr>
          <w:p w14:paraId="6ECC0330" w14:textId="77777777" w:rsidR="00D72955" w:rsidRPr="007520B4" w:rsidRDefault="00D72955" w:rsidP="00C15479">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Operable</w:t>
            </w:r>
          </w:p>
        </w:tc>
      </w:tr>
      <w:tr w:rsidR="00D72955" w:rsidRPr="007520B4" w14:paraId="7DC0A279" w14:textId="77777777" w:rsidTr="00302B41">
        <w:trPr>
          <w:trHeight w:val="283"/>
        </w:trPr>
        <w:tc>
          <w:tcPr>
            <w:tcW w:w="10020" w:type="dxa"/>
            <w:gridSpan w:val="3"/>
            <w:tcBorders>
              <w:top w:val="single" w:sz="4" w:space="0" w:color="auto"/>
              <w:left w:val="single" w:sz="4" w:space="0" w:color="auto"/>
              <w:bottom w:val="single" w:sz="4" w:space="0" w:color="auto"/>
              <w:right w:val="single" w:sz="4" w:space="0" w:color="auto"/>
            </w:tcBorders>
            <w:vAlign w:val="center"/>
            <w:hideMark/>
          </w:tcPr>
          <w:p w14:paraId="468BD6EA" w14:textId="77777777" w:rsidR="00D72955" w:rsidRPr="007520B4" w:rsidRDefault="00D72955" w:rsidP="00C15479">
            <w:pPr>
              <w:spacing w:before="0" w:after="0" w:line="240" w:lineRule="auto"/>
              <w:jc w:val="left"/>
              <w:rPr>
                <w:rFonts w:eastAsia="Times New Roman" w:cs="Arial"/>
                <w:b/>
                <w:bCs/>
                <w:color w:val="0D0D0D"/>
                <w:sz w:val="19"/>
                <w:szCs w:val="19"/>
                <w:lang w:eastAsia="en-CA"/>
              </w:rPr>
            </w:pPr>
            <w:r w:rsidRPr="007520B4">
              <w:rPr>
                <w:rFonts w:eastAsia="Times New Roman" w:cs="Arial"/>
                <w:b/>
                <w:bCs/>
                <w:color w:val="0D0D0D"/>
                <w:sz w:val="19"/>
                <w:szCs w:val="19"/>
                <w:lang w:eastAsia="en-CA"/>
              </w:rPr>
              <w:t>Ecological</w:t>
            </w:r>
          </w:p>
        </w:tc>
      </w:tr>
      <w:tr w:rsidR="00D72955" w:rsidRPr="007520B4" w14:paraId="690C5E62" w14:textId="77777777" w:rsidTr="00C15479">
        <w:trPr>
          <w:trHeight w:val="480"/>
        </w:trPr>
        <w:tc>
          <w:tcPr>
            <w:tcW w:w="3580" w:type="dxa"/>
            <w:tcBorders>
              <w:top w:val="nil"/>
              <w:left w:val="single" w:sz="4" w:space="0" w:color="auto"/>
              <w:bottom w:val="single" w:sz="4" w:space="0" w:color="auto"/>
              <w:right w:val="single" w:sz="4" w:space="0" w:color="auto"/>
            </w:tcBorders>
            <w:vAlign w:val="center"/>
            <w:hideMark/>
          </w:tcPr>
          <w:p w14:paraId="6226097F" w14:textId="77777777" w:rsidR="00D72955" w:rsidRPr="007520B4" w:rsidRDefault="00D72955" w:rsidP="00C15479">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Direct soil contact</w:t>
            </w:r>
          </w:p>
        </w:tc>
        <w:tc>
          <w:tcPr>
            <w:tcW w:w="4440" w:type="dxa"/>
            <w:tcBorders>
              <w:top w:val="nil"/>
              <w:left w:val="nil"/>
              <w:bottom w:val="single" w:sz="4" w:space="0" w:color="auto"/>
              <w:right w:val="single" w:sz="4" w:space="0" w:color="auto"/>
            </w:tcBorders>
            <w:vAlign w:val="center"/>
            <w:hideMark/>
          </w:tcPr>
          <w:p w14:paraId="68472B9F" w14:textId="77777777" w:rsidR="00D72955" w:rsidRPr="007520B4" w:rsidRDefault="00D72955" w:rsidP="00C15479">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EC, SAR, pH, PHC, PAH, other organics, metals, chloride*</w:t>
            </w:r>
          </w:p>
        </w:tc>
        <w:tc>
          <w:tcPr>
            <w:tcW w:w="2000" w:type="dxa"/>
            <w:tcBorders>
              <w:top w:val="nil"/>
              <w:left w:val="nil"/>
              <w:bottom w:val="single" w:sz="4" w:space="0" w:color="auto"/>
              <w:right w:val="single" w:sz="4" w:space="0" w:color="auto"/>
            </w:tcBorders>
            <w:vAlign w:val="center"/>
            <w:hideMark/>
          </w:tcPr>
          <w:p w14:paraId="0D614E7A" w14:textId="77777777" w:rsidR="00D72955" w:rsidRPr="007520B4" w:rsidRDefault="00D72955" w:rsidP="00C15479">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Operable</w:t>
            </w:r>
          </w:p>
        </w:tc>
      </w:tr>
      <w:tr w:rsidR="00D72955" w:rsidRPr="007520B4" w14:paraId="7159803C" w14:textId="77777777" w:rsidTr="00302B41">
        <w:trPr>
          <w:trHeight w:val="283"/>
        </w:trPr>
        <w:tc>
          <w:tcPr>
            <w:tcW w:w="3580" w:type="dxa"/>
            <w:tcBorders>
              <w:top w:val="nil"/>
              <w:left w:val="single" w:sz="4" w:space="0" w:color="auto"/>
              <w:bottom w:val="single" w:sz="4" w:space="0" w:color="auto"/>
              <w:right w:val="single" w:sz="4" w:space="0" w:color="auto"/>
            </w:tcBorders>
            <w:vAlign w:val="center"/>
            <w:hideMark/>
          </w:tcPr>
          <w:p w14:paraId="1A8DBB0F" w14:textId="77777777" w:rsidR="00D72955" w:rsidRPr="007520B4" w:rsidRDefault="00D72955" w:rsidP="00C15479">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Nutrient/Energy cycling</w:t>
            </w:r>
          </w:p>
        </w:tc>
        <w:tc>
          <w:tcPr>
            <w:tcW w:w="4440" w:type="dxa"/>
            <w:tcBorders>
              <w:top w:val="nil"/>
              <w:left w:val="nil"/>
              <w:bottom w:val="single" w:sz="4" w:space="0" w:color="auto"/>
              <w:right w:val="single" w:sz="4" w:space="0" w:color="auto"/>
            </w:tcBorders>
            <w:vAlign w:val="center"/>
            <w:hideMark/>
          </w:tcPr>
          <w:p w14:paraId="4A4DDFAD" w14:textId="77777777" w:rsidR="00D72955" w:rsidRPr="007520B4" w:rsidRDefault="00D72955" w:rsidP="00C15479">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Metals, ethylene glycol</w:t>
            </w:r>
          </w:p>
        </w:tc>
        <w:tc>
          <w:tcPr>
            <w:tcW w:w="2000" w:type="dxa"/>
            <w:tcBorders>
              <w:top w:val="nil"/>
              <w:left w:val="nil"/>
              <w:bottom w:val="single" w:sz="4" w:space="0" w:color="auto"/>
              <w:right w:val="single" w:sz="4" w:space="0" w:color="auto"/>
            </w:tcBorders>
            <w:vAlign w:val="center"/>
            <w:hideMark/>
          </w:tcPr>
          <w:p w14:paraId="288AD6A7" w14:textId="77777777" w:rsidR="00D72955" w:rsidRPr="007520B4" w:rsidRDefault="00D72955" w:rsidP="00C15479">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Operable</w:t>
            </w:r>
          </w:p>
        </w:tc>
      </w:tr>
      <w:tr w:rsidR="00D72955" w:rsidRPr="007520B4" w14:paraId="613DF789" w14:textId="77777777" w:rsidTr="00302B41">
        <w:trPr>
          <w:trHeight w:val="283"/>
        </w:trPr>
        <w:tc>
          <w:tcPr>
            <w:tcW w:w="3580" w:type="dxa"/>
            <w:tcBorders>
              <w:top w:val="nil"/>
              <w:left w:val="single" w:sz="4" w:space="0" w:color="auto"/>
              <w:bottom w:val="single" w:sz="4" w:space="0" w:color="auto"/>
              <w:right w:val="single" w:sz="4" w:space="0" w:color="auto"/>
            </w:tcBorders>
            <w:vAlign w:val="center"/>
            <w:hideMark/>
          </w:tcPr>
          <w:p w14:paraId="11996726" w14:textId="77777777" w:rsidR="00D72955" w:rsidRPr="007520B4" w:rsidRDefault="00D72955" w:rsidP="00C15479">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Livestock soil &amp; food ingestion</w:t>
            </w:r>
          </w:p>
        </w:tc>
        <w:tc>
          <w:tcPr>
            <w:tcW w:w="4440" w:type="dxa"/>
            <w:tcBorders>
              <w:top w:val="nil"/>
              <w:left w:val="nil"/>
              <w:bottom w:val="single" w:sz="4" w:space="0" w:color="auto"/>
              <w:right w:val="single" w:sz="4" w:space="0" w:color="auto"/>
            </w:tcBorders>
            <w:vAlign w:val="center"/>
            <w:hideMark/>
          </w:tcPr>
          <w:p w14:paraId="4516DF44" w14:textId="77777777" w:rsidR="00D72955" w:rsidRPr="007520B4" w:rsidRDefault="00D72955" w:rsidP="00C15479">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PHC, PAH, metals</w:t>
            </w:r>
          </w:p>
        </w:tc>
        <w:tc>
          <w:tcPr>
            <w:tcW w:w="2000" w:type="dxa"/>
            <w:tcBorders>
              <w:top w:val="nil"/>
              <w:left w:val="nil"/>
              <w:bottom w:val="single" w:sz="4" w:space="0" w:color="auto"/>
              <w:right w:val="single" w:sz="4" w:space="0" w:color="auto"/>
            </w:tcBorders>
            <w:vAlign w:val="center"/>
            <w:hideMark/>
          </w:tcPr>
          <w:p w14:paraId="198011F7" w14:textId="77777777" w:rsidR="00D72955" w:rsidRPr="007520B4" w:rsidRDefault="00D72955" w:rsidP="00C15479">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Operable</w:t>
            </w:r>
          </w:p>
        </w:tc>
      </w:tr>
      <w:tr w:rsidR="00D72955" w:rsidRPr="007520B4" w14:paraId="31E5FE2B" w14:textId="77777777" w:rsidTr="00302B41">
        <w:trPr>
          <w:trHeight w:val="283"/>
        </w:trPr>
        <w:tc>
          <w:tcPr>
            <w:tcW w:w="3580" w:type="dxa"/>
            <w:tcBorders>
              <w:top w:val="nil"/>
              <w:left w:val="single" w:sz="4" w:space="0" w:color="auto"/>
              <w:bottom w:val="single" w:sz="4" w:space="0" w:color="auto"/>
              <w:right w:val="single" w:sz="4" w:space="0" w:color="auto"/>
            </w:tcBorders>
            <w:vAlign w:val="center"/>
            <w:hideMark/>
          </w:tcPr>
          <w:p w14:paraId="214E3590" w14:textId="77777777" w:rsidR="00D72955" w:rsidRPr="007520B4" w:rsidRDefault="00D72955" w:rsidP="00C15479">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Wildlife soil &amp; food ingestion</w:t>
            </w:r>
          </w:p>
        </w:tc>
        <w:tc>
          <w:tcPr>
            <w:tcW w:w="4440" w:type="dxa"/>
            <w:tcBorders>
              <w:top w:val="nil"/>
              <w:left w:val="nil"/>
              <w:bottom w:val="single" w:sz="4" w:space="0" w:color="auto"/>
              <w:right w:val="single" w:sz="4" w:space="0" w:color="auto"/>
            </w:tcBorders>
            <w:vAlign w:val="center"/>
            <w:hideMark/>
          </w:tcPr>
          <w:p w14:paraId="50699347" w14:textId="77777777" w:rsidR="00D72955" w:rsidRPr="007520B4" w:rsidRDefault="00D72955" w:rsidP="00C15479">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PHC, PAH, barium</w:t>
            </w:r>
          </w:p>
        </w:tc>
        <w:tc>
          <w:tcPr>
            <w:tcW w:w="2000" w:type="dxa"/>
            <w:tcBorders>
              <w:top w:val="nil"/>
              <w:left w:val="nil"/>
              <w:bottom w:val="single" w:sz="4" w:space="0" w:color="auto"/>
              <w:right w:val="single" w:sz="4" w:space="0" w:color="auto"/>
            </w:tcBorders>
            <w:vAlign w:val="center"/>
            <w:hideMark/>
          </w:tcPr>
          <w:p w14:paraId="7D43ECF2" w14:textId="77777777" w:rsidR="00D72955" w:rsidRPr="007520B4" w:rsidRDefault="00D72955" w:rsidP="00C15479">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Operable</w:t>
            </w:r>
          </w:p>
        </w:tc>
      </w:tr>
      <w:tr w:rsidR="00D72955" w:rsidRPr="007520B4" w14:paraId="20DCE9CD" w14:textId="77777777" w:rsidTr="00302B41">
        <w:trPr>
          <w:trHeight w:val="283"/>
        </w:trPr>
        <w:tc>
          <w:tcPr>
            <w:tcW w:w="3580" w:type="dxa"/>
            <w:tcBorders>
              <w:top w:val="nil"/>
              <w:left w:val="single" w:sz="4" w:space="0" w:color="auto"/>
              <w:bottom w:val="single" w:sz="4" w:space="0" w:color="auto"/>
              <w:right w:val="single" w:sz="4" w:space="0" w:color="auto"/>
            </w:tcBorders>
            <w:vAlign w:val="center"/>
            <w:hideMark/>
          </w:tcPr>
          <w:p w14:paraId="5F549402" w14:textId="77777777" w:rsidR="00D72955" w:rsidRPr="007520B4" w:rsidRDefault="00D72955" w:rsidP="00C15479">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Freshwater aquatic life</w:t>
            </w:r>
          </w:p>
        </w:tc>
        <w:tc>
          <w:tcPr>
            <w:tcW w:w="4440" w:type="dxa"/>
            <w:tcBorders>
              <w:top w:val="nil"/>
              <w:left w:val="nil"/>
              <w:bottom w:val="single" w:sz="4" w:space="0" w:color="auto"/>
              <w:right w:val="single" w:sz="4" w:space="0" w:color="auto"/>
            </w:tcBorders>
            <w:vAlign w:val="center"/>
            <w:hideMark/>
          </w:tcPr>
          <w:p w14:paraId="4ABEE924" w14:textId="77777777" w:rsidR="00D72955" w:rsidRPr="007520B4" w:rsidRDefault="00D72955" w:rsidP="00C15479">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PHC, PAH, other organics, boron, chloride*</w:t>
            </w:r>
          </w:p>
        </w:tc>
        <w:tc>
          <w:tcPr>
            <w:tcW w:w="2000" w:type="dxa"/>
            <w:tcBorders>
              <w:top w:val="nil"/>
              <w:left w:val="nil"/>
              <w:bottom w:val="single" w:sz="4" w:space="0" w:color="auto"/>
              <w:right w:val="single" w:sz="4" w:space="0" w:color="auto"/>
            </w:tcBorders>
            <w:vAlign w:val="center"/>
            <w:hideMark/>
          </w:tcPr>
          <w:p w14:paraId="1902F0CF" w14:textId="77777777" w:rsidR="00D72955" w:rsidRPr="007520B4" w:rsidRDefault="00D72955" w:rsidP="00C15479">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Operable</w:t>
            </w:r>
          </w:p>
        </w:tc>
      </w:tr>
      <w:tr w:rsidR="00D72955" w:rsidRPr="007520B4" w14:paraId="5DD87D78" w14:textId="77777777" w:rsidTr="00302B41">
        <w:trPr>
          <w:trHeight w:val="283"/>
        </w:trPr>
        <w:tc>
          <w:tcPr>
            <w:tcW w:w="3580" w:type="dxa"/>
            <w:tcBorders>
              <w:top w:val="nil"/>
              <w:left w:val="single" w:sz="4" w:space="0" w:color="auto"/>
              <w:bottom w:val="single" w:sz="4" w:space="0" w:color="auto"/>
              <w:right w:val="single" w:sz="4" w:space="0" w:color="auto"/>
            </w:tcBorders>
            <w:vAlign w:val="center"/>
            <w:hideMark/>
          </w:tcPr>
          <w:p w14:paraId="56022494" w14:textId="77777777" w:rsidR="00D72955" w:rsidRPr="007520B4" w:rsidRDefault="00D72955" w:rsidP="00C15479">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Livestock water</w:t>
            </w:r>
          </w:p>
        </w:tc>
        <w:tc>
          <w:tcPr>
            <w:tcW w:w="4440" w:type="dxa"/>
            <w:tcBorders>
              <w:top w:val="nil"/>
              <w:left w:val="nil"/>
              <w:bottom w:val="single" w:sz="4" w:space="0" w:color="auto"/>
              <w:right w:val="single" w:sz="4" w:space="0" w:color="auto"/>
            </w:tcBorders>
            <w:vAlign w:val="center"/>
            <w:hideMark/>
          </w:tcPr>
          <w:p w14:paraId="2B422A11" w14:textId="77777777" w:rsidR="00D72955" w:rsidRPr="007520B4" w:rsidRDefault="00D72955" w:rsidP="00C15479">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PHC, boron, chloride*</w:t>
            </w:r>
          </w:p>
        </w:tc>
        <w:tc>
          <w:tcPr>
            <w:tcW w:w="2000" w:type="dxa"/>
            <w:tcBorders>
              <w:top w:val="nil"/>
              <w:left w:val="nil"/>
              <w:bottom w:val="single" w:sz="4" w:space="0" w:color="auto"/>
              <w:right w:val="single" w:sz="4" w:space="0" w:color="auto"/>
            </w:tcBorders>
            <w:vAlign w:val="center"/>
            <w:hideMark/>
          </w:tcPr>
          <w:p w14:paraId="2454A206" w14:textId="77777777" w:rsidR="00D72955" w:rsidRPr="007520B4" w:rsidRDefault="00D72955" w:rsidP="00C15479">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Operable</w:t>
            </w:r>
          </w:p>
        </w:tc>
      </w:tr>
      <w:tr w:rsidR="00D72955" w:rsidRPr="007520B4" w14:paraId="41E18831" w14:textId="77777777" w:rsidTr="00302B41">
        <w:trPr>
          <w:trHeight w:val="283"/>
        </w:trPr>
        <w:tc>
          <w:tcPr>
            <w:tcW w:w="3580" w:type="dxa"/>
            <w:tcBorders>
              <w:top w:val="nil"/>
              <w:left w:val="single" w:sz="4" w:space="0" w:color="auto"/>
              <w:bottom w:val="single" w:sz="4" w:space="0" w:color="auto"/>
              <w:right w:val="single" w:sz="4" w:space="0" w:color="auto"/>
            </w:tcBorders>
            <w:vAlign w:val="center"/>
            <w:hideMark/>
          </w:tcPr>
          <w:p w14:paraId="555254C3" w14:textId="77777777" w:rsidR="00D72955" w:rsidRPr="007520B4" w:rsidRDefault="00D72955" w:rsidP="00C15479">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lastRenderedPageBreak/>
              <w:t>Wildlife water</w:t>
            </w:r>
          </w:p>
        </w:tc>
        <w:tc>
          <w:tcPr>
            <w:tcW w:w="4440" w:type="dxa"/>
            <w:tcBorders>
              <w:top w:val="nil"/>
              <w:left w:val="nil"/>
              <w:bottom w:val="single" w:sz="4" w:space="0" w:color="auto"/>
              <w:right w:val="single" w:sz="4" w:space="0" w:color="auto"/>
            </w:tcBorders>
            <w:vAlign w:val="center"/>
            <w:hideMark/>
          </w:tcPr>
          <w:p w14:paraId="528A9375" w14:textId="77777777" w:rsidR="00D72955" w:rsidRPr="007520B4" w:rsidRDefault="00D72955" w:rsidP="00C15479">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PHC, boron</w:t>
            </w:r>
          </w:p>
        </w:tc>
        <w:tc>
          <w:tcPr>
            <w:tcW w:w="2000" w:type="dxa"/>
            <w:tcBorders>
              <w:top w:val="nil"/>
              <w:left w:val="nil"/>
              <w:bottom w:val="single" w:sz="4" w:space="0" w:color="auto"/>
              <w:right w:val="single" w:sz="4" w:space="0" w:color="auto"/>
            </w:tcBorders>
            <w:vAlign w:val="center"/>
            <w:hideMark/>
          </w:tcPr>
          <w:p w14:paraId="2947C872" w14:textId="77777777" w:rsidR="00D72955" w:rsidRPr="007520B4" w:rsidRDefault="00D72955" w:rsidP="00C15479">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Operable</w:t>
            </w:r>
          </w:p>
        </w:tc>
      </w:tr>
      <w:tr w:rsidR="00D72955" w:rsidRPr="007520B4" w14:paraId="19B2D899" w14:textId="77777777" w:rsidTr="00302B41">
        <w:trPr>
          <w:trHeight w:val="283"/>
        </w:trPr>
        <w:tc>
          <w:tcPr>
            <w:tcW w:w="3580" w:type="dxa"/>
            <w:tcBorders>
              <w:top w:val="nil"/>
              <w:left w:val="single" w:sz="4" w:space="0" w:color="auto"/>
              <w:bottom w:val="single" w:sz="4" w:space="0" w:color="auto"/>
              <w:right w:val="single" w:sz="4" w:space="0" w:color="auto"/>
            </w:tcBorders>
            <w:vAlign w:val="center"/>
            <w:hideMark/>
          </w:tcPr>
          <w:p w14:paraId="0432A449" w14:textId="77777777" w:rsidR="00D72955" w:rsidRPr="007520B4" w:rsidRDefault="00D72955" w:rsidP="00C15479">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Irrigation water</w:t>
            </w:r>
          </w:p>
        </w:tc>
        <w:tc>
          <w:tcPr>
            <w:tcW w:w="4440" w:type="dxa"/>
            <w:tcBorders>
              <w:top w:val="nil"/>
              <w:left w:val="nil"/>
              <w:bottom w:val="single" w:sz="4" w:space="0" w:color="auto"/>
              <w:right w:val="single" w:sz="4" w:space="0" w:color="auto"/>
            </w:tcBorders>
            <w:vAlign w:val="center"/>
            <w:hideMark/>
          </w:tcPr>
          <w:p w14:paraId="25D527E3" w14:textId="77777777" w:rsidR="00D72955" w:rsidRPr="007520B4" w:rsidRDefault="00D72955" w:rsidP="00C15479">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Boron, chloride*</w:t>
            </w:r>
          </w:p>
        </w:tc>
        <w:tc>
          <w:tcPr>
            <w:tcW w:w="2000" w:type="dxa"/>
            <w:tcBorders>
              <w:top w:val="nil"/>
              <w:left w:val="nil"/>
              <w:bottom w:val="single" w:sz="4" w:space="0" w:color="auto"/>
              <w:right w:val="single" w:sz="4" w:space="0" w:color="auto"/>
            </w:tcBorders>
            <w:vAlign w:val="center"/>
            <w:hideMark/>
          </w:tcPr>
          <w:p w14:paraId="7D67FF1C" w14:textId="77777777" w:rsidR="00D72955" w:rsidRPr="007520B4" w:rsidRDefault="00D72955" w:rsidP="00C15479">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Operable</w:t>
            </w:r>
          </w:p>
        </w:tc>
      </w:tr>
      <w:tr w:rsidR="00D72955" w:rsidRPr="007520B4" w14:paraId="233F7E4A" w14:textId="77777777" w:rsidTr="00302B41">
        <w:trPr>
          <w:trHeight w:val="283"/>
        </w:trPr>
        <w:tc>
          <w:tcPr>
            <w:tcW w:w="10020" w:type="dxa"/>
            <w:gridSpan w:val="3"/>
            <w:tcBorders>
              <w:top w:val="single" w:sz="4" w:space="0" w:color="auto"/>
              <w:left w:val="single" w:sz="4" w:space="0" w:color="auto"/>
              <w:bottom w:val="single" w:sz="4" w:space="0" w:color="auto"/>
              <w:right w:val="single" w:sz="4" w:space="0" w:color="auto"/>
            </w:tcBorders>
            <w:vAlign w:val="center"/>
            <w:hideMark/>
          </w:tcPr>
          <w:p w14:paraId="7D2C3022" w14:textId="77777777" w:rsidR="00D72955" w:rsidRPr="007520B4" w:rsidRDefault="00D72955" w:rsidP="00C15479">
            <w:pPr>
              <w:spacing w:before="0" w:after="0" w:line="240" w:lineRule="auto"/>
              <w:jc w:val="left"/>
              <w:rPr>
                <w:rFonts w:eastAsia="Times New Roman" w:cs="Arial"/>
                <w:b/>
                <w:bCs/>
                <w:color w:val="0D0D0D"/>
                <w:sz w:val="19"/>
                <w:szCs w:val="19"/>
                <w:lang w:eastAsia="en-CA"/>
              </w:rPr>
            </w:pPr>
            <w:r w:rsidRPr="007520B4">
              <w:rPr>
                <w:rFonts w:eastAsia="Times New Roman" w:cs="Arial"/>
                <w:b/>
                <w:bCs/>
                <w:color w:val="0D0D0D"/>
                <w:sz w:val="19"/>
                <w:szCs w:val="19"/>
                <w:lang w:eastAsia="en-CA"/>
              </w:rPr>
              <w:t>Other</w:t>
            </w:r>
          </w:p>
        </w:tc>
      </w:tr>
      <w:tr w:rsidR="00D72955" w:rsidRPr="007520B4" w14:paraId="1A694B7C" w14:textId="77777777" w:rsidTr="00302B41">
        <w:trPr>
          <w:trHeight w:val="283"/>
        </w:trPr>
        <w:tc>
          <w:tcPr>
            <w:tcW w:w="3580" w:type="dxa"/>
            <w:tcBorders>
              <w:top w:val="nil"/>
              <w:left w:val="single" w:sz="4" w:space="0" w:color="auto"/>
              <w:bottom w:val="single" w:sz="4" w:space="0" w:color="auto"/>
              <w:right w:val="single" w:sz="4" w:space="0" w:color="auto"/>
            </w:tcBorders>
            <w:vAlign w:val="center"/>
            <w:hideMark/>
          </w:tcPr>
          <w:p w14:paraId="55DCB320" w14:textId="77777777" w:rsidR="00D72955" w:rsidRPr="007520B4" w:rsidRDefault="00D72955" w:rsidP="00C15479">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Management limit</w:t>
            </w:r>
          </w:p>
        </w:tc>
        <w:tc>
          <w:tcPr>
            <w:tcW w:w="4440" w:type="dxa"/>
            <w:tcBorders>
              <w:top w:val="nil"/>
              <w:left w:val="nil"/>
              <w:bottom w:val="single" w:sz="4" w:space="0" w:color="auto"/>
              <w:right w:val="single" w:sz="4" w:space="0" w:color="auto"/>
            </w:tcBorders>
            <w:vAlign w:val="center"/>
            <w:hideMark/>
          </w:tcPr>
          <w:p w14:paraId="0ED0AF17" w14:textId="77777777" w:rsidR="00D72955" w:rsidRPr="007520B4" w:rsidRDefault="00D72955" w:rsidP="00C15479">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PHC, methanol, chloride*</w:t>
            </w:r>
          </w:p>
        </w:tc>
        <w:tc>
          <w:tcPr>
            <w:tcW w:w="2000" w:type="dxa"/>
            <w:tcBorders>
              <w:top w:val="nil"/>
              <w:left w:val="nil"/>
              <w:bottom w:val="single" w:sz="4" w:space="0" w:color="auto"/>
              <w:right w:val="single" w:sz="4" w:space="0" w:color="auto"/>
            </w:tcBorders>
            <w:vAlign w:val="center"/>
            <w:hideMark/>
          </w:tcPr>
          <w:p w14:paraId="76D9BE5F" w14:textId="77777777" w:rsidR="00D72955" w:rsidRPr="007520B4" w:rsidRDefault="00D72955" w:rsidP="00C15479">
            <w:pPr>
              <w:spacing w:before="0" w:after="0" w:line="240" w:lineRule="auto"/>
              <w:jc w:val="left"/>
              <w:rPr>
                <w:rFonts w:eastAsia="Times New Roman" w:cs="Arial"/>
                <w:color w:val="0D0D0D"/>
                <w:sz w:val="19"/>
                <w:szCs w:val="19"/>
                <w:lang w:eastAsia="en-CA"/>
              </w:rPr>
            </w:pPr>
            <w:r w:rsidRPr="007520B4">
              <w:rPr>
                <w:rFonts w:eastAsia="Times New Roman" w:cs="Arial"/>
                <w:color w:val="0D0D0D"/>
                <w:sz w:val="19"/>
                <w:szCs w:val="19"/>
                <w:lang w:eastAsia="en-CA"/>
              </w:rPr>
              <w:t>Operable</w:t>
            </w:r>
          </w:p>
        </w:tc>
      </w:tr>
    </w:tbl>
    <w:p w14:paraId="74B353B6" w14:textId="77777777" w:rsidR="002F461C" w:rsidRPr="002F461C" w:rsidRDefault="002F461C" w:rsidP="0066613F">
      <w:pPr>
        <w:spacing w:before="60" w:after="0" w:line="240" w:lineRule="auto"/>
        <w:ind w:firstLineChars="100" w:firstLine="180"/>
        <w:rPr>
          <w:rFonts w:eastAsia="Times New Roman" w:cs="Arial"/>
          <w:color w:val="000000"/>
          <w:sz w:val="18"/>
          <w:szCs w:val="18"/>
          <w:lang w:eastAsia="en-CA"/>
        </w:rPr>
      </w:pPr>
      <w:r w:rsidRPr="002F461C">
        <w:rPr>
          <w:rFonts w:eastAsia="Times New Roman" w:cs="Arial"/>
          <w:color w:val="000000"/>
          <w:sz w:val="18"/>
          <w:szCs w:val="18"/>
          <w:lang w:eastAsia="en-CA"/>
        </w:rPr>
        <w:t>*Although there is no specific guideline for soil chloride, it is a potential CoPC for the above pathways.</w:t>
      </w:r>
    </w:p>
    <w:p w14:paraId="3C708453" w14:textId="13A4B252" w:rsidR="00F86226" w:rsidRPr="00BF3FC0" w:rsidRDefault="00F86226" w:rsidP="00F86226">
      <w:pPr>
        <w:spacing w:after="0"/>
      </w:pPr>
      <w:r>
        <w:t>&lt;INSERT_28_NATURAL_</w:t>
      </w:r>
      <w:r w:rsidR="002B5256">
        <w:t>STD_</w:t>
      </w:r>
      <w:r>
        <w:t>TABLE&gt;</w:t>
      </w:r>
    </w:p>
    <w:p w14:paraId="71EB5770" w14:textId="18590C8A" w:rsidR="00DF0FF1" w:rsidRDefault="00DF0FF1" w:rsidP="00DF0FF1">
      <w:pPr>
        <w:spacing w:after="0"/>
        <w:rPr>
          <w:color w:val="C00000"/>
          <w:u w:val="single"/>
        </w:rPr>
      </w:pPr>
      <w:r w:rsidRPr="00BF3FC0">
        <w:rPr>
          <w:color w:val="C00000"/>
          <w:u w:val="single"/>
        </w:rPr>
        <w:t xml:space="preserve">Natural </w:t>
      </w:r>
      <w:r>
        <w:rPr>
          <w:color w:val="C00000"/>
          <w:u w:val="single"/>
        </w:rPr>
        <w:t>Area</w:t>
      </w:r>
      <w:r w:rsidRPr="00BF3FC0">
        <w:rPr>
          <w:color w:val="C00000"/>
          <w:u w:val="single"/>
        </w:rPr>
        <w:t xml:space="preserve"> land use </w:t>
      </w:r>
      <w:r>
        <w:rPr>
          <w:color w:val="C00000"/>
          <w:u w:val="single"/>
        </w:rPr>
        <w:t>–</w:t>
      </w:r>
      <w:r w:rsidRPr="00BF3FC0">
        <w:rPr>
          <w:color w:val="C00000"/>
          <w:u w:val="single"/>
        </w:rPr>
        <w:t xml:space="preserve"> </w:t>
      </w:r>
      <w:r>
        <w:rPr>
          <w:color w:val="C00000"/>
          <w:u w:val="single"/>
        </w:rPr>
        <w:t xml:space="preserve">Standard CoPCs – feel free to keep this as </w:t>
      </w:r>
      <w:r w:rsidR="008660E5">
        <w:rPr>
          <w:color w:val="C00000"/>
          <w:u w:val="single"/>
        </w:rPr>
        <w:t>a default for any site that doesn’t have PAHs, other organics, etc.</w:t>
      </w:r>
    </w:p>
    <w:tbl>
      <w:tblPr>
        <w:tblW w:w="10020" w:type="dxa"/>
        <w:tblLook w:val="04A0" w:firstRow="1" w:lastRow="0" w:firstColumn="1" w:lastColumn="0" w:noHBand="0" w:noVBand="1"/>
      </w:tblPr>
      <w:tblGrid>
        <w:gridCol w:w="3580"/>
        <w:gridCol w:w="4440"/>
        <w:gridCol w:w="2000"/>
      </w:tblGrid>
      <w:tr w:rsidR="00DF0FF1" w:rsidRPr="00D34825" w14:paraId="33F3ADF1" w14:textId="77777777" w:rsidTr="00302B41">
        <w:trPr>
          <w:trHeight w:val="283"/>
        </w:trPr>
        <w:tc>
          <w:tcPr>
            <w:tcW w:w="3580" w:type="dxa"/>
            <w:tcBorders>
              <w:top w:val="single" w:sz="4" w:space="0" w:color="auto"/>
              <w:left w:val="single" w:sz="4" w:space="0" w:color="auto"/>
              <w:bottom w:val="single" w:sz="4" w:space="0" w:color="auto"/>
              <w:right w:val="single" w:sz="4" w:space="0" w:color="auto"/>
            </w:tcBorders>
            <w:shd w:val="clear" w:color="000000" w:fill="52796F"/>
            <w:vAlign w:val="center"/>
            <w:hideMark/>
          </w:tcPr>
          <w:p w14:paraId="6C865FD7" w14:textId="77777777" w:rsidR="00DF0FF1" w:rsidRPr="00D34825" w:rsidRDefault="00DF0FF1" w:rsidP="00C15479">
            <w:pPr>
              <w:spacing w:before="0" w:after="0" w:line="240" w:lineRule="auto"/>
              <w:jc w:val="left"/>
              <w:rPr>
                <w:rFonts w:eastAsia="Times New Roman" w:cs="Arial"/>
                <w:b/>
                <w:bCs/>
                <w:color w:val="FFFFFF"/>
                <w:sz w:val="19"/>
                <w:szCs w:val="19"/>
                <w:lang w:eastAsia="en-CA"/>
              </w:rPr>
            </w:pPr>
            <w:r w:rsidRPr="00D34825">
              <w:rPr>
                <w:rFonts w:eastAsia="Times New Roman" w:cs="Arial"/>
                <w:b/>
                <w:bCs/>
                <w:color w:val="FFFFFF"/>
                <w:sz w:val="19"/>
                <w:szCs w:val="19"/>
                <w:lang w:eastAsia="en-CA"/>
              </w:rPr>
              <w:t>Exposure Pathway</w:t>
            </w:r>
          </w:p>
        </w:tc>
        <w:tc>
          <w:tcPr>
            <w:tcW w:w="4440" w:type="dxa"/>
            <w:tcBorders>
              <w:top w:val="single" w:sz="4" w:space="0" w:color="auto"/>
              <w:left w:val="nil"/>
              <w:bottom w:val="single" w:sz="4" w:space="0" w:color="auto"/>
              <w:right w:val="single" w:sz="4" w:space="0" w:color="auto"/>
            </w:tcBorders>
            <w:shd w:val="clear" w:color="000000" w:fill="52796F"/>
            <w:vAlign w:val="center"/>
            <w:hideMark/>
          </w:tcPr>
          <w:p w14:paraId="7A17BA8E" w14:textId="77777777" w:rsidR="00DF0FF1" w:rsidRPr="00D34825" w:rsidRDefault="00DF0FF1" w:rsidP="00C15479">
            <w:pPr>
              <w:spacing w:before="0" w:after="0" w:line="240" w:lineRule="auto"/>
              <w:jc w:val="left"/>
              <w:rPr>
                <w:rFonts w:eastAsia="Times New Roman" w:cs="Arial"/>
                <w:b/>
                <w:bCs/>
                <w:color w:val="FFFFFF"/>
                <w:sz w:val="19"/>
                <w:szCs w:val="19"/>
                <w:lang w:eastAsia="en-CA"/>
              </w:rPr>
            </w:pPr>
            <w:r w:rsidRPr="00D34825">
              <w:rPr>
                <w:rFonts w:eastAsia="Times New Roman" w:cs="Arial"/>
                <w:b/>
                <w:bCs/>
                <w:color w:val="FFFFFF"/>
                <w:sz w:val="19"/>
                <w:szCs w:val="19"/>
                <w:lang w:eastAsia="en-CA"/>
              </w:rPr>
              <w:t>CoPC</w:t>
            </w:r>
          </w:p>
        </w:tc>
        <w:tc>
          <w:tcPr>
            <w:tcW w:w="2000" w:type="dxa"/>
            <w:tcBorders>
              <w:top w:val="single" w:sz="4" w:space="0" w:color="auto"/>
              <w:left w:val="nil"/>
              <w:bottom w:val="single" w:sz="4" w:space="0" w:color="auto"/>
              <w:right w:val="single" w:sz="4" w:space="0" w:color="auto"/>
            </w:tcBorders>
            <w:shd w:val="clear" w:color="000000" w:fill="52796F"/>
            <w:vAlign w:val="center"/>
            <w:hideMark/>
          </w:tcPr>
          <w:p w14:paraId="7B5CD8BC" w14:textId="77777777" w:rsidR="00DF0FF1" w:rsidRPr="00D34825" w:rsidRDefault="00DF0FF1" w:rsidP="00C15479">
            <w:pPr>
              <w:spacing w:before="0" w:after="0" w:line="240" w:lineRule="auto"/>
              <w:jc w:val="left"/>
              <w:rPr>
                <w:rFonts w:eastAsia="Times New Roman" w:cs="Arial"/>
                <w:b/>
                <w:bCs/>
                <w:color w:val="FFFFFF"/>
                <w:sz w:val="19"/>
                <w:szCs w:val="19"/>
                <w:lang w:eastAsia="en-CA"/>
              </w:rPr>
            </w:pPr>
            <w:r w:rsidRPr="00D34825">
              <w:rPr>
                <w:rFonts w:eastAsia="Times New Roman" w:cs="Arial"/>
                <w:b/>
                <w:bCs/>
                <w:color w:val="FFFFFF"/>
                <w:sz w:val="19"/>
                <w:szCs w:val="19"/>
                <w:lang w:eastAsia="en-CA"/>
              </w:rPr>
              <w:t>Comment</w:t>
            </w:r>
          </w:p>
        </w:tc>
      </w:tr>
      <w:tr w:rsidR="00DF0FF1" w:rsidRPr="00D34825" w14:paraId="02BE3379" w14:textId="77777777" w:rsidTr="00302B41">
        <w:trPr>
          <w:trHeight w:val="283"/>
        </w:trPr>
        <w:tc>
          <w:tcPr>
            <w:tcW w:w="10020" w:type="dxa"/>
            <w:gridSpan w:val="3"/>
            <w:tcBorders>
              <w:top w:val="single" w:sz="4" w:space="0" w:color="auto"/>
              <w:left w:val="single" w:sz="4" w:space="0" w:color="auto"/>
              <w:bottom w:val="single" w:sz="4" w:space="0" w:color="auto"/>
              <w:right w:val="single" w:sz="4" w:space="0" w:color="auto"/>
            </w:tcBorders>
            <w:vAlign w:val="center"/>
            <w:hideMark/>
          </w:tcPr>
          <w:p w14:paraId="2664C3F4" w14:textId="77777777" w:rsidR="00DF0FF1" w:rsidRPr="00D34825" w:rsidRDefault="00DF0FF1" w:rsidP="00C15479">
            <w:pPr>
              <w:spacing w:before="0" w:after="0" w:line="240" w:lineRule="auto"/>
              <w:jc w:val="left"/>
              <w:rPr>
                <w:rFonts w:eastAsia="Times New Roman" w:cs="Arial"/>
                <w:b/>
                <w:bCs/>
                <w:color w:val="0D0D0D"/>
                <w:sz w:val="19"/>
                <w:szCs w:val="19"/>
                <w:lang w:eastAsia="en-CA"/>
              </w:rPr>
            </w:pPr>
            <w:r w:rsidRPr="00D34825">
              <w:rPr>
                <w:rFonts w:eastAsia="Times New Roman" w:cs="Arial"/>
                <w:b/>
                <w:bCs/>
                <w:color w:val="0D0D0D"/>
                <w:sz w:val="19"/>
                <w:szCs w:val="19"/>
                <w:lang w:eastAsia="en-CA"/>
              </w:rPr>
              <w:t>Human</w:t>
            </w:r>
          </w:p>
        </w:tc>
      </w:tr>
      <w:tr w:rsidR="00DF0FF1" w:rsidRPr="00D34825" w14:paraId="0AD5676A" w14:textId="77777777" w:rsidTr="00302B41">
        <w:trPr>
          <w:trHeight w:val="283"/>
        </w:trPr>
        <w:tc>
          <w:tcPr>
            <w:tcW w:w="3580" w:type="dxa"/>
            <w:tcBorders>
              <w:top w:val="nil"/>
              <w:left w:val="single" w:sz="4" w:space="0" w:color="auto"/>
              <w:bottom w:val="single" w:sz="4" w:space="0" w:color="auto"/>
              <w:right w:val="single" w:sz="4" w:space="0" w:color="auto"/>
            </w:tcBorders>
            <w:vAlign w:val="center"/>
            <w:hideMark/>
          </w:tcPr>
          <w:p w14:paraId="55C9558A" w14:textId="77777777" w:rsidR="00DF0FF1" w:rsidRPr="00D34825" w:rsidRDefault="00DF0FF1" w:rsidP="00C15479">
            <w:pPr>
              <w:spacing w:before="0" w:after="0" w:line="240" w:lineRule="auto"/>
              <w:jc w:val="left"/>
              <w:rPr>
                <w:rFonts w:eastAsia="Times New Roman" w:cs="Arial"/>
                <w:color w:val="0D0D0D"/>
                <w:sz w:val="19"/>
                <w:szCs w:val="19"/>
                <w:lang w:eastAsia="en-CA"/>
              </w:rPr>
            </w:pPr>
            <w:r w:rsidRPr="00D34825">
              <w:rPr>
                <w:rFonts w:eastAsia="Times New Roman" w:cs="Arial"/>
                <w:color w:val="0D0D0D"/>
                <w:sz w:val="19"/>
                <w:szCs w:val="19"/>
                <w:lang w:eastAsia="en-CA"/>
              </w:rPr>
              <w:t>Domestic use aquifer</w:t>
            </w:r>
          </w:p>
        </w:tc>
        <w:tc>
          <w:tcPr>
            <w:tcW w:w="4440" w:type="dxa"/>
            <w:tcBorders>
              <w:top w:val="nil"/>
              <w:left w:val="nil"/>
              <w:bottom w:val="single" w:sz="4" w:space="0" w:color="auto"/>
              <w:right w:val="single" w:sz="4" w:space="0" w:color="auto"/>
            </w:tcBorders>
            <w:vAlign w:val="center"/>
            <w:hideMark/>
          </w:tcPr>
          <w:p w14:paraId="27E36BE6" w14:textId="40B42A38" w:rsidR="00DF0FF1" w:rsidRPr="00D34825" w:rsidRDefault="00DF0FF1" w:rsidP="00C15479">
            <w:pPr>
              <w:spacing w:before="0" w:after="0" w:line="240" w:lineRule="auto"/>
              <w:jc w:val="left"/>
              <w:rPr>
                <w:rFonts w:eastAsia="Times New Roman" w:cs="Arial"/>
                <w:color w:val="0D0D0D"/>
                <w:sz w:val="19"/>
                <w:szCs w:val="19"/>
                <w:lang w:eastAsia="en-CA"/>
              </w:rPr>
            </w:pPr>
            <w:r w:rsidRPr="00D34825">
              <w:rPr>
                <w:rFonts w:eastAsia="Times New Roman" w:cs="Arial"/>
                <w:color w:val="0D0D0D"/>
                <w:sz w:val="19"/>
                <w:szCs w:val="19"/>
                <w:lang w:eastAsia="en-CA"/>
              </w:rPr>
              <w:t>PHC, boron, chloride*</w:t>
            </w:r>
          </w:p>
        </w:tc>
        <w:tc>
          <w:tcPr>
            <w:tcW w:w="2000" w:type="dxa"/>
            <w:tcBorders>
              <w:top w:val="nil"/>
              <w:left w:val="nil"/>
              <w:bottom w:val="single" w:sz="4" w:space="0" w:color="auto"/>
              <w:right w:val="single" w:sz="4" w:space="0" w:color="auto"/>
            </w:tcBorders>
            <w:vAlign w:val="center"/>
            <w:hideMark/>
          </w:tcPr>
          <w:p w14:paraId="5AAF1C16" w14:textId="77777777" w:rsidR="00DF0FF1" w:rsidRPr="00D34825" w:rsidRDefault="00DF0FF1" w:rsidP="00C15479">
            <w:pPr>
              <w:spacing w:before="0" w:after="0" w:line="240" w:lineRule="auto"/>
              <w:jc w:val="left"/>
              <w:rPr>
                <w:rFonts w:eastAsia="Times New Roman" w:cs="Arial"/>
                <w:color w:val="0D0D0D"/>
                <w:sz w:val="19"/>
                <w:szCs w:val="19"/>
                <w:lang w:eastAsia="en-CA"/>
              </w:rPr>
            </w:pPr>
            <w:r w:rsidRPr="00D34825">
              <w:rPr>
                <w:rFonts w:eastAsia="Times New Roman" w:cs="Arial"/>
                <w:color w:val="0D0D0D"/>
                <w:sz w:val="19"/>
                <w:szCs w:val="19"/>
                <w:lang w:eastAsia="en-CA"/>
              </w:rPr>
              <w:t>Operable</w:t>
            </w:r>
          </w:p>
        </w:tc>
      </w:tr>
      <w:tr w:rsidR="00DF0FF1" w:rsidRPr="00D34825" w14:paraId="1ADE2EA0" w14:textId="77777777" w:rsidTr="00302B41">
        <w:trPr>
          <w:trHeight w:val="283"/>
        </w:trPr>
        <w:tc>
          <w:tcPr>
            <w:tcW w:w="10020" w:type="dxa"/>
            <w:gridSpan w:val="3"/>
            <w:tcBorders>
              <w:top w:val="single" w:sz="4" w:space="0" w:color="auto"/>
              <w:left w:val="single" w:sz="4" w:space="0" w:color="auto"/>
              <w:bottom w:val="single" w:sz="4" w:space="0" w:color="auto"/>
              <w:right w:val="single" w:sz="4" w:space="0" w:color="auto"/>
            </w:tcBorders>
            <w:vAlign w:val="center"/>
            <w:hideMark/>
          </w:tcPr>
          <w:p w14:paraId="37ED04CE" w14:textId="77777777" w:rsidR="00DF0FF1" w:rsidRPr="00D34825" w:rsidRDefault="00DF0FF1" w:rsidP="00C15479">
            <w:pPr>
              <w:spacing w:before="0" w:after="0" w:line="240" w:lineRule="auto"/>
              <w:jc w:val="left"/>
              <w:rPr>
                <w:rFonts w:eastAsia="Times New Roman" w:cs="Arial"/>
                <w:b/>
                <w:bCs/>
                <w:color w:val="0D0D0D"/>
                <w:sz w:val="19"/>
                <w:szCs w:val="19"/>
                <w:lang w:eastAsia="en-CA"/>
              </w:rPr>
            </w:pPr>
            <w:r w:rsidRPr="00D34825">
              <w:rPr>
                <w:rFonts w:eastAsia="Times New Roman" w:cs="Arial"/>
                <w:b/>
                <w:bCs/>
                <w:color w:val="0D0D0D"/>
                <w:sz w:val="19"/>
                <w:szCs w:val="19"/>
                <w:lang w:eastAsia="en-CA"/>
              </w:rPr>
              <w:t>Ecological</w:t>
            </w:r>
          </w:p>
        </w:tc>
      </w:tr>
      <w:tr w:rsidR="00DF0FF1" w:rsidRPr="00D34825" w14:paraId="44264288" w14:textId="77777777" w:rsidTr="00302B41">
        <w:trPr>
          <w:trHeight w:val="283"/>
        </w:trPr>
        <w:tc>
          <w:tcPr>
            <w:tcW w:w="3580" w:type="dxa"/>
            <w:tcBorders>
              <w:top w:val="nil"/>
              <w:left w:val="single" w:sz="4" w:space="0" w:color="auto"/>
              <w:bottom w:val="single" w:sz="4" w:space="0" w:color="auto"/>
              <w:right w:val="single" w:sz="4" w:space="0" w:color="auto"/>
            </w:tcBorders>
            <w:vAlign w:val="center"/>
            <w:hideMark/>
          </w:tcPr>
          <w:p w14:paraId="58AF7728" w14:textId="77777777" w:rsidR="00DF0FF1" w:rsidRPr="00D34825" w:rsidRDefault="00DF0FF1" w:rsidP="00C15479">
            <w:pPr>
              <w:spacing w:before="0" w:after="0" w:line="240" w:lineRule="auto"/>
              <w:jc w:val="left"/>
              <w:rPr>
                <w:rFonts w:eastAsia="Times New Roman" w:cs="Arial"/>
                <w:color w:val="0D0D0D"/>
                <w:sz w:val="19"/>
                <w:szCs w:val="19"/>
                <w:lang w:eastAsia="en-CA"/>
              </w:rPr>
            </w:pPr>
            <w:r w:rsidRPr="00D34825">
              <w:rPr>
                <w:rFonts w:eastAsia="Times New Roman" w:cs="Arial"/>
                <w:color w:val="0D0D0D"/>
                <w:sz w:val="19"/>
                <w:szCs w:val="19"/>
                <w:lang w:eastAsia="en-CA"/>
              </w:rPr>
              <w:t>Direct soil contact</w:t>
            </w:r>
          </w:p>
        </w:tc>
        <w:tc>
          <w:tcPr>
            <w:tcW w:w="4440" w:type="dxa"/>
            <w:tcBorders>
              <w:top w:val="nil"/>
              <w:left w:val="nil"/>
              <w:bottom w:val="single" w:sz="4" w:space="0" w:color="auto"/>
              <w:right w:val="single" w:sz="4" w:space="0" w:color="auto"/>
            </w:tcBorders>
            <w:vAlign w:val="center"/>
            <w:hideMark/>
          </w:tcPr>
          <w:p w14:paraId="5E7B1ADD" w14:textId="3A96B402" w:rsidR="00DF0FF1" w:rsidRPr="00D34825" w:rsidRDefault="00DF0FF1" w:rsidP="00C15479">
            <w:pPr>
              <w:spacing w:before="0" w:after="0" w:line="240" w:lineRule="auto"/>
              <w:jc w:val="left"/>
              <w:rPr>
                <w:rFonts w:eastAsia="Times New Roman" w:cs="Arial"/>
                <w:color w:val="0D0D0D"/>
                <w:sz w:val="19"/>
                <w:szCs w:val="19"/>
                <w:lang w:eastAsia="en-CA"/>
              </w:rPr>
            </w:pPr>
            <w:r w:rsidRPr="00D34825">
              <w:rPr>
                <w:rFonts w:eastAsia="Times New Roman" w:cs="Arial"/>
                <w:color w:val="0D0D0D"/>
                <w:sz w:val="19"/>
                <w:szCs w:val="19"/>
                <w:lang w:eastAsia="en-CA"/>
              </w:rPr>
              <w:t>EC, SAR, pH, PHC, metals, chloride*</w:t>
            </w:r>
          </w:p>
        </w:tc>
        <w:tc>
          <w:tcPr>
            <w:tcW w:w="2000" w:type="dxa"/>
            <w:tcBorders>
              <w:top w:val="nil"/>
              <w:left w:val="nil"/>
              <w:bottom w:val="single" w:sz="4" w:space="0" w:color="auto"/>
              <w:right w:val="single" w:sz="4" w:space="0" w:color="auto"/>
            </w:tcBorders>
            <w:vAlign w:val="center"/>
            <w:hideMark/>
          </w:tcPr>
          <w:p w14:paraId="33C26841" w14:textId="77777777" w:rsidR="00DF0FF1" w:rsidRPr="00D34825" w:rsidRDefault="00DF0FF1" w:rsidP="00C15479">
            <w:pPr>
              <w:spacing w:before="0" w:after="0" w:line="240" w:lineRule="auto"/>
              <w:jc w:val="left"/>
              <w:rPr>
                <w:rFonts w:eastAsia="Times New Roman" w:cs="Arial"/>
                <w:color w:val="0D0D0D"/>
                <w:sz w:val="19"/>
                <w:szCs w:val="19"/>
                <w:lang w:eastAsia="en-CA"/>
              </w:rPr>
            </w:pPr>
            <w:r w:rsidRPr="00D34825">
              <w:rPr>
                <w:rFonts w:eastAsia="Times New Roman" w:cs="Arial"/>
                <w:color w:val="0D0D0D"/>
                <w:sz w:val="19"/>
                <w:szCs w:val="19"/>
                <w:lang w:eastAsia="en-CA"/>
              </w:rPr>
              <w:t>Operable</w:t>
            </w:r>
          </w:p>
        </w:tc>
      </w:tr>
      <w:tr w:rsidR="00DF0FF1" w:rsidRPr="00D34825" w14:paraId="3E0B2BF8" w14:textId="77777777" w:rsidTr="00302B41">
        <w:trPr>
          <w:trHeight w:val="283"/>
        </w:trPr>
        <w:tc>
          <w:tcPr>
            <w:tcW w:w="3580" w:type="dxa"/>
            <w:tcBorders>
              <w:top w:val="nil"/>
              <w:left w:val="single" w:sz="4" w:space="0" w:color="auto"/>
              <w:bottom w:val="single" w:sz="4" w:space="0" w:color="auto"/>
              <w:right w:val="single" w:sz="4" w:space="0" w:color="auto"/>
            </w:tcBorders>
            <w:vAlign w:val="center"/>
            <w:hideMark/>
          </w:tcPr>
          <w:p w14:paraId="0AD328BC" w14:textId="77777777" w:rsidR="00DF0FF1" w:rsidRPr="00D34825" w:rsidRDefault="00DF0FF1" w:rsidP="00C15479">
            <w:pPr>
              <w:spacing w:before="0" w:after="0" w:line="240" w:lineRule="auto"/>
              <w:jc w:val="left"/>
              <w:rPr>
                <w:rFonts w:eastAsia="Times New Roman" w:cs="Arial"/>
                <w:color w:val="0D0D0D"/>
                <w:sz w:val="19"/>
                <w:szCs w:val="19"/>
                <w:lang w:eastAsia="en-CA"/>
              </w:rPr>
            </w:pPr>
            <w:r w:rsidRPr="00D34825">
              <w:rPr>
                <w:rFonts w:eastAsia="Times New Roman" w:cs="Arial"/>
                <w:color w:val="0D0D0D"/>
                <w:sz w:val="19"/>
                <w:szCs w:val="19"/>
                <w:lang w:eastAsia="en-CA"/>
              </w:rPr>
              <w:t>Nutrient/Energy cycling</w:t>
            </w:r>
          </w:p>
        </w:tc>
        <w:tc>
          <w:tcPr>
            <w:tcW w:w="4440" w:type="dxa"/>
            <w:tcBorders>
              <w:top w:val="nil"/>
              <w:left w:val="nil"/>
              <w:bottom w:val="single" w:sz="4" w:space="0" w:color="auto"/>
              <w:right w:val="single" w:sz="4" w:space="0" w:color="auto"/>
            </w:tcBorders>
            <w:vAlign w:val="center"/>
            <w:hideMark/>
          </w:tcPr>
          <w:p w14:paraId="61CE7927" w14:textId="77777777" w:rsidR="00DF0FF1" w:rsidRPr="00D34825" w:rsidRDefault="00DF0FF1" w:rsidP="00C15479">
            <w:pPr>
              <w:spacing w:before="0" w:after="0" w:line="240" w:lineRule="auto"/>
              <w:jc w:val="left"/>
              <w:rPr>
                <w:rFonts w:eastAsia="Times New Roman" w:cs="Arial"/>
                <w:color w:val="0D0D0D"/>
                <w:sz w:val="19"/>
                <w:szCs w:val="19"/>
                <w:lang w:eastAsia="en-CA"/>
              </w:rPr>
            </w:pPr>
            <w:r w:rsidRPr="00D34825">
              <w:rPr>
                <w:rFonts w:eastAsia="Times New Roman" w:cs="Arial"/>
                <w:color w:val="0D0D0D"/>
                <w:sz w:val="19"/>
                <w:szCs w:val="19"/>
                <w:lang w:eastAsia="en-CA"/>
              </w:rPr>
              <w:t>Metals</w:t>
            </w:r>
          </w:p>
        </w:tc>
        <w:tc>
          <w:tcPr>
            <w:tcW w:w="2000" w:type="dxa"/>
            <w:tcBorders>
              <w:top w:val="nil"/>
              <w:left w:val="nil"/>
              <w:bottom w:val="single" w:sz="4" w:space="0" w:color="auto"/>
              <w:right w:val="single" w:sz="4" w:space="0" w:color="auto"/>
            </w:tcBorders>
            <w:vAlign w:val="center"/>
            <w:hideMark/>
          </w:tcPr>
          <w:p w14:paraId="490ACA99" w14:textId="77777777" w:rsidR="00DF0FF1" w:rsidRPr="00D34825" w:rsidRDefault="00DF0FF1" w:rsidP="00C15479">
            <w:pPr>
              <w:spacing w:before="0" w:after="0" w:line="240" w:lineRule="auto"/>
              <w:jc w:val="left"/>
              <w:rPr>
                <w:rFonts w:eastAsia="Times New Roman" w:cs="Arial"/>
                <w:color w:val="0D0D0D"/>
                <w:sz w:val="19"/>
                <w:szCs w:val="19"/>
                <w:lang w:eastAsia="en-CA"/>
              </w:rPr>
            </w:pPr>
            <w:r w:rsidRPr="00D34825">
              <w:rPr>
                <w:rFonts w:eastAsia="Times New Roman" w:cs="Arial"/>
                <w:color w:val="0D0D0D"/>
                <w:sz w:val="19"/>
                <w:szCs w:val="19"/>
                <w:lang w:eastAsia="en-CA"/>
              </w:rPr>
              <w:t>Operable</w:t>
            </w:r>
          </w:p>
        </w:tc>
      </w:tr>
      <w:tr w:rsidR="00DF0FF1" w:rsidRPr="00D34825" w14:paraId="29F82E91" w14:textId="77777777" w:rsidTr="00302B41">
        <w:trPr>
          <w:trHeight w:val="283"/>
        </w:trPr>
        <w:tc>
          <w:tcPr>
            <w:tcW w:w="3580" w:type="dxa"/>
            <w:tcBorders>
              <w:top w:val="nil"/>
              <w:left w:val="single" w:sz="4" w:space="0" w:color="auto"/>
              <w:bottom w:val="single" w:sz="4" w:space="0" w:color="auto"/>
              <w:right w:val="single" w:sz="4" w:space="0" w:color="auto"/>
            </w:tcBorders>
            <w:vAlign w:val="center"/>
            <w:hideMark/>
          </w:tcPr>
          <w:p w14:paraId="4DA2A182" w14:textId="77777777" w:rsidR="00DF0FF1" w:rsidRPr="00D34825" w:rsidRDefault="00DF0FF1" w:rsidP="00C15479">
            <w:pPr>
              <w:spacing w:before="0" w:after="0" w:line="240" w:lineRule="auto"/>
              <w:jc w:val="left"/>
              <w:rPr>
                <w:rFonts w:eastAsia="Times New Roman" w:cs="Arial"/>
                <w:color w:val="0D0D0D"/>
                <w:sz w:val="19"/>
                <w:szCs w:val="19"/>
                <w:lang w:eastAsia="en-CA"/>
              </w:rPr>
            </w:pPr>
            <w:r w:rsidRPr="00D34825">
              <w:rPr>
                <w:rFonts w:eastAsia="Times New Roman" w:cs="Arial"/>
                <w:color w:val="0D0D0D"/>
                <w:sz w:val="19"/>
                <w:szCs w:val="19"/>
                <w:lang w:eastAsia="en-CA"/>
              </w:rPr>
              <w:t>Livestock soil &amp; food ingestion</w:t>
            </w:r>
          </w:p>
        </w:tc>
        <w:tc>
          <w:tcPr>
            <w:tcW w:w="4440" w:type="dxa"/>
            <w:tcBorders>
              <w:top w:val="nil"/>
              <w:left w:val="nil"/>
              <w:bottom w:val="single" w:sz="4" w:space="0" w:color="auto"/>
              <w:right w:val="single" w:sz="4" w:space="0" w:color="auto"/>
            </w:tcBorders>
            <w:vAlign w:val="center"/>
            <w:hideMark/>
          </w:tcPr>
          <w:p w14:paraId="731ADEF3" w14:textId="2857082F" w:rsidR="00DF0FF1" w:rsidRPr="00D34825" w:rsidRDefault="00DF0FF1" w:rsidP="00C15479">
            <w:pPr>
              <w:spacing w:before="0" w:after="0" w:line="240" w:lineRule="auto"/>
              <w:jc w:val="left"/>
              <w:rPr>
                <w:rFonts w:eastAsia="Times New Roman" w:cs="Arial"/>
                <w:color w:val="0D0D0D"/>
                <w:sz w:val="19"/>
                <w:szCs w:val="19"/>
                <w:lang w:eastAsia="en-CA"/>
              </w:rPr>
            </w:pPr>
            <w:r w:rsidRPr="00D34825">
              <w:rPr>
                <w:rFonts w:eastAsia="Times New Roman" w:cs="Arial"/>
                <w:color w:val="0D0D0D"/>
                <w:sz w:val="19"/>
                <w:szCs w:val="19"/>
                <w:lang w:eastAsia="en-CA"/>
              </w:rPr>
              <w:t xml:space="preserve">PHC, metals </w:t>
            </w:r>
          </w:p>
        </w:tc>
        <w:tc>
          <w:tcPr>
            <w:tcW w:w="2000" w:type="dxa"/>
            <w:tcBorders>
              <w:top w:val="nil"/>
              <w:left w:val="nil"/>
              <w:bottom w:val="single" w:sz="4" w:space="0" w:color="auto"/>
              <w:right w:val="single" w:sz="4" w:space="0" w:color="auto"/>
            </w:tcBorders>
            <w:vAlign w:val="center"/>
            <w:hideMark/>
          </w:tcPr>
          <w:p w14:paraId="68E8119A" w14:textId="77777777" w:rsidR="00DF0FF1" w:rsidRPr="00D34825" w:rsidRDefault="00DF0FF1" w:rsidP="00C15479">
            <w:pPr>
              <w:spacing w:before="0" w:after="0" w:line="240" w:lineRule="auto"/>
              <w:jc w:val="left"/>
              <w:rPr>
                <w:rFonts w:eastAsia="Times New Roman" w:cs="Arial"/>
                <w:color w:val="0D0D0D"/>
                <w:sz w:val="19"/>
                <w:szCs w:val="19"/>
                <w:lang w:eastAsia="en-CA"/>
              </w:rPr>
            </w:pPr>
            <w:r w:rsidRPr="00D34825">
              <w:rPr>
                <w:rFonts w:eastAsia="Times New Roman" w:cs="Arial"/>
                <w:color w:val="0D0D0D"/>
                <w:sz w:val="19"/>
                <w:szCs w:val="19"/>
                <w:lang w:eastAsia="en-CA"/>
              </w:rPr>
              <w:t>Operable</w:t>
            </w:r>
          </w:p>
        </w:tc>
      </w:tr>
      <w:tr w:rsidR="00DF0FF1" w:rsidRPr="00D34825" w14:paraId="22272536" w14:textId="77777777" w:rsidTr="00302B41">
        <w:trPr>
          <w:trHeight w:val="283"/>
        </w:trPr>
        <w:tc>
          <w:tcPr>
            <w:tcW w:w="3580" w:type="dxa"/>
            <w:tcBorders>
              <w:top w:val="nil"/>
              <w:left w:val="single" w:sz="4" w:space="0" w:color="auto"/>
              <w:bottom w:val="single" w:sz="4" w:space="0" w:color="auto"/>
              <w:right w:val="single" w:sz="4" w:space="0" w:color="auto"/>
            </w:tcBorders>
            <w:vAlign w:val="center"/>
            <w:hideMark/>
          </w:tcPr>
          <w:p w14:paraId="311F408D" w14:textId="77777777" w:rsidR="00DF0FF1" w:rsidRPr="00D34825" w:rsidRDefault="00DF0FF1" w:rsidP="00C15479">
            <w:pPr>
              <w:spacing w:before="0" w:after="0" w:line="240" w:lineRule="auto"/>
              <w:jc w:val="left"/>
              <w:rPr>
                <w:rFonts w:eastAsia="Times New Roman" w:cs="Arial"/>
                <w:color w:val="0D0D0D"/>
                <w:sz w:val="19"/>
                <w:szCs w:val="19"/>
                <w:lang w:eastAsia="en-CA"/>
              </w:rPr>
            </w:pPr>
            <w:r w:rsidRPr="00D34825">
              <w:rPr>
                <w:rFonts w:eastAsia="Times New Roman" w:cs="Arial"/>
                <w:color w:val="0D0D0D"/>
                <w:sz w:val="19"/>
                <w:szCs w:val="19"/>
                <w:lang w:eastAsia="en-CA"/>
              </w:rPr>
              <w:t>Wildlife soil &amp; food ingestion</w:t>
            </w:r>
          </w:p>
        </w:tc>
        <w:tc>
          <w:tcPr>
            <w:tcW w:w="4440" w:type="dxa"/>
            <w:tcBorders>
              <w:top w:val="nil"/>
              <w:left w:val="nil"/>
              <w:bottom w:val="single" w:sz="4" w:space="0" w:color="auto"/>
              <w:right w:val="single" w:sz="4" w:space="0" w:color="auto"/>
            </w:tcBorders>
            <w:vAlign w:val="center"/>
            <w:hideMark/>
          </w:tcPr>
          <w:p w14:paraId="16FC2CD4" w14:textId="633B7A32" w:rsidR="00DF0FF1" w:rsidRPr="00D34825" w:rsidRDefault="00DF0FF1" w:rsidP="00C15479">
            <w:pPr>
              <w:spacing w:before="0" w:after="0" w:line="240" w:lineRule="auto"/>
              <w:jc w:val="left"/>
              <w:rPr>
                <w:rFonts w:eastAsia="Times New Roman" w:cs="Arial"/>
                <w:color w:val="0D0D0D"/>
                <w:sz w:val="19"/>
                <w:szCs w:val="19"/>
                <w:lang w:eastAsia="en-CA"/>
              </w:rPr>
            </w:pPr>
            <w:r w:rsidRPr="00D34825">
              <w:rPr>
                <w:rFonts w:eastAsia="Times New Roman" w:cs="Arial"/>
                <w:color w:val="0D0D0D"/>
                <w:sz w:val="19"/>
                <w:szCs w:val="19"/>
                <w:lang w:eastAsia="en-CA"/>
              </w:rPr>
              <w:t>PHC, barium</w:t>
            </w:r>
          </w:p>
        </w:tc>
        <w:tc>
          <w:tcPr>
            <w:tcW w:w="2000" w:type="dxa"/>
            <w:tcBorders>
              <w:top w:val="nil"/>
              <w:left w:val="nil"/>
              <w:bottom w:val="single" w:sz="4" w:space="0" w:color="auto"/>
              <w:right w:val="single" w:sz="4" w:space="0" w:color="auto"/>
            </w:tcBorders>
            <w:vAlign w:val="center"/>
            <w:hideMark/>
          </w:tcPr>
          <w:p w14:paraId="63507F0E" w14:textId="77777777" w:rsidR="00DF0FF1" w:rsidRPr="00D34825" w:rsidRDefault="00DF0FF1" w:rsidP="00C15479">
            <w:pPr>
              <w:spacing w:before="0" w:after="0" w:line="240" w:lineRule="auto"/>
              <w:jc w:val="left"/>
              <w:rPr>
                <w:rFonts w:eastAsia="Times New Roman" w:cs="Arial"/>
                <w:color w:val="0D0D0D"/>
                <w:sz w:val="19"/>
                <w:szCs w:val="19"/>
                <w:lang w:eastAsia="en-CA"/>
              </w:rPr>
            </w:pPr>
            <w:r w:rsidRPr="00D34825">
              <w:rPr>
                <w:rFonts w:eastAsia="Times New Roman" w:cs="Arial"/>
                <w:color w:val="0D0D0D"/>
                <w:sz w:val="19"/>
                <w:szCs w:val="19"/>
                <w:lang w:eastAsia="en-CA"/>
              </w:rPr>
              <w:t>Operable</w:t>
            </w:r>
          </w:p>
        </w:tc>
      </w:tr>
      <w:tr w:rsidR="00DF0FF1" w:rsidRPr="00D34825" w14:paraId="705B2F75" w14:textId="77777777" w:rsidTr="00302B41">
        <w:trPr>
          <w:trHeight w:val="283"/>
        </w:trPr>
        <w:tc>
          <w:tcPr>
            <w:tcW w:w="3580" w:type="dxa"/>
            <w:tcBorders>
              <w:top w:val="nil"/>
              <w:left w:val="single" w:sz="4" w:space="0" w:color="auto"/>
              <w:bottom w:val="single" w:sz="4" w:space="0" w:color="auto"/>
              <w:right w:val="single" w:sz="4" w:space="0" w:color="auto"/>
            </w:tcBorders>
            <w:vAlign w:val="center"/>
            <w:hideMark/>
          </w:tcPr>
          <w:p w14:paraId="52CB5C63" w14:textId="77777777" w:rsidR="00DF0FF1" w:rsidRPr="00D34825" w:rsidRDefault="00DF0FF1" w:rsidP="00C15479">
            <w:pPr>
              <w:spacing w:before="0" w:after="0" w:line="240" w:lineRule="auto"/>
              <w:jc w:val="left"/>
              <w:rPr>
                <w:rFonts w:eastAsia="Times New Roman" w:cs="Arial"/>
                <w:color w:val="0D0D0D"/>
                <w:sz w:val="19"/>
                <w:szCs w:val="19"/>
                <w:lang w:eastAsia="en-CA"/>
              </w:rPr>
            </w:pPr>
            <w:r w:rsidRPr="00D34825">
              <w:rPr>
                <w:rFonts w:eastAsia="Times New Roman" w:cs="Arial"/>
                <w:color w:val="0D0D0D"/>
                <w:sz w:val="19"/>
                <w:szCs w:val="19"/>
                <w:lang w:eastAsia="en-CA"/>
              </w:rPr>
              <w:t>Freshwater aquatic life</w:t>
            </w:r>
          </w:p>
        </w:tc>
        <w:tc>
          <w:tcPr>
            <w:tcW w:w="4440" w:type="dxa"/>
            <w:tcBorders>
              <w:top w:val="nil"/>
              <w:left w:val="nil"/>
              <w:bottom w:val="single" w:sz="4" w:space="0" w:color="auto"/>
              <w:right w:val="single" w:sz="4" w:space="0" w:color="auto"/>
            </w:tcBorders>
            <w:vAlign w:val="center"/>
            <w:hideMark/>
          </w:tcPr>
          <w:p w14:paraId="5EA41EA6" w14:textId="368FC036" w:rsidR="00DF0FF1" w:rsidRPr="00D34825" w:rsidRDefault="00DF0FF1" w:rsidP="00C15479">
            <w:pPr>
              <w:spacing w:before="0" w:after="0" w:line="240" w:lineRule="auto"/>
              <w:jc w:val="left"/>
              <w:rPr>
                <w:rFonts w:eastAsia="Times New Roman" w:cs="Arial"/>
                <w:color w:val="0D0D0D"/>
                <w:sz w:val="19"/>
                <w:szCs w:val="19"/>
                <w:lang w:eastAsia="en-CA"/>
              </w:rPr>
            </w:pPr>
            <w:r w:rsidRPr="00D34825">
              <w:rPr>
                <w:rFonts w:eastAsia="Times New Roman" w:cs="Arial"/>
                <w:color w:val="0D0D0D"/>
                <w:sz w:val="19"/>
                <w:szCs w:val="19"/>
                <w:lang w:eastAsia="en-CA"/>
              </w:rPr>
              <w:t>PHC, boron, chloride*</w:t>
            </w:r>
          </w:p>
        </w:tc>
        <w:tc>
          <w:tcPr>
            <w:tcW w:w="2000" w:type="dxa"/>
            <w:tcBorders>
              <w:top w:val="nil"/>
              <w:left w:val="nil"/>
              <w:bottom w:val="single" w:sz="4" w:space="0" w:color="auto"/>
              <w:right w:val="single" w:sz="4" w:space="0" w:color="auto"/>
            </w:tcBorders>
            <w:vAlign w:val="center"/>
            <w:hideMark/>
          </w:tcPr>
          <w:p w14:paraId="5938BA98" w14:textId="77777777" w:rsidR="00DF0FF1" w:rsidRPr="00D34825" w:rsidRDefault="00DF0FF1" w:rsidP="00C15479">
            <w:pPr>
              <w:spacing w:before="0" w:after="0" w:line="240" w:lineRule="auto"/>
              <w:jc w:val="left"/>
              <w:rPr>
                <w:rFonts w:eastAsia="Times New Roman" w:cs="Arial"/>
                <w:color w:val="0D0D0D"/>
                <w:sz w:val="19"/>
                <w:szCs w:val="19"/>
                <w:lang w:eastAsia="en-CA"/>
              </w:rPr>
            </w:pPr>
            <w:r w:rsidRPr="00D34825">
              <w:rPr>
                <w:rFonts w:eastAsia="Times New Roman" w:cs="Arial"/>
                <w:color w:val="0D0D0D"/>
                <w:sz w:val="19"/>
                <w:szCs w:val="19"/>
                <w:lang w:eastAsia="en-CA"/>
              </w:rPr>
              <w:t>Operable</w:t>
            </w:r>
          </w:p>
        </w:tc>
      </w:tr>
      <w:tr w:rsidR="00DF0FF1" w:rsidRPr="00D34825" w14:paraId="7C1B58E1" w14:textId="77777777" w:rsidTr="00302B41">
        <w:trPr>
          <w:trHeight w:val="283"/>
        </w:trPr>
        <w:tc>
          <w:tcPr>
            <w:tcW w:w="3580" w:type="dxa"/>
            <w:tcBorders>
              <w:top w:val="nil"/>
              <w:left w:val="single" w:sz="4" w:space="0" w:color="auto"/>
              <w:bottom w:val="single" w:sz="4" w:space="0" w:color="auto"/>
              <w:right w:val="single" w:sz="4" w:space="0" w:color="auto"/>
            </w:tcBorders>
            <w:vAlign w:val="center"/>
            <w:hideMark/>
          </w:tcPr>
          <w:p w14:paraId="75389E53" w14:textId="77777777" w:rsidR="00DF0FF1" w:rsidRPr="00D34825" w:rsidRDefault="00DF0FF1" w:rsidP="00C15479">
            <w:pPr>
              <w:spacing w:before="0" w:after="0" w:line="240" w:lineRule="auto"/>
              <w:jc w:val="left"/>
              <w:rPr>
                <w:rFonts w:eastAsia="Times New Roman" w:cs="Arial"/>
                <w:color w:val="0D0D0D"/>
                <w:sz w:val="19"/>
                <w:szCs w:val="19"/>
                <w:lang w:eastAsia="en-CA"/>
              </w:rPr>
            </w:pPr>
            <w:r w:rsidRPr="00D34825">
              <w:rPr>
                <w:rFonts w:eastAsia="Times New Roman" w:cs="Arial"/>
                <w:color w:val="0D0D0D"/>
                <w:sz w:val="19"/>
                <w:szCs w:val="19"/>
                <w:lang w:eastAsia="en-CA"/>
              </w:rPr>
              <w:t>Wildlife water</w:t>
            </w:r>
          </w:p>
        </w:tc>
        <w:tc>
          <w:tcPr>
            <w:tcW w:w="4440" w:type="dxa"/>
            <w:tcBorders>
              <w:top w:val="nil"/>
              <w:left w:val="nil"/>
              <w:bottom w:val="single" w:sz="4" w:space="0" w:color="auto"/>
              <w:right w:val="single" w:sz="4" w:space="0" w:color="auto"/>
            </w:tcBorders>
            <w:vAlign w:val="center"/>
            <w:hideMark/>
          </w:tcPr>
          <w:p w14:paraId="181EDC0D" w14:textId="77777777" w:rsidR="00DF0FF1" w:rsidRPr="00D34825" w:rsidRDefault="00DF0FF1" w:rsidP="00C15479">
            <w:pPr>
              <w:spacing w:before="0" w:after="0" w:line="240" w:lineRule="auto"/>
              <w:jc w:val="left"/>
              <w:rPr>
                <w:rFonts w:eastAsia="Times New Roman" w:cs="Arial"/>
                <w:color w:val="0D0D0D"/>
                <w:sz w:val="19"/>
                <w:szCs w:val="19"/>
                <w:lang w:eastAsia="en-CA"/>
              </w:rPr>
            </w:pPr>
            <w:r w:rsidRPr="00D34825">
              <w:rPr>
                <w:rFonts w:eastAsia="Times New Roman" w:cs="Arial"/>
                <w:color w:val="0D0D0D"/>
                <w:sz w:val="19"/>
                <w:szCs w:val="19"/>
                <w:lang w:eastAsia="en-CA"/>
              </w:rPr>
              <w:t>PHC, boron</w:t>
            </w:r>
          </w:p>
        </w:tc>
        <w:tc>
          <w:tcPr>
            <w:tcW w:w="2000" w:type="dxa"/>
            <w:tcBorders>
              <w:top w:val="nil"/>
              <w:left w:val="nil"/>
              <w:bottom w:val="single" w:sz="4" w:space="0" w:color="auto"/>
              <w:right w:val="single" w:sz="4" w:space="0" w:color="auto"/>
            </w:tcBorders>
            <w:vAlign w:val="center"/>
            <w:hideMark/>
          </w:tcPr>
          <w:p w14:paraId="72ECA8F9" w14:textId="77777777" w:rsidR="00DF0FF1" w:rsidRPr="00D34825" w:rsidRDefault="00DF0FF1" w:rsidP="00C15479">
            <w:pPr>
              <w:spacing w:before="0" w:after="0" w:line="240" w:lineRule="auto"/>
              <w:jc w:val="left"/>
              <w:rPr>
                <w:rFonts w:eastAsia="Times New Roman" w:cs="Arial"/>
                <w:color w:val="0D0D0D"/>
                <w:sz w:val="19"/>
                <w:szCs w:val="19"/>
                <w:lang w:eastAsia="en-CA"/>
              </w:rPr>
            </w:pPr>
            <w:r w:rsidRPr="00D34825">
              <w:rPr>
                <w:rFonts w:eastAsia="Times New Roman" w:cs="Arial"/>
                <w:color w:val="0D0D0D"/>
                <w:sz w:val="19"/>
                <w:szCs w:val="19"/>
                <w:lang w:eastAsia="en-CA"/>
              </w:rPr>
              <w:t>Operable</w:t>
            </w:r>
          </w:p>
        </w:tc>
      </w:tr>
      <w:tr w:rsidR="00DF0FF1" w:rsidRPr="00D34825" w14:paraId="35B1EC0E" w14:textId="77777777" w:rsidTr="00302B41">
        <w:trPr>
          <w:trHeight w:val="283"/>
        </w:trPr>
        <w:tc>
          <w:tcPr>
            <w:tcW w:w="10020" w:type="dxa"/>
            <w:gridSpan w:val="3"/>
            <w:tcBorders>
              <w:top w:val="single" w:sz="4" w:space="0" w:color="auto"/>
              <w:left w:val="single" w:sz="4" w:space="0" w:color="auto"/>
              <w:bottom w:val="single" w:sz="4" w:space="0" w:color="auto"/>
              <w:right w:val="single" w:sz="4" w:space="0" w:color="auto"/>
            </w:tcBorders>
            <w:vAlign w:val="center"/>
            <w:hideMark/>
          </w:tcPr>
          <w:p w14:paraId="402DBCD4" w14:textId="77777777" w:rsidR="00DF0FF1" w:rsidRPr="00D34825" w:rsidRDefault="00DF0FF1" w:rsidP="00C15479">
            <w:pPr>
              <w:spacing w:before="0" w:after="0" w:line="240" w:lineRule="auto"/>
              <w:jc w:val="left"/>
              <w:rPr>
                <w:rFonts w:eastAsia="Times New Roman" w:cs="Arial"/>
                <w:b/>
                <w:bCs/>
                <w:color w:val="0D0D0D"/>
                <w:sz w:val="19"/>
                <w:szCs w:val="19"/>
                <w:lang w:eastAsia="en-CA"/>
              </w:rPr>
            </w:pPr>
            <w:r w:rsidRPr="00D34825">
              <w:rPr>
                <w:rFonts w:eastAsia="Times New Roman" w:cs="Arial"/>
                <w:b/>
                <w:bCs/>
                <w:color w:val="0D0D0D"/>
                <w:sz w:val="19"/>
                <w:szCs w:val="19"/>
                <w:lang w:eastAsia="en-CA"/>
              </w:rPr>
              <w:t>Other</w:t>
            </w:r>
          </w:p>
        </w:tc>
      </w:tr>
      <w:tr w:rsidR="00DF0FF1" w:rsidRPr="00D34825" w14:paraId="47009E65" w14:textId="77777777" w:rsidTr="00302B41">
        <w:trPr>
          <w:trHeight w:val="283"/>
        </w:trPr>
        <w:tc>
          <w:tcPr>
            <w:tcW w:w="3580" w:type="dxa"/>
            <w:tcBorders>
              <w:top w:val="nil"/>
              <w:left w:val="single" w:sz="4" w:space="0" w:color="auto"/>
              <w:bottom w:val="single" w:sz="4" w:space="0" w:color="auto"/>
              <w:right w:val="single" w:sz="4" w:space="0" w:color="auto"/>
            </w:tcBorders>
            <w:vAlign w:val="center"/>
            <w:hideMark/>
          </w:tcPr>
          <w:p w14:paraId="05B9A32A" w14:textId="77777777" w:rsidR="00DF0FF1" w:rsidRPr="00D34825" w:rsidRDefault="00DF0FF1" w:rsidP="00C15479">
            <w:pPr>
              <w:spacing w:before="0" w:after="0" w:line="240" w:lineRule="auto"/>
              <w:jc w:val="left"/>
              <w:rPr>
                <w:rFonts w:eastAsia="Times New Roman" w:cs="Arial"/>
                <w:color w:val="0D0D0D"/>
                <w:sz w:val="19"/>
                <w:szCs w:val="19"/>
                <w:lang w:eastAsia="en-CA"/>
              </w:rPr>
            </w:pPr>
            <w:r w:rsidRPr="00D34825">
              <w:rPr>
                <w:rFonts w:eastAsia="Times New Roman" w:cs="Arial"/>
                <w:color w:val="0D0D0D"/>
                <w:sz w:val="19"/>
                <w:szCs w:val="19"/>
                <w:lang w:eastAsia="en-CA"/>
              </w:rPr>
              <w:t>Management limit</w:t>
            </w:r>
          </w:p>
        </w:tc>
        <w:tc>
          <w:tcPr>
            <w:tcW w:w="4440" w:type="dxa"/>
            <w:tcBorders>
              <w:top w:val="nil"/>
              <w:left w:val="nil"/>
              <w:bottom w:val="single" w:sz="4" w:space="0" w:color="auto"/>
              <w:right w:val="single" w:sz="4" w:space="0" w:color="auto"/>
            </w:tcBorders>
            <w:vAlign w:val="center"/>
            <w:hideMark/>
          </w:tcPr>
          <w:p w14:paraId="3DB54013" w14:textId="22B27B56" w:rsidR="00DF0FF1" w:rsidRPr="00D34825" w:rsidRDefault="00DF0FF1" w:rsidP="00C15479">
            <w:pPr>
              <w:spacing w:before="0" w:after="0" w:line="240" w:lineRule="auto"/>
              <w:jc w:val="left"/>
              <w:rPr>
                <w:rFonts w:eastAsia="Times New Roman" w:cs="Arial"/>
                <w:color w:val="0D0D0D"/>
                <w:sz w:val="19"/>
                <w:szCs w:val="19"/>
                <w:lang w:eastAsia="en-CA"/>
              </w:rPr>
            </w:pPr>
            <w:r w:rsidRPr="00D34825">
              <w:rPr>
                <w:rFonts w:eastAsia="Times New Roman" w:cs="Arial"/>
                <w:color w:val="0D0D0D"/>
                <w:sz w:val="19"/>
                <w:szCs w:val="19"/>
                <w:lang w:eastAsia="en-CA"/>
              </w:rPr>
              <w:t>PHC, chloride*</w:t>
            </w:r>
          </w:p>
        </w:tc>
        <w:tc>
          <w:tcPr>
            <w:tcW w:w="2000" w:type="dxa"/>
            <w:tcBorders>
              <w:top w:val="nil"/>
              <w:left w:val="nil"/>
              <w:bottom w:val="single" w:sz="4" w:space="0" w:color="auto"/>
              <w:right w:val="single" w:sz="4" w:space="0" w:color="auto"/>
            </w:tcBorders>
            <w:vAlign w:val="center"/>
            <w:hideMark/>
          </w:tcPr>
          <w:p w14:paraId="6D67ED1F" w14:textId="77777777" w:rsidR="00DF0FF1" w:rsidRPr="00D34825" w:rsidRDefault="00DF0FF1" w:rsidP="00C15479">
            <w:pPr>
              <w:spacing w:before="0" w:after="0" w:line="240" w:lineRule="auto"/>
              <w:jc w:val="left"/>
              <w:rPr>
                <w:rFonts w:eastAsia="Times New Roman" w:cs="Arial"/>
                <w:color w:val="0D0D0D"/>
                <w:sz w:val="19"/>
                <w:szCs w:val="19"/>
                <w:lang w:eastAsia="en-CA"/>
              </w:rPr>
            </w:pPr>
            <w:r w:rsidRPr="00D34825">
              <w:rPr>
                <w:rFonts w:eastAsia="Times New Roman" w:cs="Arial"/>
                <w:color w:val="0D0D0D"/>
                <w:sz w:val="19"/>
                <w:szCs w:val="19"/>
                <w:lang w:eastAsia="en-CA"/>
              </w:rPr>
              <w:t>Operable</w:t>
            </w:r>
          </w:p>
        </w:tc>
      </w:tr>
    </w:tbl>
    <w:p w14:paraId="3C632651" w14:textId="77777777" w:rsidR="0066613F" w:rsidRPr="002F461C" w:rsidRDefault="0066613F" w:rsidP="0066613F">
      <w:pPr>
        <w:spacing w:before="60" w:after="0" w:line="240" w:lineRule="auto"/>
        <w:ind w:firstLineChars="100" w:firstLine="180"/>
        <w:rPr>
          <w:rFonts w:eastAsia="Times New Roman" w:cs="Arial"/>
          <w:color w:val="000000"/>
          <w:sz w:val="18"/>
          <w:szCs w:val="18"/>
          <w:lang w:eastAsia="en-CA"/>
        </w:rPr>
      </w:pPr>
      <w:r w:rsidRPr="002F461C">
        <w:rPr>
          <w:rFonts w:eastAsia="Times New Roman" w:cs="Arial"/>
          <w:color w:val="000000"/>
          <w:sz w:val="18"/>
          <w:szCs w:val="18"/>
          <w:lang w:eastAsia="en-CA"/>
        </w:rPr>
        <w:t>*Although there is no specific guideline for soil chloride, it is a potential CoPC for the above pathways.</w:t>
      </w:r>
    </w:p>
    <w:p w14:paraId="6A2BC884" w14:textId="2945AD01" w:rsidR="002B5256" w:rsidRPr="00BF3FC0" w:rsidRDefault="002B5256" w:rsidP="002B5256">
      <w:pPr>
        <w:spacing w:after="0"/>
      </w:pPr>
      <w:r>
        <w:t>&lt;INSERT_28_NATURAL_ALL_TABLE&gt;</w:t>
      </w:r>
    </w:p>
    <w:p w14:paraId="68057351" w14:textId="7AEB67F1" w:rsidR="000504A7" w:rsidRDefault="000504A7" w:rsidP="009652A2">
      <w:pPr>
        <w:spacing w:after="0"/>
        <w:rPr>
          <w:color w:val="C00000"/>
          <w:u w:val="single"/>
        </w:rPr>
      </w:pPr>
      <w:r w:rsidRPr="00BF3FC0">
        <w:rPr>
          <w:color w:val="C00000"/>
          <w:u w:val="single"/>
        </w:rPr>
        <w:t xml:space="preserve">Natural </w:t>
      </w:r>
      <w:r w:rsidR="001A0545">
        <w:rPr>
          <w:color w:val="C00000"/>
          <w:u w:val="single"/>
        </w:rPr>
        <w:t>Area</w:t>
      </w:r>
      <w:r w:rsidR="003A7F17" w:rsidRPr="00BF3FC0">
        <w:rPr>
          <w:color w:val="C00000"/>
          <w:u w:val="single"/>
        </w:rPr>
        <w:t xml:space="preserve"> l</w:t>
      </w:r>
      <w:r w:rsidRPr="00BF3FC0">
        <w:rPr>
          <w:color w:val="C00000"/>
          <w:u w:val="single"/>
        </w:rPr>
        <w:t>and u</w:t>
      </w:r>
      <w:r w:rsidR="00914233" w:rsidRPr="00BF3FC0">
        <w:rPr>
          <w:color w:val="C00000"/>
          <w:u w:val="single"/>
        </w:rPr>
        <w:t xml:space="preserve">se </w:t>
      </w:r>
      <w:r w:rsidR="00DF0FF1">
        <w:rPr>
          <w:color w:val="C00000"/>
          <w:u w:val="single"/>
        </w:rPr>
        <w:t>–</w:t>
      </w:r>
      <w:r w:rsidR="00914233" w:rsidRPr="00BF3FC0">
        <w:rPr>
          <w:color w:val="C00000"/>
          <w:u w:val="single"/>
        </w:rPr>
        <w:t xml:space="preserve"> </w:t>
      </w:r>
      <w:r w:rsidR="00DF0FF1">
        <w:rPr>
          <w:color w:val="C00000"/>
          <w:u w:val="single"/>
        </w:rPr>
        <w:t>All CoPCs</w:t>
      </w:r>
    </w:p>
    <w:tbl>
      <w:tblPr>
        <w:tblW w:w="10020" w:type="dxa"/>
        <w:tblLook w:val="04A0" w:firstRow="1" w:lastRow="0" w:firstColumn="1" w:lastColumn="0" w:noHBand="0" w:noVBand="1"/>
      </w:tblPr>
      <w:tblGrid>
        <w:gridCol w:w="3580"/>
        <w:gridCol w:w="4440"/>
        <w:gridCol w:w="2000"/>
      </w:tblGrid>
      <w:tr w:rsidR="00D34825" w:rsidRPr="00D34825" w14:paraId="66D97062" w14:textId="77777777" w:rsidTr="00302B41">
        <w:trPr>
          <w:trHeight w:val="283"/>
        </w:trPr>
        <w:tc>
          <w:tcPr>
            <w:tcW w:w="3580" w:type="dxa"/>
            <w:tcBorders>
              <w:top w:val="single" w:sz="4" w:space="0" w:color="auto"/>
              <w:left w:val="single" w:sz="4" w:space="0" w:color="auto"/>
              <w:bottom w:val="single" w:sz="4" w:space="0" w:color="auto"/>
              <w:right w:val="single" w:sz="4" w:space="0" w:color="auto"/>
            </w:tcBorders>
            <w:shd w:val="clear" w:color="000000" w:fill="52796F"/>
            <w:vAlign w:val="center"/>
            <w:hideMark/>
          </w:tcPr>
          <w:p w14:paraId="649D33DC" w14:textId="77777777" w:rsidR="00D34825" w:rsidRPr="00D34825" w:rsidRDefault="00D34825" w:rsidP="00D34825">
            <w:pPr>
              <w:spacing w:before="0" w:after="0" w:line="240" w:lineRule="auto"/>
              <w:jc w:val="left"/>
              <w:rPr>
                <w:rFonts w:eastAsia="Times New Roman" w:cs="Arial"/>
                <w:b/>
                <w:bCs/>
                <w:color w:val="FFFFFF"/>
                <w:sz w:val="19"/>
                <w:szCs w:val="19"/>
                <w:lang w:eastAsia="en-CA"/>
              </w:rPr>
            </w:pPr>
            <w:r w:rsidRPr="00D34825">
              <w:rPr>
                <w:rFonts w:eastAsia="Times New Roman" w:cs="Arial"/>
                <w:b/>
                <w:bCs/>
                <w:color w:val="FFFFFF"/>
                <w:sz w:val="19"/>
                <w:szCs w:val="19"/>
                <w:lang w:eastAsia="en-CA"/>
              </w:rPr>
              <w:t>Exposure Pathway</w:t>
            </w:r>
          </w:p>
        </w:tc>
        <w:tc>
          <w:tcPr>
            <w:tcW w:w="4440" w:type="dxa"/>
            <w:tcBorders>
              <w:top w:val="single" w:sz="4" w:space="0" w:color="auto"/>
              <w:left w:val="nil"/>
              <w:bottom w:val="single" w:sz="4" w:space="0" w:color="auto"/>
              <w:right w:val="single" w:sz="4" w:space="0" w:color="auto"/>
            </w:tcBorders>
            <w:shd w:val="clear" w:color="000000" w:fill="52796F"/>
            <w:vAlign w:val="center"/>
            <w:hideMark/>
          </w:tcPr>
          <w:p w14:paraId="7DDB5D54" w14:textId="77777777" w:rsidR="00D34825" w:rsidRPr="00D34825" w:rsidRDefault="00D34825" w:rsidP="00D34825">
            <w:pPr>
              <w:spacing w:before="0" w:after="0" w:line="240" w:lineRule="auto"/>
              <w:jc w:val="left"/>
              <w:rPr>
                <w:rFonts w:eastAsia="Times New Roman" w:cs="Arial"/>
                <w:b/>
                <w:bCs/>
                <w:color w:val="FFFFFF"/>
                <w:sz w:val="19"/>
                <w:szCs w:val="19"/>
                <w:lang w:eastAsia="en-CA"/>
              </w:rPr>
            </w:pPr>
            <w:r w:rsidRPr="00D34825">
              <w:rPr>
                <w:rFonts w:eastAsia="Times New Roman" w:cs="Arial"/>
                <w:b/>
                <w:bCs/>
                <w:color w:val="FFFFFF"/>
                <w:sz w:val="19"/>
                <w:szCs w:val="19"/>
                <w:lang w:eastAsia="en-CA"/>
              </w:rPr>
              <w:t>CoPC</w:t>
            </w:r>
          </w:p>
        </w:tc>
        <w:tc>
          <w:tcPr>
            <w:tcW w:w="2000" w:type="dxa"/>
            <w:tcBorders>
              <w:top w:val="single" w:sz="4" w:space="0" w:color="auto"/>
              <w:left w:val="nil"/>
              <w:bottom w:val="single" w:sz="4" w:space="0" w:color="auto"/>
              <w:right w:val="single" w:sz="4" w:space="0" w:color="auto"/>
            </w:tcBorders>
            <w:shd w:val="clear" w:color="000000" w:fill="52796F"/>
            <w:vAlign w:val="center"/>
            <w:hideMark/>
          </w:tcPr>
          <w:p w14:paraId="63985A9F" w14:textId="77777777" w:rsidR="00D34825" w:rsidRPr="00D34825" w:rsidRDefault="00D34825" w:rsidP="00D34825">
            <w:pPr>
              <w:spacing w:before="0" w:after="0" w:line="240" w:lineRule="auto"/>
              <w:jc w:val="left"/>
              <w:rPr>
                <w:rFonts w:eastAsia="Times New Roman" w:cs="Arial"/>
                <w:b/>
                <w:bCs/>
                <w:color w:val="FFFFFF"/>
                <w:sz w:val="19"/>
                <w:szCs w:val="19"/>
                <w:lang w:eastAsia="en-CA"/>
              </w:rPr>
            </w:pPr>
            <w:r w:rsidRPr="00D34825">
              <w:rPr>
                <w:rFonts w:eastAsia="Times New Roman" w:cs="Arial"/>
                <w:b/>
                <w:bCs/>
                <w:color w:val="FFFFFF"/>
                <w:sz w:val="19"/>
                <w:szCs w:val="19"/>
                <w:lang w:eastAsia="en-CA"/>
              </w:rPr>
              <w:t>Comment</w:t>
            </w:r>
          </w:p>
        </w:tc>
      </w:tr>
      <w:tr w:rsidR="00D34825" w:rsidRPr="00D34825" w14:paraId="6597F64B" w14:textId="77777777" w:rsidTr="00302B41">
        <w:trPr>
          <w:trHeight w:val="283"/>
        </w:trPr>
        <w:tc>
          <w:tcPr>
            <w:tcW w:w="10020" w:type="dxa"/>
            <w:gridSpan w:val="3"/>
            <w:tcBorders>
              <w:top w:val="single" w:sz="4" w:space="0" w:color="auto"/>
              <w:left w:val="single" w:sz="4" w:space="0" w:color="auto"/>
              <w:bottom w:val="single" w:sz="4" w:space="0" w:color="auto"/>
              <w:right w:val="single" w:sz="4" w:space="0" w:color="auto"/>
            </w:tcBorders>
            <w:vAlign w:val="center"/>
            <w:hideMark/>
          </w:tcPr>
          <w:p w14:paraId="3EB94BA6" w14:textId="77777777" w:rsidR="00D34825" w:rsidRPr="00D34825" w:rsidRDefault="00D34825" w:rsidP="00D34825">
            <w:pPr>
              <w:spacing w:before="0" w:after="0" w:line="240" w:lineRule="auto"/>
              <w:jc w:val="left"/>
              <w:rPr>
                <w:rFonts w:eastAsia="Times New Roman" w:cs="Arial"/>
                <w:b/>
                <w:bCs/>
                <w:color w:val="0D0D0D"/>
                <w:sz w:val="19"/>
                <w:szCs w:val="19"/>
                <w:lang w:eastAsia="en-CA"/>
              </w:rPr>
            </w:pPr>
            <w:r w:rsidRPr="00D34825">
              <w:rPr>
                <w:rFonts w:eastAsia="Times New Roman" w:cs="Arial"/>
                <w:b/>
                <w:bCs/>
                <w:color w:val="0D0D0D"/>
                <w:sz w:val="19"/>
                <w:szCs w:val="19"/>
                <w:lang w:eastAsia="en-CA"/>
              </w:rPr>
              <w:t>Human</w:t>
            </w:r>
          </w:p>
        </w:tc>
      </w:tr>
      <w:tr w:rsidR="00D34825" w:rsidRPr="00D34825" w14:paraId="69E4A0E1" w14:textId="77777777" w:rsidTr="00302B41">
        <w:trPr>
          <w:trHeight w:val="283"/>
        </w:trPr>
        <w:tc>
          <w:tcPr>
            <w:tcW w:w="3580" w:type="dxa"/>
            <w:tcBorders>
              <w:top w:val="nil"/>
              <w:left w:val="single" w:sz="4" w:space="0" w:color="auto"/>
              <w:bottom w:val="single" w:sz="4" w:space="0" w:color="auto"/>
              <w:right w:val="single" w:sz="4" w:space="0" w:color="auto"/>
            </w:tcBorders>
            <w:vAlign w:val="center"/>
            <w:hideMark/>
          </w:tcPr>
          <w:p w14:paraId="11D09708" w14:textId="77777777" w:rsidR="00D34825" w:rsidRPr="00D34825" w:rsidRDefault="00D34825" w:rsidP="00D34825">
            <w:pPr>
              <w:spacing w:before="0" w:after="0" w:line="240" w:lineRule="auto"/>
              <w:jc w:val="left"/>
              <w:rPr>
                <w:rFonts w:eastAsia="Times New Roman" w:cs="Arial"/>
                <w:color w:val="0D0D0D"/>
                <w:sz w:val="19"/>
                <w:szCs w:val="19"/>
                <w:lang w:eastAsia="en-CA"/>
              </w:rPr>
            </w:pPr>
            <w:r w:rsidRPr="00D34825">
              <w:rPr>
                <w:rFonts w:eastAsia="Times New Roman" w:cs="Arial"/>
                <w:color w:val="0D0D0D"/>
                <w:sz w:val="19"/>
                <w:szCs w:val="19"/>
                <w:lang w:eastAsia="en-CA"/>
              </w:rPr>
              <w:t>Domestic use aquifer</w:t>
            </w:r>
          </w:p>
        </w:tc>
        <w:tc>
          <w:tcPr>
            <w:tcW w:w="4440" w:type="dxa"/>
            <w:tcBorders>
              <w:top w:val="nil"/>
              <w:left w:val="nil"/>
              <w:bottom w:val="single" w:sz="4" w:space="0" w:color="auto"/>
              <w:right w:val="single" w:sz="4" w:space="0" w:color="auto"/>
            </w:tcBorders>
            <w:vAlign w:val="center"/>
            <w:hideMark/>
          </w:tcPr>
          <w:p w14:paraId="0A3EC415" w14:textId="77777777" w:rsidR="00D34825" w:rsidRPr="00D34825" w:rsidRDefault="00D34825" w:rsidP="00D34825">
            <w:pPr>
              <w:spacing w:before="0" w:after="0" w:line="240" w:lineRule="auto"/>
              <w:jc w:val="left"/>
              <w:rPr>
                <w:rFonts w:eastAsia="Times New Roman" w:cs="Arial"/>
                <w:color w:val="0D0D0D"/>
                <w:sz w:val="19"/>
                <w:szCs w:val="19"/>
                <w:lang w:eastAsia="en-CA"/>
              </w:rPr>
            </w:pPr>
            <w:r w:rsidRPr="00D34825">
              <w:rPr>
                <w:rFonts w:eastAsia="Times New Roman" w:cs="Arial"/>
                <w:color w:val="0D0D0D"/>
                <w:sz w:val="19"/>
                <w:szCs w:val="19"/>
                <w:lang w:eastAsia="en-CA"/>
              </w:rPr>
              <w:t>PHC, PAH, other organics, boron, chloride*</w:t>
            </w:r>
          </w:p>
        </w:tc>
        <w:tc>
          <w:tcPr>
            <w:tcW w:w="2000" w:type="dxa"/>
            <w:tcBorders>
              <w:top w:val="nil"/>
              <w:left w:val="nil"/>
              <w:bottom w:val="single" w:sz="4" w:space="0" w:color="auto"/>
              <w:right w:val="single" w:sz="4" w:space="0" w:color="auto"/>
            </w:tcBorders>
            <w:vAlign w:val="center"/>
            <w:hideMark/>
          </w:tcPr>
          <w:p w14:paraId="24F5199F" w14:textId="77777777" w:rsidR="00D34825" w:rsidRPr="00D34825" w:rsidRDefault="00D34825" w:rsidP="00D34825">
            <w:pPr>
              <w:spacing w:before="0" w:after="0" w:line="240" w:lineRule="auto"/>
              <w:jc w:val="left"/>
              <w:rPr>
                <w:rFonts w:eastAsia="Times New Roman" w:cs="Arial"/>
                <w:color w:val="0D0D0D"/>
                <w:sz w:val="19"/>
                <w:szCs w:val="19"/>
                <w:lang w:eastAsia="en-CA"/>
              </w:rPr>
            </w:pPr>
            <w:r w:rsidRPr="00D34825">
              <w:rPr>
                <w:rFonts w:eastAsia="Times New Roman" w:cs="Arial"/>
                <w:color w:val="0D0D0D"/>
                <w:sz w:val="19"/>
                <w:szCs w:val="19"/>
                <w:lang w:eastAsia="en-CA"/>
              </w:rPr>
              <w:t>Operable</w:t>
            </w:r>
          </w:p>
        </w:tc>
      </w:tr>
      <w:tr w:rsidR="00D34825" w:rsidRPr="00D34825" w14:paraId="393CE6FD" w14:textId="77777777" w:rsidTr="00302B41">
        <w:trPr>
          <w:trHeight w:val="283"/>
        </w:trPr>
        <w:tc>
          <w:tcPr>
            <w:tcW w:w="10020" w:type="dxa"/>
            <w:gridSpan w:val="3"/>
            <w:tcBorders>
              <w:top w:val="single" w:sz="4" w:space="0" w:color="auto"/>
              <w:left w:val="single" w:sz="4" w:space="0" w:color="auto"/>
              <w:bottom w:val="single" w:sz="4" w:space="0" w:color="auto"/>
              <w:right w:val="single" w:sz="4" w:space="0" w:color="auto"/>
            </w:tcBorders>
            <w:vAlign w:val="center"/>
            <w:hideMark/>
          </w:tcPr>
          <w:p w14:paraId="02FCD9D1" w14:textId="77777777" w:rsidR="00D34825" w:rsidRPr="00D34825" w:rsidRDefault="00D34825" w:rsidP="00D34825">
            <w:pPr>
              <w:spacing w:before="0" w:after="0" w:line="240" w:lineRule="auto"/>
              <w:jc w:val="left"/>
              <w:rPr>
                <w:rFonts w:eastAsia="Times New Roman" w:cs="Arial"/>
                <w:b/>
                <w:bCs/>
                <w:color w:val="0D0D0D"/>
                <w:sz w:val="19"/>
                <w:szCs w:val="19"/>
                <w:lang w:eastAsia="en-CA"/>
              </w:rPr>
            </w:pPr>
            <w:r w:rsidRPr="00D34825">
              <w:rPr>
                <w:rFonts w:eastAsia="Times New Roman" w:cs="Arial"/>
                <w:b/>
                <w:bCs/>
                <w:color w:val="0D0D0D"/>
                <w:sz w:val="19"/>
                <w:szCs w:val="19"/>
                <w:lang w:eastAsia="en-CA"/>
              </w:rPr>
              <w:t>Ecological</w:t>
            </w:r>
          </w:p>
        </w:tc>
      </w:tr>
      <w:tr w:rsidR="00D34825" w:rsidRPr="00D34825" w14:paraId="17406037" w14:textId="77777777" w:rsidTr="00D34825">
        <w:trPr>
          <w:trHeight w:val="480"/>
        </w:trPr>
        <w:tc>
          <w:tcPr>
            <w:tcW w:w="3580" w:type="dxa"/>
            <w:tcBorders>
              <w:top w:val="nil"/>
              <w:left w:val="single" w:sz="4" w:space="0" w:color="auto"/>
              <w:bottom w:val="single" w:sz="4" w:space="0" w:color="auto"/>
              <w:right w:val="single" w:sz="4" w:space="0" w:color="auto"/>
            </w:tcBorders>
            <w:vAlign w:val="center"/>
            <w:hideMark/>
          </w:tcPr>
          <w:p w14:paraId="70765D5D" w14:textId="77777777" w:rsidR="00D34825" w:rsidRPr="00D34825" w:rsidRDefault="00D34825" w:rsidP="00D34825">
            <w:pPr>
              <w:spacing w:before="0" w:after="0" w:line="240" w:lineRule="auto"/>
              <w:jc w:val="left"/>
              <w:rPr>
                <w:rFonts w:eastAsia="Times New Roman" w:cs="Arial"/>
                <w:color w:val="0D0D0D"/>
                <w:sz w:val="19"/>
                <w:szCs w:val="19"/>
                <w:lang w:eastAsia="en-CA"/>
              </w:rPr>
            </w:pPr>
            <w:r w:rsidRPr="00D34825">
              <w:rPr>
                <w:rFonts w:eastAsia="Times New Roman" w:cs="Arial"/>
                <w:color w:val="0D0D0D"/>
                <w:sz w:val="19"/>
                <w:szCs w:val="19"/>
                <w:lang w:eastAsia="en-CA"/>
              </w:rPr>
              <w:t>Direct soil contact</w:t>
            </w:r>
          </w:p>
        </w:tc>
        <w:tc>
          <w:tcPr>
            <w:tcW w:w="4440" w:type="dxa"/>
            <w:tcBorders>
              <w:top w:val="nil"/>
              <w:left w:val="nil"/>
              <w:bottom w:val="single" w:sz="4" w:space="0" w:color="auto"/>
              <w:right w:val="single" w:sz="4" w:space="0" w:color="auto"/>
            </w:tcBorders>
            <w:vAlign w:val="center"/>
            <w:hideMark/>
          </w:tcPr>
          <w:p w14:paraId="07E8A762" w14:textId="77777777" w:rsidR="00D34825" w:rsidRPr="00D34825" w:rsidRDefault="00D34825" w:rsidP="00D34825">
            <w:pPr>
              <w:spacing w:before="0" w:after="0" w:line="240" w:lineRule="auto"/>
              <w:jc w:val="left"/>
              <w:rPr>
                <w:rFonts w:eastAsia="Times New Roman" w:cs="Arial"/>
                <w:color w:val="0D0D0D"/>
                <w:sz w:val="19"/>
                <w:szCs w:val="19"/>
                <w:lang w:eastAsia="en-CA"/>
              </w:rPr>
            </w:pPr>
            <w:r w:rsidRPr="00D34825">
              <w:rPr>
                <w:rFonts w:eastAsia="Times New Roman" w:cs="Arial"/>
                <w:color w:val="0D0D0D"/>
                <w:sz w:val="19"/>
                <w:szCs w:val="19"/>
                <w:lang w:eastAsia="en-CA"/>
              </w:rPr>
              <w:t>EC, SAR, pH, PHC, PAH, other organics, metals, chloride*</w:t>
            </w:r>
          </w:p>
        </w:tc>
        <w:tc>
          <w:tcPr>
            <w:tcW w:w="2000" w:type="dxa"/>
            <w:tcBorders>
              <w:top w:val="nil"/>
              <w:left w:val="nil"/>
              <w:bottom w:val="single" w:sz="4" w:space="0" w:color="auto"/>
              <w:right w:val="single" w:sz="4" w:space="0" w:color="auto"/>
            </w:tcBorders>
            <w:vAlign w:val="center"/>
            <w:hideMark/>
          </w:tcPr>
          <w:p w14:paraId="036A11FA" w14:textId="77777777" w:rsidR="00D34825" w:rsidRPr="00D34825" w:rsidRDefault="00D34825" w:rsidP="00D34825">
            <w:pPr>
              <w:spacing w:before="0" w:after="0" w:line="240" w:lineRule="auto"/>
              <w:jc w:val="left"/>
              <w:rPr>
                <w:rFonts w:eastAsia="Times New Roman" w:cs="Arial"/>
                <w:color w:val="0D0D0D"/>
                <w:sz w:val="19"/>
                <w:szCs w:val="19"/>
                <w:lang w:eastAsia="en-CA"/>
              </w:rPr>
            </w:pPr>
            <w:r w:rsidRPr="00D34825">
              <w:rPr>
                <w:rFonts w:eastAsia="Times New Roman" w:cs="Arial"/>
                <w:color w:val="0D0D0D"/>
                <w:sz w:val="19"/>
                <w:szCs w:val="19"/>
                <w:lang w:eastAsia="en-CA"/>
              </w:rPr>
              <w:t>Operable</w:t>
            </w:r>
          </w:p>
        </w:tc>
      </w:tr>
      <w:tr w:rsidR="00D34825" w:rsidRPr="00D34825" w14:paraId="433F44BB" w14:textId="77777777" w:rsidTr="00302B41">
        <w:trPr>
          <w:trHeight w:val="283"/>
        </w:trPr>
        <w:tc>
          <w:tcPr>
            <w:tcW w:w="3580" w:type="dxa"/>
            <w:tcBorders>
              <w:top w:val="nil"/>
              <w:left w:val="single" w:sz="4" w:space="0" w:color="auto"/>
              <w:bottom w:val="single" w:sz="4" w:space="0" w:color="auto"/>
              <w:right w:val="single" w:sz="4" w:space="0" w:color="auto"/>
            </w:tcBorders>
            <w:vAlign w:val="center"/>
            <w:hideMark/>
          </w:tcPr>
          <w:p w14:paraId="1BB7E0E5" w14:textId="77777777" w:rsidR="00D34825" w:rsidRPr="00D34825" w:rsidRDefault="00D34825" w:rsidP="00D34825">
            <w:pPr>
              <w:spacing w:before="0" w:after="0" w:line="240" w:lineRule="auto"/>
              <w:jc w:val="left"/>
              <w:rPr>
                <w:rFonts w:eastAsia="Times New Roman" w:cs="Arial"/>
                <w:color w:val="0D0D0D"/>
                <w:sz w:val="19"/>
                <w:szCs w:val="19"/>
                <w:lang w:eastAsia="en-CA"/>
              </w:rPr>
            </w:pPr>
            <w:r w:rsidRPr="00D34825">
              <w:rPr>
                <w:rFonts w:eastAsia="Times New Roman" w:cs="Arial"/>
                <w:color w:val="0D0D0D"/>
                <w:sz w:val="19"/>
                <w:szCs w:val="19"/>
                <w:lang w:eastAsia="en-CA"/>
              </w:rPr>
              <w:t>Nutrient/Energy cycling</w:t>
            </w:r>
          </w:p>
        </w:tc>
        <w:tc>
          <w:tcPr>
            <w:tcW w:w="4440" w:type="dxa"/>
            <w:tcBorders>
              <w:top w:val="nil"/>
              <w:left w:val="nil"/>
              <w:bottom w:val="single" w:sz="4" w:space="0" w:color="auto"/>
              <w:right w:val="single" w:sz="4" w:space="0" w:color="auto"/>
            </w:tcBorders>
            <w:vAlign w:val="center"/>
            <w:hideMark/>
          </w:tcPr>
          <w:p w14:paraId="783B6C88" w14:textId="77777777" w:rsidR="00D34825" w:rsidRPr="00D34825" w:rsidRDefault="00D34825" w:rsidP="00D34825">
            <w:pPr>
              <w:spacing w:before="0" w:after="0" w:line="240" w:lineRule="auto"/>
              <w:jc w:val="left"/>
              <w:rPr>
                <w:rFonts w:eastAsia="Times New Roman" w:cs="Arial"/>
                <w:color w:val="0D0D0D"/>
                <w:sz w:val="19"/>
                <w:szCs w:val="19"/>
                <w:lang w:eastAsia="en-CA"/>
              </w:rPr>
            </w:pPr>
            <w:r w:rsidRPr="00D34825">
              <w:rPr>
                <w:rFonts w:eastAsia="Times New Roman" w:cs="Arial"/>
                <w:color w:val="0D0D0D"/>
                <w:sz w:val="19"/>
                <w:szCs w:val="19"/>
                <w:lang w:eastAsia="en-CA"/>
              </w:rPr>
              <w:t>Metals</w:t>
            </w:r>
          </w:p>
        </w:tc>
        <w:tc>
          <w:tcPr>
            <w:tcW w:w="2000" w:type="dxa"/>
            <w:tcBorders>
              <w:top w:val="nil"/>
              <w:left w:val="nil"/>
              <w:bottom w:val="single" w:sz="4" w:space="0" w:color="auto"/>
              <w:right w:val="single" w:sz="4" w:space="0" w:color="auto"/>
            </w:tcBorders>
            <w:vAlign w:val="center"/>
            <w:hideMark/>
          </w:tcPr>
          <w:p w14:paraId="1ABF9837" w14:textId="77777777" w:rsidR="00D34825" w:rsidRPr="00D34825" w:rsidRDefault="00D34825" w:rsidP="00D34825">
            <w:pPr>
              <w:spacing w:before="0" w:after="0" w:line="240" w:lineRule="auto"/>
              <w:jc w:val="left"/>
              <w:rPr>
                <w:rFonts w:eastAsia="Times New Roman" w:cs="Arial"/>
                <w:color w:val="0D0D0D"/>
                <w:sz w:val="19"/>
                <w:szCs w:val="19"/>
                <w:lang w:eastAsia="en-CA"/>
              </w:rPr>
            </w:pPr>
            <w:r w:rsidRPr="00D34825">
              <w:rPr>
                <w:rFonts w:eastAsia="Times New Roman" w:cs="Arial"/>
                <w:color w:val="0D0D0D"/>
                <w:sz w:val="19"/>
                <w:szCs w:val="19"/>
                <w:lang w:eastAsia="en-CA"/>
              </w:rPr>
              <w:t>Operable</w:t>
            </w:r>
          </w:p>
        </w:tc>
      </w:tr>
      <w:tr w:rsidR="00D34825" w:rsidRPr="00D34825" w14:paraId="3E685467" w14:textId="77777777" w:rsidTr="00302B41">
        <w:trPr>
          <w:trHeight w:val="283"/>
        </w:trPr>
        <w:tc>
          <w:tcPr>
            <w:tcW w:w="3580" w:type="dxa"/>
            <w:tcBorders>
              <w:top w:val="nil"/>
              <w:left w:val="single" w:sz="4" w:space="0" w:color="auto"/>
              <w:bottom w:val="single" w:sz="4" w:space="0" w:color="auto"/>
              <w:right w:val="single" w:sz="4" w:space="0" w:color="auto"/>
            </w:tcBorders>
            <w:vAlign w:val="center"/>
            <w:hideMark/>
          </w:tcPr>
          <w:p w14:paraId="6D3C9019" w14:textId="77777777" w:rsidR="00D34825" w:rsidRPr="00D34825" w:rsidRDefault="00D34825" w:rsidP="00D34825">
            <w:pPr>
              <w:spacing w:before="0" w:after="0" w:line="240" w:lineRule="auto"/>
              <w:jc w:val="left"/>
              <w:rPr>
                <w:rFonts w:eastAsia="Times New Roman" w:cs="Arial"/>
                <w:color w:val="0D0D0D"/>
                <w:sz w:val="19"/>
                <w:szCs w:val="19"/>
                <w:lang w:eastAsia="en-CA"/>
              </w:rPr>
            </w:pPr>
            <w:r w:rsidRPr="00D34825">
              <w:rPr>
                <w:rFonts w:eastAsia="Times New Roman" w:cs="Arial"/>
                <w:color w:val="0D0D0D"/>
                <w:sz w:val="19"/>
                <w:szCs w:val="19"/>
                <w:lang w:eastAsia="en-CA"/>
              </w:rPr>
              <w:t>Livestock soil &amp; food ingestion</w:t>
            </w:r>
          </w:p>
        </w:tc>
        <w:tc>
          <w:tcPr>
            <w:tcW w:w="4440" w:type="dxa"/>
            <w:tcBorders>
              <w:top w:val="nil"/>
              <w:left w:val="nil"/>
              <w:bottom w:val="single" w:sz="4" w:space="0" w:color="auto"/>
              <w:right w:val="single" w:sz="4" w:space="0" w:color="auto"/>
            </w:tcBorders>
            <w:vAlign w:val="center"/>
            <w:hideMark/>
          </w:tcPr>
          <w:p w14:paraId="47710AF0" w14:textId="77777777" w:rsidR="00D34825" w:rsidRPr="00D34825" w:rsidRDefault="00D34825" w:rsidP="00D34825">
            <w:pPr>
              <w:spacing w:before="0" w:after="0" w:line="240" w:lineRule="auto"/>
              <w:jc w:val="left"/>
              <w:rPr>
                <w:rFonts w:eastAsia="Times New Roman" w:cs="Arial"/>
                <w:color w:val="0D0D0D"/>
                <w:sz w:val="19"/>
                <w:szCs w:val="19"/>
                <w:lang w:eastAsia="en-CA"/>
              </w:rPr>
            </w:pPr>
            <w:r w:rsidRPr="00D34825">
              <w:rPr>
                <w:rFonts w:eastAsia="Times New Roman" w:cs="Arial"/>
                <w:color w:val="0D0D0D"/>
                <w:sz w:val="19"/>
                <w:szCs w:val="19"/>
                <w:lang w:eastAsia="en-CA"/>
              </w:rPr>
              <w:t xml:space="preserve">PHC, PAH, metals </w:t>
            </w:r>
          </w:p>
        </w:tc>
        <w:tc>
          <w:tcPr>
            <w:tcW w:w="2000" w:type="dxa"/>
            <w:tcBorders>
              <w:top w:val="nil"/>
              <w:left w:val="nil"/>
              <w:bottom w:val="single" w:sz="4" w:space="0" w:color="auto"/>
              <w:right w:val="single" w:sz="4" w:space="0" w:color="auto"/>
            </w:tcBorders>
            <w:vAlign w:val="center"/>
            <w:hideMark/>
          </w:tcPr>
          <w:p w14:paraId="56BD7CC4" w14:textId="77777777" w:rsidR="00D34825" w:rsidRPr="00D34825" w:rsidRDefault="00D34825" w:rsidP="00D34825">
            <w:pPr>
              <w:spacing w:before="0" w:after="0" w:line="240" w:lineRule="auto"/>
              <w:jc w:val="left"/>
              <w:rPr>
                <w:rFonts w:eastAsia="Times New Roman" w:cs="Arial"/>
                <w:color w:val="0D0D0D"/>
                <w:sz w:val="19"/>
                <w:szCs w:val="19"/>
                <w:lang w:eastAsia="en-CA"/>
              </w:rPr>
            </w:pPr>
            <w:r w:rsidRPr="00D34825">
              <w:rPr>
                <w:rFonts w:eastAsia="Times New Roman" w:cs="Arial"/>
                <w:color w:val="0D0D0D"/>
                <w:sz w:val="19"/>
                <w:szCs w:val="19"/>
                <w:lang w:eastAsia="en-CA"/>
              </w:rPr>
              <w:t>Operable</w:t>
            </w:r>
          </w:p>
        </w:tc>
      </w:tr>
      <w:tr w:rsidR="00D34825" w:rsidRPr="00D34825" w14:paraId="04E89054" w14:textId="77777777" w:rsidTr="00302B41">
        <w:trPr>
          <w:trHeight w:val="283"/>
        </w:trPr>
        <w:tc>
          <w:tcPr>
            <w:tcW w:w="3580" w:type="dxa"/>
            <w:tcBorders>
              <w:top w:val="nil"/>
              <w:left w:val="single" w:sz="4" w:space="0" w:color="auto"/>
              <w:bottom w:val="single" w:sz="4" w:space="0" w:color="auto"/>
              <w:right w:val="single" w:sz="4" w:space="0" w:color="auto"/>
            </w:tcBorders>
            <w:vAlign w:val="center"/>
            <w:hideMark/>
          </w:tcPr>
          <w:p w14:paraId="437ACE28" w14:textId="77777777" w:rsidR="00D34825" w:rsidRPr="00D34825" w:rsidRDefault="00D34825" w:rsidP="00D34825">
            <w:pPr>
              <w:spacing w:before="0" w:after="0" w:line="240" w:lineRule="auto"/>
              <w:jc w:val="left"/>
              <w:rPr>
                <w:rFonts w:eastAsia="Times New Roman" w:cs="Arial"/>
                <w:color w:val="0D0D0D"/>
                <w:sz w:val="19"/>
                <w:szCs w:val="19"/>
                <w:lang w:eastAsia="en-CA"/>
              </w:rPr>
            </w:pPr>
            <w:r w:rsidRPr="00D34825">
              <w:rPr>
                <w:rFonts w:eastAsia="Times New Roman" w:cs="Arial"/>
                <w:color w:val="0D0D0D"/>
                <w:sz w:val="19"/>
                <w:szCs w:val="19"/>
                <w:lang w:eastAsia="en-CA"/>
              </w:rPr>
              <w:t>Wildlife soil &amp; food ingestion</w:t>
            </w:r>
          </w:p>
        </w:tc>
        <w:tc>
          <w:tcPr>
            <w:tcW w:w="4440" w:type="dxa"/>
            <w:tcBorders>
              <w:top w:val="nil"/>
              <w:left w:val="nil"/>
              <w:bottom w:val="single" w:sz="4" w:space="0" w:color="auto"/>
              <w:right w:val="single" w:sz="4" w:space="0" w:color="auto"/>
            </w:tcBorders>
            <w:vAlign w:val="center"/>
            <w:hideMark/>
          </w:tcPr>
          <w:p w14:paraId="5943AD18" w14:textId="77777777" w:rsidR="00D34825" w:rsidRPr="00D34825" w:rsidRDefault="00D34825" w:rsidP="00D34825">
            <w:pPr>
              <w:spacing w:before="0" w:after="0" w:line="240" w:lineRule="auto"/>
              <w:jc w:val="left"/>
              <w:rPr>
                <w:rFonts w:eastAsia="Times New Roman" w:cs="Arial"/>
                <w:color w:val="0D0D0D"/>
                <w:sz w:val="19"/>
                <w:szCs w:val="19"/>
                <w:lang w:eastAsia="en-CA"/>
              </w:rPr>
            </w:pPr>
            <w:r w:rsidRPr="00D34825">
              <w:rPr>
                <w:rFonts w:eastAsia="Times New Roman" w:cs="Arial"/>
                <w:color w:val="0D0D0D"/>
                <w:sz w:val="19"/>
                <w:szCs w:val="19"/>
                <w:lang w:eastAsia="en-CA"/>
              </w:rPr>
              <w:t>PHC, PAH, barium</w:t>
            </w:r>
          </w:p>
        </w:tc>
        <w:tc>
          <w:tcPr>
            <w:tcW w:w="2000" w:type="dxa"/>
            <w:tcBorders>
              <w:top w:val="nil"/>
              <w:left w:val="nil"/>
              <w:bottom w:val="single" w:sz="4" w:space="0" w:color="auto"/>
              <w:right w:val="single" w:sz="4" w:space="0" w:color="auto"/>
            </w:tcBorders>
            <w:vAlign w:val="center"/>
            <w:hideMark/>
          </w:tcPr>
          <w:p w14:paraId="14546663" w14:textId="77777777" w:rsidR="00D34825" w:rsidRPr="00D34825" w:rsidRDefault="00D34825" w:rsidP="00D34825">
            <w:pPr>
              <w:spacing w:before="0" w:after="0" w:line="240" w:lineRule="auto"/>
              <w:jc w:val="left"/>
              <w:rPr>
                <w:rFonts w:eastAsia="Times New Roman" w:cs="Arial"/>
                <w:color w:val="0D0D0D"/>
                <w:sz w:val="19"/>
                <w:szCs w:val="19"/>
                <w:lang w:eastAsia="en-CA"/>
              </w:rPr>
            </w:pPr>
            <w:r w:rsidRPr="00D34825">
              <w:rPr>
                <w:rFonts w:eastAsia="Times New Roman" w:cs="Arial"/>
                <w:color w:val="0D0D0D"/>
                <w:sz w:val="19"/>
                <w:szCs w:val="19"/>
                <w:lang w:eastAsia="en-CA"/>
              </w:rPr>
              <w:t>Operable</w:t>
            </w:r>
          </w:p>
        </w:tc>
      </w:tr>
      <w:tr w:rsidR="00D34825" w:rsidRPr="00D34825" w14:paraId="00167CE7" w14:textId="77777777" w:rsidTr="00302B41">
        <w:trPr>
          <w:trHeight w:val="283"/>
        </w:trPr>
        <w:tc>
          <w:tcPr>
            <w:tcW w:w="3580" w:type="dxa"/>
            <w:tcBorders>
              <w:top w:val="nil"/>
              <w:left w:val="single" w:sz="4" w:space="0" w:color="auto"/>
              <w:bottom w:val="single" w:sz="4" w:space="0" w:color="auto"/>
              <w:right w:val="single" w:sz="4" w:space="0" w:color="auto"/>
            </w:tcBorders>
            <w:vAlign w:val="center"/>
            <w:hideMark/>
          </w:tcPr>
          <w:p w14:paraId="68F58802" w14:textId="77777777" w:rsidR="00D34825" w:rsidRPr="00D34825" w:rsidRDefault="00D34825" w:rsidP="00D34825">
            <w:pPr>
              <w:spacing w:before="0" w:after="0" w:line="240" w:lineRule="auto"/>
              <w:jc w:val="left"/>
              <w:rPr>
                <w:rFonts w:eastAsia="Times New Roman" w:cs="Arial"/>
                <w:color w:val="0D0D0D"/>
                <w:sz w:val="19"/>
                <w:szCs w:val="19"/>
                <w:lang w:eastAsia="en-CA"/>
              </w:rPr>
            </w:pPr>
            <w:r w:rsidRPr="00D34825">
              <w:rPr>
                <w:rFonts w:eastAsia="Times New Roman" w:cs="Arial"/>
                <w:color w:val="0D0D0D"/>
                <w:sz w:val="19"/>
                <w:szCs w:val="19"/>
                <w:lang w:eastAsia="en-CA"/>
              </w:rPr>
              <w:t>Freshwater aquatic life</w:t>
            </w:r>
          </w:p>
        </w:tc>
        <w:tc>
          <w:tcPr>
            <w:tcW w:w="4440" w:type="dxa"/>
            <w:tcBorders>
              <w:top w:val="nil"/>
              <w:left w:val="nil"/>
              <w:bottom w:val="single" w:sz="4" w:space="0" w:color="auto"/>
              <w:right w:val="single" w:sz="4" w:space="0" w:color="auto"/>
            </w:tcBorders>
            <w:vAlign w:val="center"/>
            <w:hideMark/>
          </w:tcPr>
          <w:p w14:paraId="2E6F95FC" w14:textId="77777777" w:rsidR="00D34825" w:rsidRPr="00D34825" w:rsidRDefault="00D34825" w:rsidP="00D34825">
            <w:pPr>
              <w:spacing w:before="0" w:after="0" w:line="240" w:lineRule="auto"/>
              <w:jc w:val="left"/>
              <w:rPr>
                <w:rFonts w:eastAsia="Times New Roman" w:cs="Arial"/>
                <w:color w:val="0D0D0D"/>
                <w:sz w:val="19"/>
                <w:szCs w:val="19"/>
                <w:lang w:eastAsia="en-CA"/>
              </w:rPr>
            </w:pPr>
            <w:r w:rsidRPr="00D34825">
              <w:rPr>
                <w:rFonts w:eastAsia="Times New Roman" w:cs="Arial"/>
                <w:color w:val="0D0D0D"/>
                <w:sz w:val="19"/>
                <w:szCs w:val="19"/>
                <w:lang w:eastAsia="en-CA"/>
              </w:rPr>
              <w:t>PHC, PAH, other organics, boron, chloride*</w:t>
            </w:r>
          </w:p>
        </w:tc>
        <w:tc>
          <w:tcPr>
            <w:tcW w:w="2000" w:type="dxa"/>
            <w:tcBorders>
              <w:top w:val="nil"/>
              <w:left w:val="nil"/>
              <w:bottom w:val="single" w:sz="4" w:space="0" w:color="auto"/>
              <w:right w:val="single" w:sz="4" w:space="0" w:color="auto"/>
            </w:tcBorders>
            <w:vAlign w:val="center"/>
            <w:hideMark/>
          </w:tcPr>
          <w:p w14:paraId="09D9B58C" w14:textId="77777777" w:rsidR="00D34825" w:rsidRPr="00D34825" w:rsidRDefault="00D34825" w:rsidP="00D34825">
            <w:pPr>
              <w:spacing w:before="0" w:after="0" w:line="240" w:lineRule="auto"/>
              <w:jc w:val="left"/>
              <w:rPr>
                <w:rFonts w:eastAsia="Times New Roman" w:cs="Arial"/>
                <w:color w:val="0D0D0D"/>
                <w:sz w:val="19"/>
                <w:szCs w:val="19"/>
                <w:lang w:eastAsia="en-CA"/>
              </w:rPr>
            </w:pPr>
            <w:r w:rsidRPr="00D34825">
              <w:rPr>
                <w:rFonts w:eastAsia="Times New Roman" w:cs="Arial"/>
                <w:color w:val="0D0D0D"/>
                <w:sz w:val="19"/>
                <w:szCs w:val="19"/>
                <w:lang w:eastAsia="en-CA"/>
              </w:rPr>
              <w:t>Operable</w:t>
            </w:r>
          </w:p>
        </w:tc>
      </w:tr>
      <w:tr w:rsidR="00D34825" w:rsidRPr="00D34825" w14:paraId="10F9FBE7" w14:textId="77777777" w:rsidTr="00302B41">
        <w:trPr>
          <w:trHeight w:val="283"/>
        </w:trPr>
        <w:tc>
          <w:tcPr>
            <w:tcW w:w="3580" w:type="dxa"/>
            <w:tcBorders>
              <w:top w:val="nil"/>
              <w:left w:val="single" w:sz="4" w:space="0" w:color="auto"/>
              <w:bottom w:val="single" w:sz="4" w:space="0" w:color="auto"/>
              <w:right w:val="single" w:sz="4" w:space="0" w:color="auto"/>
            </w:tcBorders>
            <w:vAlign w:val="center"/>
            <w:hideMark/>
          </w:tcPr>
          <w:p w14:paraId="79C25081" w14:textId="77777777" w:rsidR="00D34825" w:rsidRPr="00D34825" w:rsidRDefault="00D34825" w:rsidP="00D34825">
            <w:pPr>
              <w:spacing w:before="0" w:after="0" w:line="240" w:lineRule="auto"/>
              <w:jc w:val="left"/>
              <w:rPr>
                <w:rFonts w:eastAsia="Times New Roman" w:cs="Arial"/>
                <w:color w:val="0D0D0D"/>
                <w:sz w:val="19"/>
                <w:szCs w:val="19"/>
                <w:lang w:eastAsia="en-CA"/>
              </w:rPr>
            </w:pPr>
            <w:r w:rsidRPr="00D34825">
              <w:rPr>
                <w:rFonts w:eastAsia="Times New Roman" w:cs="Arial"/>
                <w:color w:val="0D0D0D"/>
                <w:sz w:val="19"/>
                <w:szCs w:val="19"/>
                <w:lang w:eastAsia="en-CA"/>
              </w:rPr>
              <w:t>Wildlife water</w:t>
            </w:r>
          </w:p>
        </w:tc>
        <w:tc>
          <w:tcPr>
            <w:tcW w:w="4440" w:type="dxa"/>
            <w:tcBorders>
              <w:top w:val="nil"/>
              <w:left w:val="nil"/>
              <w:bottom w:val="single" w:sz="4" w:space="0" w:color="auto"/>
              <w:right w:val="single" w:sz="4" w:space="0" w:color="auto"/>
            </w:tcBorders>
            <w:vAlign w:val="center"/>
            <w:hideMark/>
          </w:tcPr>
          <w:p w14:paraId="2E97539C" w14:textId="77777777" w:rsidR="00D34825" w:rsidRPr="00D34825" w:rsidRDefault="00D34825" w:rsidP="00D34825">
            <w:pPr>
              <w:spacing w:before="0" w:after="0" w:line="240" w:lineRule="auto"/>
              <w:jc w:val="left"/>
              <w:rPr>
                <w:rFonts w:eastAsia="Times New Roman" w:cs="Arial"/>
                <w:color w:val="0D0D0D"/>
                <w:sz w:val="19"/>
                <w:szCs w:val="19"/>
                <w:lang w:eastAsia="en-CA"/>
              </w:rPr>
            </w:pPr>
            <w:r w:rsidRPr="00D34825">
              <w:rPr>
                <w:rFonts w:eastAsia="Times New Roman" w:cs="Arial"/>
                <w:color w:val="0D0D0D"/>
                <w:sz w:val="19"/>
                <w:szCs w:val="19"/>
                <w:lang w:eastAsia="en-CA"/>
              </w:rPr>
              <w:t>PHC, boron</w:t>
            </w:r>
          </w:p>
        </w:tc>
        <w:tc>
          <w:tcPr>
            <w:tcW w:w="2000" w:type="dxa"/>
            <w:tcBorders>
              <w:top w:val="nil"/>
              <w:left w:val="nil"/>
              <w:bottom w:val="single" w:sz="4" w:space="0" w:color="auto"/>
              <w:right w:val="single" w:sz="4" w:space="0" w:color="auto"/>
            </w:tcBorders>
            <w:vAlign w:val="center"/>
            <w:hideMark/>
          </w:tcPr>
          <w:p w14:paraId="7E6F5AC4" w14:textId="77777777" w:rsidR="00D34825" w:rsidRPr="00D34825" w:rsidRDefault="00D34825" w:rsidP="00D34825">
            <w:pPr>
              <w:spacing w:before="0" w:after="0" w:line="240" w:lineRule="auto"/>
              <w:jc w:val="left"/>
              <w:rPr>
                <w:rFonts w:eastAsia="Times New Roman" w:cs="Arial"/>
                <w:color w:val="0D0D0D"/>
                <w:sz w:val="19"/>
                <w:szCs w:val="19"/>
                <w:lang w:eastAsia="en-CA"/>
              </w:rPr>
            </w:pPr>
            <w:r w:rsidRPr="00D34825">
              <w:rPr>
                <w:rFonts w:eastAsia="Times New Roman" w:cs="Arial"/>
                <w:color w:val="0D0D0D"/>
                <w:sz w:val="19"/>
                <w:szCs w:val="19"/>
                <w:lang w:eastAsia="en-CA"/>
              </w:rPr>
              <w:t>Operable</w:t>
            </w:r>
          </w:p>
        </w:tc>
      </w:tr>
      <w:tr w:rsidR="00D34825" w:rsidRPr="00D34825" w14:paraId="2CAD48E9" w14:textId="77777777" w:rsidTr="00302B41">
        <w:trPr>
          <w:trHeight w:val="283"/>
        </w:trPr>
        <w:tc>
          <w:tcPr>
            <w:tcW w:w="10020" w:type="dxa"/>
            <w:gridSpan w:val="3"/>
            <w:tcBorders>
              <w:top w:val="single" w:sz="4" w:space="0" w:color="auto"/>
              <w:left w:val="single" w:sz="4" w:space="0" w:color="auto"/>
              <w:bottom w:val="single" w:sz="4" w:space="0" w:color="auto"/>
              <w:right w:val="single" w:sz="4" w:space="0" w:color="auto"/>
            </w:tcBorders>
            <w:vAlign w:val="center"/>
            <w:hideMark/>
          </w:tcPr>
          <w:p w14:paraId="61419991" w14:textId="77777777" w:rsidR="00D34825" w:rsidRPr="00D34825" w:rsidRDefault="00D34825" w:rsidP="00D34825">
            <w:pPr>
              <w:spacing w:before="0" w:after="0" w:line="240" w:lineRule="auto"/>
              <w:jc w:val="left"/>
              <w:rPr>
                <w:rFonts w:eastAsia="Times New Roman" w:cs="Arial"/>
                <w:b/>
                <w:bCs/>
                <w:color w:val="0D0D0D"/>
                <w:sz w:val="19"/>
                <w:szCs w:val="19"/>
                <w:lang w:eastAsia="en-CA"/>
              </w:rPr>
            </w:pPr>
            <w:r w:rsidRPr="00D34825">
              <w:rPr>
                <w:rFonts w:eastAsia="Times New Roman" w:cs="Arial"/>
                <w:b/>
                <w:bCs/>
                <w:color w:val="0D0D0D"/>
                <w:sz w:val="19"/>
                <w:szCs w:val="19"/>
                <w:lang w:eastAsia="en-CA"/>
              </w:rPr>
              <w:t>Other</w:t>
            </w:r>
          </w:p>
        </w:tc>
      </w:tr>
      <w:tr w:rsidR="00D34825" w:rsidRPr="00D34825" w14:paraId="7127CF12" w14:textId="77777777" w:rsidTr="00302B41">
        <w:trPr>
          <w:trHeight w:val="283"/>
        </w:trPr>
        <w:tc>
          <w:tcPr>
            <w:tcW w:w="3580" w:type="dxa"/>
            <w:tcBorders>
              <w:top w:val="nil"/>
              <w:left w:val="single" w:sz="4" w:space="0" w:color="auto"/>
              <w:bottom w:val="single" w:sz="4" w:space="0" w:color="auto"/>
              <w:right w:val="single" w:sz="4" w:space="0" w:color="auto"/>
            </w:tcBorders>
            <w:vAlign w:val="center"/>
            <w:hideMark/>
          </w:tcPr>
          <w:p w14:paraId="0ED2E871" w14:textId="77777777" w:rsidR="00D34825" w:rsidRPr="00D34825" w:rsidRDefault="00D34825" w:rsidP="00D34825">
            <w:pPr>
              <w:spacing w:before="0" w:after="0" w:line="240" w:lineRule="auto"/>
              <w:jc w:val="left"/>
              <w:rPr>
                <w:rFonts w:eastAsia="Times New Roman" w:cs="Arial"/>
                <w:color w:val="0D0D0D"/>
                <w:sz w:val="19"/>
                <w:szCs w:val="19"/>
                <w:lang w:eastAsia="en-CA"/>
              </w:rPr>
            </w:pPr>
            <w:r w:rsidRPr="00D34825">
              <w:rPr>
                <w:rFonts w:eastAsia="Times New Roman" w:cs="Arial"/>
                <w:color w:val="0D0D0D"/>
                <w:sz w:val="19"/>
                <w:szCs w:val="19"/>
                <w:lang w:eastAsia="en-CA"/>
              </w:rPr>
              <w:t>Management limit</w:t>
            </w:r>
          </w:p>
        </w:tc>
        <w:tc>
          <w:tcPr>
            <w:tcW w:w="4440" w:type="dxa"/>
            <w:tcBorders>
              <w:top w:val="nil"/>
              <w:left w:val="nil"/>
              <w:bottom w:val="single" w:sz="4" w:space="0" w:color="auto"/>
              <w:right w:val="single" w:sz="4" w:space="0" w:color="auto"/>
            </w:tcBorders>
            <w:vAlign w:val="center"/>
            <w:hideMark/>
          </w:tcPr>
          <w:p w14:paraId="4C2BE9B4" w14:textId="77777777" w:rsidR="00D34825" w:rsidRPr="00D34825" w:rsidRDefault="00D34825" w:rsidP="00D34825">
            <w:pPr>
              <w:spacing w:before="0" w:after="0" w:line="240" w:lineRule="auto"/>
              <w:jc w:val="left"/>
              <w:rPr>
                <w:rFonts w:eastAsia="Times New Roman" w:cs="Arial"/>
                <w:color w:val="0D0D0D"/>
                <w:sz w:val="19"/>
                <w:szCs w:val="19"/>
                <w:lang w:eastAsia="en-CA"/>
              </w:rPr>
            </w:pPr>
            <w:r w:rsidRPr="00D34825">
              <w:rPr>
                <w:rFonts w:eastAsia="Times New Roman" w:cs="Arial"/>
                <w:color w:val="0D0D0D"/>
                <w:sz w:val="19"/>
                <w:szCs w:val="19"/>
                <w:lang w:eastAsia="en-CA"/>
              </w:rPr>
              <w:t>PHC, methanol, chloride*</w:t>
            </w:r>
          </w:p>
        </w:tc>
        <w:tc>
          <w:tcPr>
            <w:tcW w:w="2000" w:type="dxa"/>
            <w:tcBorders>
              <w:top w:val="nil"/>
              <w:left w:val="nil"/>
              <w:bottom w:val="single" w:sz="4" w:space="0" w:color="auto"/>
              <w:right w:val="single" w:sz="4" w:space="0" w:color="auto"/>
            </w:tcBorders>
            <w:vAlign w:val="center"/>
            <w:hideMark/>
          </w:tcPr>
          <w:p w14:paraId="4BB17023" w14:textId="77777777" w:rsidR="00D34825" w:rsidRPr="00D34825" w:rsidRDefault="00D34825" w:rsidP="00D34825">
            <w:pPr>
              <w:spacing w:before="0" w:after="0" w:line="240" w:lineRule="auto"/>
              <w:jc w:val="left"/>
              <w:rPr>
                <w:rFonts w:eastAsia="Times New Roman" w:cs="Arial"/>
                <w:color w:val="0D0D0D"/>
                <w:sz w:val="19"/>
                <w:szCs w:val="19"/>
                <w:lang w:eastAsia="en-CA"/>
              </w:rPr>
            </w:pPr>
            <w:r w:rsidRPr="00D34825">
              <w:rPr>
                <w:rFonts w:eastAsia="Times New Roman" w:cs="Arial"/>
                <w:color w:val="0D0D0D"/>
                <w:sz w:val="19"/>
                <w:szCs w:val="19"/>
                <w:lang w:eastAsia="en-CA"/>
              </w:rPr>
              <w:t>Operable</w:t>
            </w:r>
          </w:p>
        </w:tc>
      </w:tr>
    </w:tbl>
    <w:bookmarkEnd w:id="47"/>
    <w:p w14:paraId="435563E5" w14:textId="77777777" w:rsidR="0066613F" w:rsidRDefault="0066613F" w:rsidP="0066613F">
      <w:pPr>
        <w:spacing w:before="60" w:after="0" w:line="240" w:lineRule="auto"/>
        <w:ind w:firstLineChars="100" w:firstLine="180"/>
        <w:rPr>
          <w:rFonts w:eastAsia="Times New Roman" w:cs="Arial"/>
          <w:color w:val="000000"/>
          <w:sz w:val="18"/>
          <w:szCs w:val="18"/>
          <w:lang w:eastAsia="en-CA"/>
        </w:rPr>
      </w:pPr>
      <w:r w:rsidRPr="002F461C">
        <w:rPr>
          <w:rFonts w:eastAsia="Times New Roman" w:cs="Arial"/>
          <w:color w:val="000000"/>
          <w:sz w:val="18"/>
          <w:szCs w:val="18"/>
          <w:lang w:eastAsia="en-CA"/>
        </w:rPr>
        <w:t>*Although there is no specific guideline for soil chloride, it is a potential CoPC for the above pathways.</w:t>
      </w:r>
    </w:p>
    <w:p w14:paraId="542AE57E" w14:textId="77777777" w:rsidR="00C53B9B" w:rsidRPr="002F461C" w:rsidRDefault="00C53B9B" w:rsidP="0066613F">
      <w:pPr>
        <w:spacing w:before="60" w:after="0" w:line="240" w:lineRule="auto"/>
        <w:ind w:firstLineChars="100" w:firstLine="180"/>
        <w:rPr>
          <w:rFonts w:eastAsia="Times New Roman" w:cs="Arial"/>
          <w:color w:val="000000"/>
          <w:sz w:val="18"/>
          <w:szCs w:val="18"/>
          <w:lang w:eastAsia="en-CA"/>
        </w:rPr>
      </w:pPr>
    </w:p>
    <w:p w14:paraId="58237AAC" w14:textId="1635FD6D" w:rsidR="00FB71FB" w:rsidRPr="00BF3FC0" w:rsidRDefault="00FB71FB" w:rsidP="00FB71FB">
      <w:pPr>
        <w:pStyle w:val="Heading1"/>
        <w:rPr>
          <w:lang w:val="en-CA"/>
        </w:rPr>
      </w:pPr>
      <w:bookmarkStart w:id="48" w:name="_Toc241158077"/>
      <w:r w:rsidRPr="00BF3FC0">
        <w:rPr>
          <w:lang w:val="en-CA"/>
        </w:rPr>
        <w:lastRenderedPageBreak/>
        <w:t>Guideline Selection</w:t>
      </w:r>
      <w:bookmarkEnd w:id="48"/>
    </w:p>
    <w:p w14:paraId="1A73B846" w14:textId="1DFFC8D4" w:rsidR="00AA2E58" w:rsidRPr="00BF3FC0" w:rsidRDefault="00AA2E58" w:rsidP="00AA2E58">
      <w:pPr>
        <w:spacing w:after="120"/>
      </w:pPr>
      <w:r w:rsidRPr="00BF3FC0">
        <w:t>So</w:t>
      </w:r>
      <w:r w:rsidR="00F638E5" w:rsidRPr="00BF3FC0">
        <w:t xml:space="preserve">il </w:t>
      </w:r>
      <w:r w:rsidRPr="00BF3FC0">
        <w:t>analyses were compared with the following regulatory guidelines.</w:t>
      </w:r>
    </w:p>
    <w:p w14:paraId="14334511" w14:textId="49C70FD7" w:rsidR="00AA2E58" w:rsidRPr="00BF3FC0" w:rsidRDefault="00AA2E58" w:rsidP="002C6828">
      <w:pPr>
        <w:pStyle w:val="Bullets"/>
      </w:pPr>
      <w:r w:rsidRPr="00BF3FC0">
        <w:rPr>
          <w:i/>
          <w:iCs/>
        </w:rPr>
        <w:t>Alberta Tier 1 Soil and Groundwater Remediation Guidelines</w:t>
      </w:r>
      <w:r w:rsidRPr="00BF3FC0">
        <w:t xml:space="preserve"> (Tier 1) </w:t>
      </w:r>
      <w:sdt>
        <w:sdtPr>
          <w:id w:val="-1749260422"/>
          <w:citation/>
        </w:sdtPr>
        <w:sdtContent>
          <w:r w:rsidR="00E06128">
            <w:fldChar w:fldCharType="begin"/>
          </w:r>
          <w:r w:rsidR="00E06128">
            <w:rPr>
              <w:lang w:val="en-US"/>
            </w:rPr>
            <w:instrText xml:space="preserve"> CITATION Placeholder4 \l 1033 </w:instrText>
          </w:r>
          <w:r w:rsidR="00E06128">
            <w:fldChar w:fldCharType="separate"/>
          </w:r>
          <w:r w:rsidR="00E06128">
            <w:rPr>
              <w:noProof/>
              <w:lang w:val="en-US"/>
            </w:rPr>
            <w:t>(EPA, 2024a)</w:t>
          </w:r>
          <w:r w:rsidR="00E06128">
            <w:fldChar w:fldCharType="end"/>
          </w:r>
        </w:sdtContent>
      </w:sdt>
    </w:p>
    <w:p w14:paraId="638110BF" w14:textId="2F989DF0" w:rsidR="00AA2E58" w:rsidRPr="00BF3FC0" w:rsidRDefault="00AA2E58" w:rsidP="004722C7">
      <w:pPr>
        <w:pStyle w:val="Bullets"/>
      </w:pPr>
      <w:r w:rsidRPr="00BF3FC0">
        <w:rPr>
          <w:i/>
          <w:iCs/>
        </w:rPr>
        <w:t>Salt Contamination Assessment and Remediation Guidelines</w:t>
      </w:r>
      <w:r w:rsidRPr="00BF3FC0">
        <w:t xml:space="preserve"> (SCARG) </w:t>
      </w:r>
      <w:sdt>
        <w:sdtPr>
          <w:id w:val="1051202015"/>
          <w:citation/>
        </w:sdtPr>
        <w:sdtContent>
          <w:r w:rsidRPr="00BF3FC0">
            <w:fldChar w:fldCharType="begin"/>
          </w:r>
          <w:r w:rsidRPr="00BF3FC0">
            <w:instrText xml:space="preserve"> CITATION AEN01 \l 4105 </w:instrText>
          </w:r>
          <w:r w:rsidRPr="00BF3FC0">
            <w:fldChar w:fldCharType="separate"/>
          </w:r>
          <w:r w:rsidR="006C5ACB">
            <w:rPr>
              <w:noProof/>
            </w:rPr>
            <w:t>(AENV, 2001)</w:t>
          </w:r>
          <w:r w:rsidRPr="00BF3FC0">
            <w:fldChar w:fldCharType="end"/>
          </w:r>
        </w:sdtContent>
      </w:sdt>
    </w:p>
    <w:p w14:paraId="41F48BF8" w14:textId="79F9857E" w:rsidR="00EB7F13" w:rsidRPr="00BF3FC0" w:rsidRDefault="00EB7F13" w:rsidP="002C6828">
      <w:pPr>
        <w:pStyle w:val="Bullets"/>
      </w:pPr>
      <w:r w:rsidRPr="00BF3FC0">
        <w:rPr>
          <w:i/>
          <w:iCs/>
        </w:rPr>
        <w:t>Assessing Drilling Waste Disposal Areas: Compliance Options for Reclamation Certification</w:t>
      </w:r>
      <w:r w:rsidRPr="00BF3FC0">
        <w:t xml:space="preserve"> (ADWDA</w:t>
      </w:r>
      <w:r w:rsidR="00FE33C4">
        <w:t xml:space="preserve">) </w:t>
      </w:r>
      <w:sdt>
        <w:sdtPr>
          <w:id w:val="1394704142"/>
          <w:citation/>
        </w:sdtPr>
        <w:sdtContent>
          <w:r w:rsidR="00FE33C4">
            <w:fldChar w:fldCharType="begin"/>
          </w:r>
          <w:r w:rsidR="00FE33C4">
            <w:rPr>
              <w:lang w:val="en-US"/>
            </w:rPr>
            <w:instrText xml:space="preserve"> CITATION AER14 \l 1033 </w:instrText>
          </w:r>
          <w:r w:rsidR="00FE33C4">
            <w:fldChar w:fldCharType="separate"/>
          </w:r>
          <w:r w:rsidR="00FE33C4">
            <w:rPr>
              <w:noProof/>
              <w:lang w:val="en-US"/>
            </w:rPr>
            <w:t>(AER, 2014)</w:t>
          </w:r>
          <w:r w:rsidR="00FE33C4">
            <w:fldChar w:fldCharType="end"/>
          </w:r>
        </w:sdtContent>
      </w:sdt>
    </w:p>
    <w:p w14:paraId="5FD546D7" w14:textId="77777777" w:rsidR="00AA2E58" w:rsidRPr="00BF3FC0" w:rsidRDefault="00AA2E58" w:rsidP="002C6828">
      <w:pPr>
        <w:pStyle w:val="Bullets"/>
      </w:pPr>
      <w:r w:rsidRPr="00BF3FC0">
        <w:t>Tier 1 with Background</w:t>
      </w:r>
    </w:p>
    <w:p w14:paraId="63F56237" w14:textId="77777777" w:rsidR="00FB71FB" w:rsidRPr="00BF3FC0" w:rsidRDefault="00FB71FB" w:rsidP="00FB71FB">
      <w:pPr>
        <w:pStyle w:val="Heading2"/>
        <w:rPr>
          <w:lang w:val="en-CA"/>
        </w:rPr>
      </w:pPr>
      <w:bookmarkStart w:id="49" w:name="_Toc241158078"/>
      <w:r w:rsidRPr="00BF3FC0">
        <w:rPr>
          <w:lang w:val="en-CA"/>
        </w:rPr>
        <w:t>Tier 1</w:t>
      </w:r>
      <w:bookmarkEnd w:id="49"/>
    </w:p>
    <w:p w14:paraId="5906133B" w14:textId="77777777" w:rsidR="000D51F1" w:rsidRPr="00BF3FC0" w:rsidRDefault="000D51F1" w:rsidP="000D51F1">
      <w:r w:rsidRPr="00BF3FC0">
        <w:t>The following Tier 1 guideline categories were applied:</w:t>
      </w:r>
    </w:p>
    <w:p w14:paraId="58855CF7" w14:textId="77777777" w:rsidR="00FB71FB" w:rsidRPr="00BF3FC0" w:rsidRDefault="00FB71FB" w:rsidP="00FB71FB">
      <w:pPr>
        <w:pStyle w:val="Bullets"/>
      </w:pPr>
      <w:r w:rsidRPr="00BF3FC0">
        <w:t>Land Use: Agricultural</w:t>
      </w:r>
    </w:p>
    <w:p w14:paraId="0F4C58C9" w14:textId="33B3A4BB" w:rsidR="00FB71FB" w:rsidRPr="00BF3FC0" w:rsidRDefault="00FB71FB" w:rsidP="00FB71FB">
      <w:pPr>
        <w:pStyle w:val="Bullets"/>
      </w:pPr>
      <w:r w:rsidRPr="00BF3FC0">
        <w:t>Soil Type: Fine-grained</w:t>
      </w:r>
      <w:r w:rsidR="000D51F1" w:rsidRPr="00BF3FC0">
        <w:t xml:space="preserve"> / Coarse-grained</w:t>
      </w:r>
      <w:r w:rsidR="00B3725B" w:rsidRPr="00BF3FC0">
        <w:t xml:space="preserve"> or Fine and coarse-grained</w:t>
      </w:r>
    </w:p>
    <w:p w14:paraId="7EF6BD74" w14:textId="77777777" w:rsidR="00FB71FB" w:rsidRPr="00BF3FC0" w:rsidRDefault="00FB71FB" w:rsidP="00FB71FB">
      <w:pPr>
        <w:pStyle w:val="Bullets"/>
      </w:pPr>
      <w:r w:rsidRPr="00BF3FC0">
        <w:t>Soil Depth: Surface soil</w:t>
      </w:r>
    </w:p>
    <w:p w14:paraId="5ACF124F" w14:textId="77777777" w:rsidR="00FB71FB" w:rsidRDefault="00FB71FB" w:rsidP="00FB71FB">
      <w:pPr>
        <w:pStyle w:val="Heading2"/>
        <w:rPr>
          <w:lang w:val="en-CA"/>
        </w:rPr>
      </w:pPr>
      <w:bookmarkStart w:id="50" w:name="_Toc241158079"/>
      <w:r w:rsidRPr="00BF3FC0">
        <w:rPr>
          <w:lang w:val="en-CA"/>
        </w:rPr>
        <w:t>SCARG</w:t>
      </w:r>
      <w:bookmarkEnd w:id="50"/>
    </w:p>
    <w:p w14:paraId="66A20E28" w14:textId="48873A11" w:rsidR="00377307" w:rsidRPr="00377307" w:rsidRDefault="00377307" w:rsidP="00377307">
      <w:r>
        <w:t>&lt;INSERT_3_2_INTRO_START&gt;</w:t>
      </w:r>
    </w:p>
    <w:p w14:paraId="18B074BE" w14:textId="0B0659B2" w:rsidR="005F6618" w:rsidRPr="00BF3FC0" w:rsidRDefault="005F6618" w:rsidP="005F6618">
      <w:bookmarkStart w:id="51" w:name="_Hlk62810468"/>
      <w:commentRangeStart w:id="52"/>
      <w:r w:rsidRPr="00BF3FC0">
        <w:t xml:space="preserve">As all background samples were within the </w:t>
      </w:r>
      <w:r w:rsidRPr="00BF3FC0">
        <w:rPr>
          <w:i/>
          <w:iCs/>
        </w:rPr>
        <w:t>Good</w:t>
      </w:r>
      <w:r w:rsidRPr="00BF3FC0">
        <w:t xml:space="preserve"> soil category for EC and SAR, these guidelines were applied to all characterization samples and depths as per Tier 1 </w:t>
      </w:r>
      <w:sdt>
        <w:sdtPr>
          <w:id w:val="-153072445"/>
          <w:citation/>
        </w:sdtPr>
        <w:sdtContent>
          <w:r w:rsidR="00E06128">
            <w:fldChar w:fldCharType="begin"/>
          </w:r>
          <w:r w:rsidR="00E06128">
            <w:rPr>
              <w:lang w:val="en-US"/>
            </w:rPr>
            <w:instrText xml:space="preserve"> CITATION Placeholder4 \l 1033 </w:instrText>
          </w:r>
          <w:r w:rsidR="00E06128">
            <w:fldChar w:fldCharType="separate"/>
          </w:r>
          <w:r w:rsidR="00E06128">
            <w:rPr>
              <w:noProof/>
              <w:lang w:val="en-US"/>
            </w:rPr>
            <w:t>(EPA, 2024a)</w:t>
          </w:r>
          <w:r w:rsidR="00E06128">
            <w:fldChar w:fldCharType="end"/>
          </w:r>
        </w:sdtContent>
      </w:sdt>
      <w:r w:rsidR="00E06128">
        <w:t>.</w:t>
      </w:r>
      <w:commentRangeEnd w:id="52"/>
      <w:r w:rsidR="004E6DA4" w:rsidRPr="00BF3FC0">
        <w:rPr>
          <w:rStyle w:val="CommentReference"/>
          <w:sz w:val="22"/>
          <w:szCs w:val="22"/>
        </w:rPr>
        <w:commentReference w:id="52"/>
      </w:r>
    </w:p>
    <w:p w14:paraId="3595E7AF" w14:textId="3F10D7AB" w:rsidR="00A90AB3" w:rsidRPr="00BF3FC0" w:rsidRDefault="00F8622C" w:rsidP="00FB71FB">
      <w:pPr>
        <w:rPr>
          <w:color w:val="C00000"/>
          <w:u w:val="single"/>
        </w:rPr>
      </w:pPr>
      <w:r w:rsidRPr="00BF3FC0">
        <w:rPr>
          <w:color w:val="C00000"/>
          <w:u w:val="single"/>
        </w:rPr>
        <w:t>OR</w:t>
      </w:r>
    </w:p>
    <w:p w14:paraId="14A6D7C0" w14:textId="5A7BCA49" w:rsidR="005F6618" w:rsidRDefault="006D1EFA" w:rsidP="005F6618">
      <w:r w:rsidRPr="00BF3FC0">
        <w:t>A background statistical evaluation was completed</w:t>
      </w:r>
      <w:r w:rsidR="006F5355" w:rsidRPr="00BF3FC0">
        <w:t xml:space="preserve"> to derive </w:t>
      </w:r>
      <w:r w:rsidR="0081011C" w:rsidRPr="00BF3FC0">
        <w:t>site-specific EC and SAR guidelines</w:t>
      </w:r>
      <w:r w:rsidR="002857D8" w:rsidRPr="00BF3FC0">
        <w:t xml:space="preserve">. </w:t>
      </w:r>
      <w:r w:rsidR="005F6618" w:rsidRPr="00BF3FC0">
        <w:t xml:space="preserve">The background statistics are summarized below and included in </w:t>
      </w:r>
      <w:r w:rsidR="005F6618" w:rsidRPr="00BF3FC0">
        <w:rPr>
          <w:b/>
          <w:bCs/>
        </w:rPr>
        <w:t xml:space="preserve">Appendix </w:t>
      </w:r>
      <w:r w:rsidR="00A96BF0" w:rsidRPr="00BF3FC0">
        <w:rPr>
          <w:b/>
          <w:bCs/>
        </w:rPr>
        <w:t>E</w:t>
      </w:r>
      <w:r w:rsidR="005F6618" w:rsidRPr="00BF3FC0">
        <w:t>.</w:t>
      </w:r>
    </w:p>
    <w:p w14:paraId="7E398728" w14:textId="581599FE" w:rsidR="00377307" w:rsidRPr="00377307" w:rsidRDefault="00377307" w:rsidP="00377307">
      <w:r>
        <w:t>&lt;INSERT_3_2_INTRO_</w:t>
      </w:r>
      <w:r w:rsidR="00011A5A">
        <w:t>END</w:t>
      </w:r>
      <w:r>
        <w:t>&gt;</w:t>
      </w:r>
    </w:p>
    <w:p w14:paraId="21BDA207" w14:textId="5D76FBF5" w:rsidR="00D80CBE" w:rsidRDefault="002B79A3" w:rsidP="002B79A3">
      <w:pPr>
        <w:pStyle w:val="In-TextTables"/>
      </w:pPr>
      <w:r w:rsidRPr="00BF3FC0">
        <w:t xml:space="preserve">Table </w:t>
      </w:r>
      <w:fldSimple w:instr=" SEQ Table \* ARABIC ">
        <w:r w:rsidR="00E06128">
          <w:rPr>
            <w:noProof/>
          </w:rPr>
          <w:t>1</w:t>
        </w:r>
      </w:fldSimple>
      <w:r w:rsidRPr="00BF3FC0">
        <w:t xml:space="preserve">: </w:t>
      </w:r>
      <w:r w:rsidR="00D80CBE" w:rsidRPr="00BF3FC0">
        <w:t>SCARG Guidelines</w:t>
      </w:r>
    </w:p>
    <w:p w14:paraId="68EF9C0B" w14:textId="70DE79F4" w:rsidR="001A604D" w:rsidRPr="00BF3FC0" w:rsidRDefault="001A604D" w:rsidP="00B06233">
      <w:r>
        <w:t>&lt;INSERT_SCARG_TABLE&gt;</w:t>
      </w:r>
    </w:p>
    <w:tbl>
      <w:tblPr>
        <w:tblW w:w="9923" w:type="dxa"/>
        <w:tblInd w:w="-15" w:type="dxa"/>
        <w:tblCellMar>
          <w:left w:w="0" w:type="dxa"/>
          <w:right w:w="0" w:type="dxa"/>
        </w:tblCellMar>
        <w:tblLook w:val="04A0" w:firstRow="1" w:lastRow="0" w:firstColumn="1" w:lastColumn="0" w:noHBand="0" w:noVBand="1"/>
      </w:tblPr>
      <w:tblGrid>
        <w:gridCol w:w="1630"/>
        <w:gridCol w:w="2061"/>
        <w:gridCol w:w="1558"/>
        <w:gridCol w:w="1558"/>
        <w:gridCol w:w="1558"/>
        <w:gridCol w:w="1558"/>
      </w:tblGrid>
      <w:tr w:rsidR="00632DC3" w:rsidRPr="00BF3FC0" w14:paraId="7E847233" w14:textId="77777777" w:rsidTr="0070492E">
        <w:trPr>
          <w:trHeight w:val="227"/>
        </w:trPr>
        <w:tc>
          <w:tcPr>
            <w:tcW w:w="1630" w:type="dxa"/>
            <w:vMerge w:val="restart"/>
            <w:tcBorders>
              <w:top w:val="single" w:sz="4" w:space="0" w:color="auto"/>
              <w:left w:val="single" w:sz="4" w:space="0" w:color="auto"/>
              <w:bottom w:val="nil"/>
              <w:right w:val="single" w:sz="4" w:space="0" w:color="auto"/>
            </w:tcBorders>
            <w:shd w:val="clear" w:color="auto" w:fill="52796F"/>
            <w:tcMar>
              <w:top w:w="0" w:type="dxa"/>
              <w:left w:w="108" w:type="dxa"/>
              <w:bottom w:w="0" w:type="dxa"/>
              <w:right w:w="108" w:type="dxa"/>
            </w:tcMar>
            <w:vAlign w:val="center"/>
            <w:hideMark/>
          </w:tcPr>
          <w:p w14:paraId="3C00E4CD" w14:textId="77777777" w:rsidR="00FB71FB" w:rsidRPr="00BF3FC0" w:rsidRDefault="00FB71FB" w:rsidP="0070492E">
            <w:pPr>
              <w:pStyle w:val="ListParagraph"/>
              <w:spacing w:before="0" w:after="0"/>
              <w:jc w:val="center"/>
              <w:rPr>
                <w:b/>
                <w:bCs/>
                <w:color w:val="FFFFFF" w:themeColor="background1"/>
                <w:lang w:val="en-CA"/>
              </w:rPr>
            </w:pPr>
            <w:bookmarkStart w:id="53" w:name="_Hlk219733751"/>
            <w:bookmarkEnd w:id="51"/>
            <w:r w:rsidRPr="00BF3FC0">
              <w:rPr>
                <w:b/>
                <w:bCs/>
                <w:color w:val="FFFFFF" w:themeColor="background1"/>
                <w:lang w:val="en-CA"/>
              </w:rPr>
              <w:t>Depth</w:t>
            </w:r>
          </w:p>
        </w:tc>
        <w:tc>
          <w:tcPr>
            <w:tcW w:w="2061" w:type="dxa"/>
            <w:vMerge w:val="restart"/>
            <w:tcBorders>
              <w:top w:val="single" w:sz="4" w:space="0" w:color="auto"/>
              <w:left w:val="single" w:sz="4" w:space="0" w:color="auto"/>
              <w:right w:val="single" w:sz="4" w:space="0" w:color="auto"/>
            </w:tcBorders>
            <w:shd w:val="clear" w:color="auto" w:fill="52796F"/>
            <w:tcMar>
              <w:top w:w="0" w:type="dxa"/>
              <w:left w:w="108" w:type="dxa"/>
              <w:bottom w:w="0" w:type="dxa"/>
              <w:right w:w="108" w:type="dxa"/>
            </w:tcMar>
            <w:vAlign w:val="center"/>
            <w:hideMark/>
          </w:tcPr>
          <w:p w14:paraId="0956572E" w14:textId="4DF11626" w:rsidR="00FB71FB" w:rsidRPr="00BF3FC0" w:rsidRDefault="0070492E" w:rsidP="0070492E">
            <w:pPr>
              <w:pStyle w:val="TableTitle"/>
              <w:rPr>
                <w:lang w:val="en-CA"/>
              </w:rPr>
            </w:pPr>
            <w:r>
              <w:rPr>
                <w:lang w:val="en-CA"/>
              </w:rPr>
              <w:t>Guideline</w:t>
            </w:r>
            <w:r>
              <w:rPr>
                <w:lang w:val="en-CA"/>
              </w:rPr>
              <w:br/>
              <w:t>Category</w:t>
            </w:r>
          </w:p>
        </w:tc>
        <w:tc>
          <w:tcPr>
            <w:tcW w:w="3116" w:type="dxa"/>
            <w:gridSpan w:val="2"/>
            <w:tcBorders>
              <w:top w:val="single" w:sz="4" w:space="0" w:color="auto"/>
              <w:left w:val="single" w:sz="4" w:space="0" w:color="auto"/>
              <w:right w:val="single" w:sz="4" w:space="0" w:color="auto"/>
            </w:tcBorders>
            <w:shd w:val="clear" w:color="auto" w:fill="52796F"/>
            <w:tcMar>
              <w:top w:w="0" w:type="dxa"/>
              <w:left w:w="108" w:type="dxa"/>
              <w:bottom w:w="0" w:type="dxa"/>
              <w:right w:w="108" w:type="dxa"/>
            </w:tcMar>
            <w:vAlign w:val="center"/>
            <w:hideMark/>
          </w:tcPr>
          <w:p w14:paraId="505B36DC" w14:textId="2B8C09AB" w:rsidR="00FB71FB" w:rsidRPr="00BF3FC0" w:rsidRDefault="0070492E" w:rsidP="0070492E">
            <w:pPr>
              <w:pStyle w:val="TableTitle"/>
              <w:rPr>
                <w:lang w:val="en-CA" w:eastAsia="en-CA"/>
              </w:rPr>
            </w:pPr>
            <w:r>
              <w:rPr>
                <w:lang w:val="en-CA"/>
              </w:rPr>
              <w:t xml:space="preserve">Soil </w:t>
            </w:r>
            <w:r w:rsidR="00FB71FB" w:rsidRPr="00BF3FC0">
              <w:rPr>
                <w:lang w:val="en-CA"/>
              </w:rPr>
              <w:t>Rating Category</w:t>
            </w:r>
          </w:p>
        </w:tc>
        <w:tc>
          <w:tcPr>
            <w:tcW w:w="3116" w:type="dxa"/>
            <w:gridSpan w:val="2"/>
            <w:tcBorders>
              <w:top w:val="single" w:sz="4" w:space="0" w:color="auto"/>
              <w:left w:val="single" w:sz="4" w:space="0" w:color="auto"/>
              <w:right w:val="single" w:sz="4" w:space="0" w:color="auto"/>
            </w:tcBorders>
            <w:shd w:val="clear" w:color="auto" w:fill="52796F"/>
            <w:tcMar>
              <w:top w:w="0" w:type="dxa"/>
              <w:left w:w="108" w:type="dxa"/>
              <w:bottom w:w="0" w:type="dxa"/>
              <w:right w:w="108" w:type="dxa"/>
            </w:tcMar>
            <w:vAlign w:val="center"/>
            <w:hideMark/>
          </w:tcPr>
          <w:p w14:paraId="565463C5" w14:textId="77777777" w:rsidR="00FB71FB" w:rsidRPr="00BF3FC0" w:rsidRDefault="00FB71FB" w:rsidP="0070492E">
            <w:pPr>
              <w:pStyle w:val="TableTitle"/>
              <w:rPr>
                <w:lang w:val="en-CA"/>
              </w:rPr>
            </w:pPr>
            <w:r w:rsidRPr="00BF3FC0">
              <w:rPr>
                <w:lang w:val="en-CA"/>
              </w:rPr>
              <w:t>Guideline Value</w:t>
            </w:r>
          </w:p>
        </w:tc>
      </w:tr>
      <w:tr w:rsidR="00CF1321" w:rsidRPr="00BF3FC0" w14:paraId="7D98F90E" w14:textId="77777777" w:rsidTr="0070492E">
        <w:trPr>
          <w:trHeight w:val="227"/>
        </w:trPr>
        <w:tc>
          <w:tcPr>
            <w:tcW w:w="0" w:type="auto"/>
            <w:vMerge/>
            <w:tcBorders>
              <w:top w:val="single" w:sz="8" w:space="0" w:color="auto"/>
              <w:left w:val="single" w:sz="4" w:space="0" w:color="auto"/>
              <w:bottom w:val="nil"/>
              <w:right w:val="single" w:sz="4" w:space="0" w:color="auto"/>
            </w:tcBorders>
            <w:shd w:val="clear" w:color="auto" w:fill="52796F"/>
            <w:vAlign w:val="center"/>
            <w:hideMark/>
          </w:tcPr>
          <w:p w14:paraId="3A1E1579" w14:textId="77777777" w:rsidR="00FB71FB" w:rsidRPr="00BF3FC0" w:rsidRDefault="00FB71FB" w:rsidP="0070492E">
            <w:pPr>
              <w:pStyle w:val="ListParagraph"/>
              <w:spacing w:before="0" w:after="0"/>
              <w:jc w:val="center"/>
              <w:rPr>
                <w:b/>
                <w:bCs/>
                <w:color w:val="FFFFFF" w:themeColor="background1"/>
                <w:lang w:val="en-CA"/>
              </w:rPr>
            </w:pPr>
          </w:p>
        </w:tc>
        <w:tc>
          <w:tcPr>
            <w:tcW w:w="2061" w:type="dxa"/>
            <w:vMerge/>
            <w:tcBorders>
              <w:left w:val="single" w:sz="4" w:space="0" w:color="auto"/>
              <w:right w:val="single" w:sz="4" w:space="0" w:color="auto"/>
            </w:tcBorders>
            <w:shd w:val="clear" w:color="auto" w:fill="52796F"/>
            <w:vAlign w:val="center"/>
            <w:hideMark/>
          </w:tcPr>
          <w:p w14:paraId="2F2AA20B" w14:textId="77777777" w:rsidR="00FB71FB" w:rsidRPr="00BF3FC0" w:rsidRDefault="00FB71FB" w:rsidP="0070492E">
            <w:pPr>
              <w:pStyle w:val="TableTitle"/>
              <w:rPr>
                <w:lang w:val="en-CA"/>
              </w:rPr>
            </w:pPr>
          </w:p>
        </w:tc>
        <w:tc>
          <w:tcPr>
            <w:tcW w:w="1558" w:type="dxa"/>
            <w:tcBorders>
              <w:left w:val="single" w:sz="4" w:space="0" w:color="auto"/>
            </w:tcBorders>
            <w:shd w:val="clear" w:color="auto" w:fill="52796F"/>
            <w:tcMar>
              <w:top w:w="0" w:type="dxa"/>
              <w:left w:w="108" w:type="dxa"/>
              <w:bottom w:w="0" w:type="dxa"/>
              <w:right w:w="108" w:type="dxa"/>
            </w:tcMar>
            <w:vAlign w:val="center"/>
            <w:hideMark/>
          </w:tcPr>
          <w:p w14:paraId="119746BB" w14:textId="77777777" w:rsidR="00FB71FB" w:rsidRPr="00BF3FC0" w:rsidRDefault="00FB71FB" w:rsidP="0070492E">
            <w:pPr>
              <w:pStyle w:val="TableTitle"/>
              <w:rPr>
                <w:lang w:val="en-CA"/>
              </w:rPr>
            </w:pPr>
            <w:r w:rsidRPr="00BF3FC0">
              <w:rPr>
                <w:lang w:val="en-CA"/>
              </w:rPr>
              <w:t>EC</w:t>
            </w:r>
          </w:p>
        </w:tc>
        <w:tc>
          <w:tcPr>
            <w:tcW w:w="1558" w:type="dxa"/>
            <w:tcBorders>
              <w:right w:val="single" w:sz="4" w:space="0" w:color="auto"/>
            </w:tcBorders>
            <w:shd w:val="clear" w:color="auto" w:fill="52796F"/>
            <w:tcMar>
              <w:top w:w="0" w:type="dxa"/>
              <w:left w:w="108" w:type="dxa"/>
              <w:bottom w:w="0" w:type="dxa"/>
              <w:right w:w="108" w:type="dxa"/>
            </w:tcMar>
            <w:vAlign w:val="center"/>
            <w:hideMark/>
          </w:tcPr>
          <w:p w14:paraId="73813964" w14:textId="77777777" w:rsidR="00FB71FB" w:rsidRPr="00BF3FC0" w:rsidRDefault="00FB71FB" w:rsidP="0070492E">
            <w:pPr>
              <w:pStyle w:val="TableTitle"/>
              <w:rPr>
                <w:lang w:val="en-CA"/>
              </w:rPr>
            </w:pPr>
            <w:r w:rsidRPr="00BF3FC0">
              <w:rPr>
                <w:lang w:val="en-CA"/>
              </w:rPr>
              <w:t>SAR</w:t>
            </w:r>
          </w:p>
        </w:tc>
        <w:tc>
          <w:tcPr>
            <w:tcW w:w="1558" w:type="dxa"/>
            <w:tcBorders>
              <w:left w:val="single" w:sz="4" w:space="0" w:color="auto"/>
            </w:tcBorders>
            <w:shd w:val="clear" w:color="auto" w:fill="52796F"/>
            <w:tcMar>
              <w:top w:w="0" w:type="dxa"/>
              <w:left w:w="108" w:type="dxa"/>
              <w:bottom w:w="0" w:type="dxa"/>
              <w:right w:w="108" w:type="dxa"/>
            </w:tcMar>
            <w:vAlign w:val="center"/>
            <w:hideMark/>
          </w:tcPr>
          <w:p w14:paraId="3F8399C7" w14:textId="77777777" w:rsidR="00FB71FB" w:rsidRPr="00BF3FC0" w:rsidRDefault="00FB71FB" w:rsidP="0070492E">
            <w:pPr>
              <w:pStyle w:val="TableTitle"/>
              <w:rPr>
                <w:lang w:val="en-CA"/>
              </w:rPr>
            </w:pPr>
            <w:r w:rsidRPr="00BF3FC0">
              <w:rPr>
                <w:lang w:val="en-CA"/>
              </w:rPr>
              <w:t>EC</w:t>
            </w:r>
          </w:p>
        </w:tc>
        <w:tc>
          <w:tcPr>
            <w:tcW w:w="1558" w:type="dxa"/>
            <w:tcBorders>
              <w:top w:val="nil"/>
              <w:left w:val="nil"/>
              <w:right w:val="single" w:sz="4" w:space="0" w:color="auto"/>
            </w:tcBorders>
            <w:shd w:val="clear" w:color="auto" w:fill="52796F"/>
            <w:tcMar>
              <w:top w:w="0" w:type="dxa"/>
              <w:left w:w="108" w:type="dxa"/>
              <w:bottom w:w="0" w:type="dxa"/>
              <w:right w:w="108" w:type="dxa"/>
            </w:tcMar>
            <w:vAlign w:val="center"/>
            <w:hideMark/>
          </w:tcPr>
          <w:p w14:paraId="36AF493A" w14:textId="77777777" w:rsidR="00FB71FB" w:rsidRPr="00BF3FC0" w:rsidRDefault="00FB71FB" w:rsidP="0070492E">
            <w:pPr>
              <w:pStyle w:val="TableTitle"/>
              <w:rPr>
                <w:lang w:val="en-CA"/>
              </w:rPr>
            </w:pPr>
            <w:r w:rsidRPr="00BF3FC0">
              <w:rPr>
                <w:lang w:val="en-CA"/>
              </w:rPr>
              <w:t>SAR</w:t>
            </w:r>
          </w:p>
        </w:tc>
      </w:tr>
      <w:tr w:rsidR="00CF1321" w:rsidRPr="00BF3FC0" w14:paraId="7BD43157" w14:textId="77777777" w:rsidTr="0070492E">
        <w:trPr>
          <w:trHeight w:val="227"/>
        </w:trPr>
        <w:tc>
          <w:tcPr>
            <w:tcW w:w="1630" w:type="dxa"/>
            <w:tcBorders>
              <w:top w:val="nil"/>
              <w:left w:val="single" w:sz="4" w:space="0" w:color="auto"/>
              <w:bottom w:val="single" w:sz="4" w:space="0" w:color="auto"/>
              <w:right w:val="single" w:sz="4" w:space="0" w:color="auto"/>
            </w:tcBorders>
            <w:shd w:val="clear" w:color="auto" w:fill="52796F"/>
            <w:tcMar>
              <w:top w:w="0" w:type="dxa"/>
              <w:left w:w="108" w:type="dxa"/>
              <w:bottom w:w="0" w:type="dxa"/>
              <w:right w:w="108" w:type="dxa"/>
            </w:tcMar>
            <w:vAlign w:val="center"/>
            <w:hideMark/>
          </w:tcPr>
          <w:p w14:paraId="709776C2" w14:textId="3F85294A" w:rsidR="00FB71FB" w:rsidRPr="00BF3FC0" w:rsidRDefault="00FB71FB" w:rsidP="0070492E">
            <w:pPr>
              <w:pStyle w:val="ListParagraph"/>
              <w:spacing w:before="0" w:after="0"/>
              <w:jc w:val="center"/>
              <w:rPr>
                <w:b/>
                <w:bCs/>
                <w:color w:val="FFFFFF" w:themeColor="background1"/>
                <w:lang w:val="en-CA"/>
              </w:rPr>
            </w:pPr>
            <w:r w:rsidRPr="00BF3FC0">
              <w:rPr>
                <w:b/>
                <w:bCs/>
                <w:color w:val="FFFFFF" w:themeColor="background1"/>
                <w:lang w:val="en-CA"/>
              </w:rPr>
              <w:t>m</w:t>
            </w:r>
          </w:p>
        </w:tc>
        <w:tc>
          <w:tcPr>
            <w:tcW w:w="2061" w:type="dxa"/>
            <w:vMerge/>
            <w:tcBorders>
              <w:left w:val="single" w:sz="4" w:space="0" w:color="auto"/>
              <w:bottom w:val="single" w:sz="4" w:space="0" w:color="auto"/>
              <w:right w:val="single" w:sz="4" w:space="0" w:color="auto"/>
            </w:tcBorders>
            <w:shd w:val="clear" w:color="auto" w:fill="52796F"/>
            <w:tcMar>
              <w:top w:w="0" w:type="dxa"/>
              <w:left w:w="108" w:type="dxa"/>
              <w:bottom w:w="0" w:type="dxa"/>
              <w:right w:w="108" w:type="dxa"/>
            </w:tcMar>
            <w:vAlign w:val="center"/>
            <w:hideMark/>
          </w:tcPr>
          <w:p w14:paraId="7DB3E73C" w14:textId="77777777" w:rsidR="00FB71FB" w:rsidRPr="00BF3FC0" w:rsidRDefault="00FB71FB" w:rsidP="0070492E">
            <w:pPr>
              <w:pStyle w:val="TableTitle"/>
              <w:rPr>
                <w:lang w:val="en-CA"/>
              </w:rPr>
            </w:pPr>
          </w:p>
        </w:tc>
        <w:tc>
          <w:tcPr>
            <w:tcW w:w="1558" w:type="dxa"/>
            <w:tcBorders>
              <w:left w:val="single" w:sz="4" w:space="0" w:color="auto"/>
              <w:bottom w:val="single" w:sz="4" w:space="0" w:color="auto"/>
              <w:right w:val="nil"/>
            </w:tcBorders>
            <w:shd w:val="clear" w:color="auto" w:fill="52796F"/>
            <w:tcMar>
              <w:top w:w="0" w:type="dxa"/>
              <w:left w:w="108" w:type="dxa"/>
              <w:bottom w:w="0" w:type="dxa"/>
              <w:right w:w="108" w:type="dxa"/>
            </w:tcMar>
            <w:vAlign w:val="center"/>
            <w:hideMark/>
          </w:tcPr>
          <w:p w14:paraId="79BAE540" w14:textId="77777777" w:rsidR="00FB71FB" w:rsidRPr="00BF3FC0" w:rsidRDefault="00FB71FB" w:rsidP="0070492E">
            <w:pPr>
              <w:pStyle w:val="TableTitle"/>
              <w:rPr>
                <w:lang w:val="en-CA"/>
              </w:rPr>
            </w:pPr>
            <w:r w:rsidRPr="00BF3FC0">
              <w:rPr>
                <w:lang w:val="en-CA"/>
              </w:rPr>
              <w:t>--</w:t>
            </w:r>
          </w:p>
        </w:tc>
        <w:tc>
          <w:tcPr>
            <w:tcW w:w="1558" w:type="dxa"/>
            <w:tcBorders>
              <w:left w:val="nil"/>
              <w:bottom w:val="single" w:sz="4" w:space="0" w:color="auto"/>
              <w:right w:val="single" w:sz="4" w:space="0" w:color="auto"/>
            </w:tcBorders>
            <w:shd w:val="clear" w:color="auto" w:fill="52796F"/>
            <w:tcMar>
              <w:top w:w="0" w:type="dxa"/>
              <w:left w:w="108" w:type="dxa"/>
              <w:bottom w:w="0" w:type="dxa"/>
              <w:right w:w="108" w:type="dxa"/>
            </w:tcMar>
            <w:vAlign w:val="center"/>
            <w:hideMark/>
          </w:tcPr>
          <w:p w14:paraId="11F9BD37" w14:textId="77777777" w:rsidR="00FB71FB" w:rsidRPr="00BF3FC0" w:rsidRDefault="00FB71FB" w:rsidP="0070492E">
            <w:pPr>
              <w:pStyle w:val="TableTitle"/>
              <w:rPr>
                <w:lang w:val="en-CA"/>
              </w:rPr>
            </w:pPr>
            <w:r w:rsidRPr="00BF3FC0">
              <w:rPr>
                <w:lang w:val="en-CA"/>
              </w:rPr>
              <w:t>--</w:t>
            </w:r>
          </w:p>
        </w:tc>
        <w:tc>
          <w:tcPr>
            <w:tcW w:w="1558" w:type="dxa"/>
            <w:tcBorders>
              <w:left w:val="single" w:sz="4" w:space="0" w:color="auto"/>
              <w:bottom w:val="single" w:sz="4" w:space="0" w:color="auto"/>
              <w:right w:val="nil"/>
            </w:tcBorders>
            <w:shd w:val="clear" w:color="auto" w:fill="52796F"/>
            <w:tcMar>
              <w:top w:w="0" w:type="dxa"/>
              <w:left w:w="108" w:type="dxa"/>
              <w:bottom w:w="0" w:type="dxa"/>
              <w:right w:w="108" w:type="dxa"/>
            </w:tcMar>
            <w:vAlign w:val="center"/>
            <w:hideMark/>
          </w:tcPr>
          <w:p w14:paraId="34DCAF4A" w14:textId="77777777" w:rsidR="00FB71FB" w:rsidRPr="00BF3FC0" w:rsidRDefault="00FB71FB" w:rsidP="0070492E">
            <w:pPr>
              <w:pStyle w:val="TableTitle"/>
              <w:rPr>
                <w:lang w:val="en-CA"/>
              </w:rPr>
            </w:pPr>
            <w:r w:rsidRPr="00BF3FC0">
              <w:rPr>
                <w:lang w:val="en-CA"/>
              </w:rPr>
              <w:t>dS/m</w:t>
            </w:r>
          </w:p>
        </w:tc>
        <w:tc>
          <w:tcPr>
            <w:tcW w:w="1558" w:type="dxa"/>
            <w:tcBorders>
              <w:left w:val="nil"/>
              <w:bottom w:val="single" w:sz="4" w:space="0" w:color="auto"/>
              <w:right w:val="single" w:sz="4" w:space="0" w:color="auto"/>
            </w:tcBorders>
            <w:shd w:val="clear" w:color="auto" w:fill="52796F"/>
            <w:tcMar>
              <w:top w:w="0" w:type="dxa"/>
              <w:left w:w="108" w:type="dxa"/>
              <w:bottom w:w="0" w:type="dxa"/>
              <w:right w:w="108" w:type="dxa"/>
            </w:tcMar>
            <w:vAlign w:val="center"/>
            <w:hideMark/>
          </w:tcPr>
          <w:p w14:paraId="113D683A" w14:textId="77777777" w:rsidR="00FB71FB" w:rsidRPr="00BF3FC0" w:rsidRDefault="00FB71FB" w:rsidP="0070492E">
            <w:pPr>
              <w:pStyle w:val="TableTitle"/>
              <w:rPr>
                <w:lang w:val="en-CA"/>
              </w:rPr>
            </w:pPr>
            <w:r w:rsidRPr="00BF3FC0">
              <w:rPr>
                <w:lang w:val="en-CA"/>
              </w:rPr>
              <w:t>no units</w:t>
            </w:r>
          </w:p>
        </w:tc>
      </w:tr>
      <w:tr w:rsidR="00CF1321" w:rsidRPr="00BF3FC0" w14:paraId="02CEC9C9" w14:textId="77777777">
        <w:trPr>
          <w:trHeight w:val="303"/>
        </w:trPr>
        <w:tc>
          <w:tcPr>
            <w:tcW w:w="1630" w:type="dxa"/>
            <w:tcBorders>
              <w:top w:val="single" w:sz="4" w:space="0" w:color="auto"/>
              <w:left w:val="single" w:sz="8" w:space="0" w:color="auto"/>
              <w:bottom w:val="nil"/>
              <w:right w:val="single" w:sz="8" w:space="0" w:color="auto"/>
            </w:tcBorders>
            <w:tcMar>
              <w:top w:w="0" w:type="dxa"/>
              <w:left w:w="108" w:type="dxa"/>
              <w:bottom w:w="0" w:type="dxa"/>
              <w:right w:w="108" w:type="dxa"/>
            </w:tcMar>
            <w:vAlign w:val="center"/>
          </w:tcPr>
          <w:p w14:paraId="1675C042" w14:textId="114C3CE8" w:rsidR="00FB71FB" w:rsidRPr="00BF3FC0" w:rsidRDefault="00FB71FB">
            <w:pPr>
              <w:pStyle w:val="TableNumbers"/>
              <w:rPr>
                <w:lang w:val="en-CA"/>
              </w:rPr>
            </w:pPr>
            <w:r w:rsidRPr="00BF3FC0">
              <w:rPr>
                <w:lang w:val="en-CA"/>
              </w:rPr>
              <w:t>0</w:t>
            </w:r>
            <w:r w:rsidR="00307B91">
              <w:rPr>
                <w:lang w:val="en-CA"/>
              </w:rPr>
              <w:t>–</w:t>
            </w:r>
            <w:r w:rsidRPr="00BF3FC0">
              <w:rPr>
                <w:lang w:val="en-CA"/>
              </w:rPr>
              <w:t>0.3</w:t>
            </w:r>
          </w:p>
        </w:tc>
        <w:tc>
          <w:tcPr>
            <w:tcW w:w="2061" w:type="dxa"/>
            <w:tcBorders>
              <w:top w:val="single" w:sz="4" w:space="0" w:color="auto"/>
              <w:left w:val="nil"/>
              <w:bottom w:val="nil"/>
              <w:right w:val="single" w:sz="8" w:space="0" w:color="auto"/>
            </w:tcBorders>
            <w:tcMar>
              <w:top w:w="0" w:type="dxa"/>
              <w:left w:w="108" w:type="dxa"/>
              <w:bottom w:w="0" w:type="dxa"/>
              <w:right w:w="108" w:type="dxa"/>
            </w:tcMar>
            <w:vAlign w:val="center"/>
          </w:tcPr>
          <w:p w14:paraId="3E5D5BF3" w14:textId="77777777" w:rsidR="00FB71FB" w:rsidRPr="00BF3FC0" w:rsidRDefault="00FB71FB">
            <w:pPr>
              <w:pStyle w:val="TableNumbers"/>
              <w:rPr>
                <w:lang w:val="en-CA"/>
              </w:rPr>
            </w:pPr>
            <w:r w:rsidRPr="00BF3FC0">
              <w:rPr>
                <w:lang w:val="en-CA"/>
              </w:rPr>
              <w:t>Topsoil</w:t>
            </w:r>
          </w:p>
        </w:tc>
        <w:tc>
          <w:tcPr>
            <w:tcW w:w="1558" w:type="dxa"/>
            <w:tcBorders>
              <w:top w:val="single" w:sz="4" w:space="0" w:color="auto"/>
              <w:left w:val="nil"/>
              <w:bottom w:val="nil"/>
              <w:right w:val="single" w:sz="8" w:space="0" w:color="auto"/>
            </w:tcBorders>
            <w:tcMar>
              <w:top w:w="0" w:type="dxa"/>
              <w:left w:w="108" w:type="dxa"/>
              <w:bottom w:w="0" w:type="dxa"/>
              <w:right w:w="108" w:type="dxa"/>
            </w:tcMar>
            <w:vAlign w:val="center"/>
          </w:tcPr>
          <w:p w14:paraId="1E9D470E" w14:textId="77777777" w:rsidR="00FB71FB" w:rsidRPr="00BF3FC0" w:rsidRDefault="00FB71FB">
            <w:pPr>
              <w:pStyle w:val="TableNumbers"/>
              <w:rPr>
                <w:i/>
                <w:iCs/>
                <w:lang w:val="en-CA"/>
              </w:rPr>
            </w:pPr>
            <w:r w:rsidRPr="00BF3FC0">
              <w:rPr>
                <w:i/>
                <w:iCs/>
                <w:lang w:val="en-CA"/>
              </w:rPr>
              <w:t>Good</w:t>
            </w:r>
          </w:p>
        </w:tc>
        <w:tc>
          <w:tcPr>
            <w:tcW w:w="1558" w:type="dxa"/>
            <w:tcBorders>
              <w:top w:val="single" w:sz="4" w:space="0" w:color="auto"/>
              <w:left w:val="nil"/>
              <w:bottom w:val="nil"/>
              <w:right w:val="single" w:sz="8" w:space="0" w:color="auto"/>
            </w:tcBorders>
            <w:tcMar>
              <w:top w:w="0" w:type="dxa"/>
              <w:left w:w="108" w:type="dxa"/>
              <w:bottom w:w="0" w:type="dxa"/>
              <w:right w:w="108" w:type="dxa"/>
            </w:tcMar>
            <w:vAlign w:val="center"/>
          </w:tcPr>
          <w:p w14:paraId="12BBAC65" w14:textId="77777777" w:rsidR="00FB71FB" w:rsidRPr="00BF3FC0" w:rsidRDefault="00FB71FB">
            <w:pPr>
              <w:pStyle w:val="TableNumbers"/>
              <w:rPr>
                <w:i/>
                <w:iCs/>
                <w:lang w:val="en-CA"/>
              </w:rPr>
            </w:pPr>
            <w:r w:rsidRPr="00BF3FC0">
              <w:rPr>
                <w:i/>
                <w:iCs/>
                <w:lang w:val="en-CA"/>
              </w:rPr>
              <w:t>Good</w:t>
            </w:r>
          </w:p>
        </w:tc>
        <w:tc>
          <w:tcPr>
            <w:tcW w:w="1558" w:type="dxa"/>
            <w:tcBorders>
              <w:top w:val="single" w:sz="4" w:space="0" w:color="auto"/>
              <w:left w:val="nil"/>
              <w:bottom w:val="nil"/>
              <w:right w:val="single" w:sz="8" w:space="0" w:color="auto"/>
            </w:tcBorders>
            <w:tcMar>
              <w:top w:w="0" w:type="dxa"/>
              <w:left w:w="108" w:type="dxa"/>
              <w:bottom w:w="0" w:type="dxa"/>
              <w:right w:w="108" w:type="dxa"/>
            </w:tcMar>
            <w:vAlign w:val="center"/>
          </w:tcPr>
          <w:p w14:paraId="44D15D08" w14:textId="77777777" w:rsidR="00FB71FB" w:rsidRPr="00BF3FC0" w:rsidRDefault="00FB71FB">
            <w:pPr>
              <w:pStyle w:val="TableNumbers"/>
              <w:rPr>
                <w:lang w:val="en-CA"/>
              </w:rPr>
            </w:pPr>
            <w:r w:rsidRPr="00BF3FC0">
              <w:rPr>
                <w:lang w:val="en-CA"/>
              </w:rPr>
              <w:t>2</w:t>
            </w:r>
          </w:p>
        </w:tc>
        <w:tc>
          <w:tcPr>
            <w:tcW w:w="1558" w:type="dxa"/>
            <w:tcBorders>
              <w:top w:val="single" w:sz="4" w:space="0" w:color="auto"/>
              <w:left w:val="nil"/>
              <w:bottom w:val="nil"/>
              <w:right w:val="single" w:sz="8" w:space="0" w:color="auto"/>
            </w:tcBorders>
            <w:tcMar>
              <w:top w:w="0" w:type="dxa"/>
              <w:left w:w="108" w:type="dxa"/>
              <w:bottom w:w="0" w:type="dxa"/>
              <w:right w:w="108" w:type="dxa"/>
            </w:tcMar>
            <w:vAlign w:val="center"/>
          </w:tcPr>
          <w:p w14:paraId="2EEADA8B" w14:textId="77777777" w:rsidR="00FB71FB" w:rsidRPr="00BF3FC0" w:rsidRDefault="00FB71FB">
            <w:pPr>
              <w:pStyle w:val="TableNumbers"/>
              <w:rPr>
                <w:lang w:val="en-CA"/>
              </w:rPr>
            </w:pPr>
            <w:r w:rsidRPr="00BF3FC0">
              <w:rPr>
                <w:lang w:val="en-CA"/>
              </w:rPr>
              <w:t>4</w:t>
            </w:r>
          </w:p>
        </w:tc>
      </w:tr>
      <w:tr w:rsidR="00CF1321" w:rsidRPr="00BF3FC0" w14:paraId="0E9712E4" w14:textId="77777777">
        <w:trPr>
          <w:trHeight w:val="303"/>
        </w:trPr>
        <w:tc>
          <w:tcPr>
            <w:tcW w:w="1630"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521FDBD7" w14:textId="77777777" w:rsidR="00FB71FB" w:rsidRPr="00BF3FC0" w:rsidRDefault="00FB71FB">
            <w:pPr>
              <w:pStyle w:val="TableNumbers"/>
              <w:rPr>
                <w:rFonts w:cs="Arial"/>
                <w:szCs w:val="18"/>
                <w:lang w:val="en-CA"/>
              </w:rPr>
            </w:pPr>
            <w:r w:rsidRPr="00BF3FC0">
              <w:rPr>
                <w:lang w:val="en-CA"/>
              </w:rPr>
              <w:t>0.3–1.0</w:t>
            </w:r>
          </w:p>
        </w:tc>
        <w:tc>
          <w:tcPr>
            <w:tcW w:w="2061" w:type="dxa"/>
            <w:tcBorders>
              <w:top w:val="nil"/>
              <w:left w:val="nil"/>
              <w:bottom w:val="nil"/>
              <w:right w:val="single" w:sz="8" w:space="0" w:color="auto"/>
            </w:tcBorders>
            <w:tcMar>
              <w:top w:w="0" w:type="dxa"/>
              <w:left w:w="108" w:type="dxa"/>
              <w:bottom w:w="0" w:type="dxa"/>
              <w:right w:w="108" w:type="dxa"/>
            </w:tcMar>
            <w:vAlign w:val="center"/>
            <w:hideMark/>
          </w:tcPr>
          <w:p w14:paraId="2B41AD50" w14:textId="77777777" w:rsidR="00FB71FB" w:rsidRPr="00BF3FC0" w:rsidRDefault="00FB71FB">
            <w:pPr>
              <w:pStyle w:val="TableNumbers"/>
              <w:rPr>
                <w:sz w:val="20"/>
                <w:szCs w:val="20"/>
                <w:lang w:val="en-CA"/>
              </w:rPr>
            </w:pPr>
            <w:r w:rsidRPr="00BF3FC0">
              <w:rPr>
                <w:lang w:val="en-CA"/>
              </w:rPr>
              <w:t>Subsoil</w:t>
            </w:r>
          </w:p>
        </w:tc>
        <w:tc>
          <w:tcPr>
            <w:tcW w:w="1558" w:type="dxa"/>
            <w:tcBorders>
              <w:top w:val="nil"/>
              <w:left w:val="nil"/>
              <w:bottom w:val="nil"/>
              <w:right w:val="single" w:sz="8" w:space="0" w:color="auto"/>
            </w:tcBorders>
            <w:tcMar>
              <w:top w:w="0" w:type="dxa"/>
              <w:left w:w="108" w:type="dxa"/>
              <w:bottom w:w="0" w:type="dxa"/>
              <w:right w:w="108" w:type="dxa"/>
            </w:tcMar>
            <w:vAlign w:val="center"/>
            <w:hideMark/>
          </w:tcPr>
          <w:p w14:paraId="11A29741" w14:textId="77777777" w:rsidR="00FB71FB" w:rsidRPr="00BF3FC0" w:rsidRDefault="00FB71FB">
            <w:pPr>
              <w:pStyle w:val="TableNumbers"/>
              <w:rPr>
                <w:i/>
                <w:iCs/>
                <w:lang w:val="en-CA" w:eastAsia="en-CA"/>
              </w:rPr>
            </w:pPr>
            <w:r w:rsidRPr="00BF3FC0">
              <w:rPr>
                <w:i/>
                <w:iCs/>
                <w:lang w:val="en-CA"/>
              </w:rPr>
              <w:t>Good</w:t>
            </w:r>
          </w:p>
        </w:tc>
        <w:tc>
          <w:tcPr>
            <w:tcW w:w="1558" w:type="dxa"/>
            <w:tcBorders>
              <w:top w:val="nil"/>
              <w:left w:val="nil"/>
              <w:bottom w:val="nil"/>
              <w:right w:val="single" w:sz="8" w:space="0" w:color="auto"/>
            </w:tcBorders>
            <w:tcMar>
              <w:top w:w="0" w:type="dxa"/>
              <w:left w:w="108" w:type="dxa"/>
              <w:bottom w:w="0" w:type="dxa"/>
              <w:right w:w="108" w:type="dxa"/>
            </w:tcMar>
            <w:vAlign w:val="center"/>
            <w:hideMark/>
          </w:tcPr>
          <w:p w14:paraId="25914D24" w14:textId="77777777" w:rsidR="00FB71FB" w:rsidRPr="00BF3FC0" w:rsidRDefault="00FB71FB">
            <w:pPr>
              <w:pStyle w:val="TableNumbers"/>
              <w:rPr>
                <w:i/>
                <w:iCs/>
                <w:lang w:val="en-CA"/>
              </w:rPr>
            </w:pPr>
            <w:r w:rsidRPr="00BF3FC0">
              <w:rPr>
                <w:i/>
                <w:iCs/>
                <w:lang w:val="en-CA"/>
              </w:rPr>
              <w:t>Good</w:t>
            </w:r>
          </w:p>
        </w:tc>
        <w:tc>
          <w:tcPr>
            <w:tcW w:w="1558" w:type="dxa"/>
            <w:tcBorders>
              <w:top w:val="nil"/>
              <w:left w:val="nil"/>
              <w:bottom w:val="nil"/>
              <w:right w:val="single" w:sz="8" w:space="0" w:color="auto"/>
            </w:tcBorders>
            <w:tcMar>
              <w:top w:w="0" w:type="dxa"/>
              <w:left w:w="108" w:type="dxa"/>
              <w:bottom w:w="0" w:type="dxa"/>
              <w:right w:w="108" w:type="dxa"/>
            </w:tcMar>
            <w:vAlign w:val="center"/>
            <w:hideMark/>
          </w:tcPr>
          <w:p w14:paraId="52491E37" w14:textId="77777777" w:rsidR="00FB71FB" w:rsidRPr="00BF3FC0" w:rsidRDefault="00FB71FB">
            <w:pPr>
              <w:pStyle w:val="TableNumbers"/>
              <w:rPr>
                <w:lang w:val="en-CA"/>
              </w:rPr>
            </w:pPr>
            <w:r w:rsidRPr="00BF3FC0">
              <w:rPr>
                <w:lang w:val="en-CA"/>
              </w:rPr>
              <w:t>3</w:t>
            </w:r>
          </w:p>
        </w:tc>
        <w:tc>
          <w:tcPr>
            <w:tcW w:w="1558" w:type="dxa"/>
            <w:tcBorders>
              <w:top w:val="nil"/>
              <w:left w:val="nil"/>
              <w:bottom w:val="nil"/>
              <w:right w:val="single" w:sz="8" w:space="0" w:color="auto"/>
            </w:tcBorders>
            <w:tcMar>
              <w:top w:w="0" w:type="dxa"/>
              <w:left w:w="108" w:type="dxa"/>
              <w:bottom w:w="0" w:type="dxa"/>
              <w:right w:w="108" w:type="dxa"/>
            </w:tcMar>
            <w:vAlign w:val="center"/>
            <w:hideMark/>
          </w:tcPr>
          <w:p w14:paraId="5A191067" w14:textId="77777777" w:rsidR="00FB71FB" w:rsidRPr="00BF3FC0" w:rsidRDefault="00FB71FB">
            <w:pPr>
              <w:pStyle w:val="TableNumbers"/>
              <w:rPr>
                <w:lang w:val="en-CA"/>
              </w:rPr>
            </w:pPr>
            <w:r w:rsidRPr="00BF3FC0">
              <w:rPr>
                <w:lang w:val="en-CA"/>
              </w:rPr>
              <w:t>4</w:t>
            </w:r>
          </w:p>
        </w:tc>
      </w:tr>
      <w:tr w:rsidR="00CF1321" w:rsidRPr="00BF3FC0" w14:paraId="50790723" w14:textId="77777777">
        <w:trPr>
          <w:trHeight w:val="303"/>
        </w:trPr>
        <w:tc>
          <w:tcPr>
            <w:tcW w:w="1630" w:type="dxa"/>
            <w:tcBorders>
              <w:top w:val="nil"/>
              <w:left w:val="single" w:sz="8" w:space="0" w:color="auto"/>
              <w:bottom w:val="nil"/>
              <w:right w:val="single" w:sz="8" w:space="0" w:color="auto"/>
            </w:tcBorders>
            <w:tcMar>
              <w:top w:w="0" w:type="dxa"/>
              <w:left w:w="108" w:type="dxa"/>
              <w:bottom w:w="0" w:type="dxa"/>
              <w:right w:w="108" w:type="dxa"/>
            </w:tcMar>
            <w:vAlign w:val="center"/>
          </w:tcPr>
          <w:p w14:paraId="54BC75A4" w14:textId="77777777" w:rsidR="00FB71FB" w:rsidRPr="00BF3FC0" w:rsidRDefault="00FB71FB">
            <w:pPr>
              <w:pStyle w:val="TableNumbers"/>
              <w:rPr>
                <w:lang w:val="en-CA"/>
              </w:rPr>
            </w:pPr>
            <w:r w:rsidRPr="00BF3FC0">
              <w:rPr>
                <w:lang w:val="en-CA"/>
              </w:rPr>
              <w:t>1.0–1.5</w:t>
            </w:r>
          </w:p>
        </w:tc>
        <w:tc>
          <w:tcPr>
            <w:tcW w:w="2061" w:type="dxa"/>
            <w:tcBorders>
              <w:top w:val="nil"/>
              <w:left w:val="nil"/>
              <w:bottom w:val="nil"/>
              <w:right w:val="single" w:sz="8" w:space="0" w:color="auto"/>
            </w:tcBorders>
            <w:tcMar>
              <w:top w:w="0" w:type="dxa"/>
              <w:left w:w="108" w:type="dxa"/>
              <w:bottom w:w="0" w:type="dxa"/>
              <w:right w:w="108" w:type="dxa"/>
            </w:tcMar>
            <w:vAlign w:val="center"/>
          </w:tcPr>
          <w:p w14:paraId="5CF9F2FD" w14:textId="77777777" w:rsidR="00FB71FB" w:rsidRPr="00BF3FC0" w:rsidRDefault="00FB71FB">
            <w:pPr>
              <w:pStyle w:val="TableNumbers"/>
              <w:rPr>
                <w:lang w:val="en-CA"/>
              </w:rPr>
            </w:pPr>
            <w:r w:rsidRPr="00BF3FC0">
              <w:rPr>
                <w:lang w:val="en-CA"/>
              </w:rPr>
              <w:t>Subsoil</w:t>
            </w:r>
          </w:p>
        </w:tc>
        <w:tc>
          <w:tcPr>
            <w:tcW w:w="1558" w:type="dxa"/>
            <w:tcBorders>
              <w:top w:val="nil"/>
              <w:left w:val="nil"/>
              <w:bottom w:val="nil"/>
              <w:right w:val="single" w:sz="8" w:space="0" w:color="auto"/>
            </w:tcBorders>
            <w:tcMar>
              <w:top w:w="0" w:type="dxa"/>
              <w:left w:w="108" w:type="dxa"/>
              <w:bottom w:w="0" w:type="dxa"/>
              <w:right w:w="108" w:type="dxa"/>
            </w:tcMar>
            <w:vAlign w:val="center"/>
          </w:tcPr>
          <w:p w14:paraId="7BEBA8A7" w14:textId="77777777" w:rsidR="00FB71FB" w:rsidRPr="00BF3FC0" w:rsidRDefault="00FB71FB">
            <w:pPr>
              <w:pStyle w:val="TableNumbers"/>
              <w:rPr>
                <w:i/>
                <w:iCs/>
                <w:lang w:val="en-CA"/>
              </w:rPr>
            </w:pPr>
            <w:r w:rsidRPr="00BF3FC0">
              <w:rPr>
                <w:i/>
                <w:iCs/>
                <w:lang w:val="en-CA"/>
              </w:rPr>
              <w:t>Good</w:t>
            </w:r>
          </w:p>
        </w:tc>
        <w:tc>
          <w:tcPr>
            <w:tcW w:w="1558" w:type="dxa"/>
            <w:tcBorders>
              <w:top w:val="nil"/>
              <w:left w:val="nil"/>
              <w:bottom w:val="nil"/>
              <w:right w:val="single" w:sz="8" w:space="0" w:color="auto"/>
            </w:tcBorders>
            <w:tcMar>
              <w:top w:w="0" w:type="dxa"/>
              <w:left w:w="108" w:type="dxa"/>
              <w:bottom w:w="0" w:type="dxa"/>
              <w:right w:w="108" w:type="dxa"/>
            </w:tcMar>
            <w:vAlign w:val="center"/>
          </w:tcPr>
          <w:p w14:paraId="1AB1F938" w14:textId="77777777" w:rsidR="00FB71FB" w:rsidRPr="00BF3FC0" w:rsidRDefault="00FB71FB">
            <w:pPr>
              <w:pStyle w:val="TableNumbers"/>
              <w:rPr>
                <w:i/>
                <w:iCs/>
                <w:lang w:val="en-CA"/>
              </w:rPr>
            </w:pPr>
            <w:r w:rsidRPr="00BF3FC0">
              <w:rPr>
                <w:i/>
                <w:iCs/>
                <w:lang w:val="en-CA"/>
              </w:rPr>
              <w:t>Good</w:t>
            </w:r>
          </w:p>
        </w:tc>
        <w:tc>
          <w:tcPr>
            <w:tcW w:w="1558" w:type="dxa"/>
            <w:tcBorders>
              <w:top w:val="nil"/>
              <w:left w:val="nil"/>
              <w:bottom w:val="nil"/>
              <w:right w:val="single" w:sz="8" w:space="0" w:color="auto"/>
            </w:tcBorders>
            <w:tcMar>
              <w:top w:w="0" w:type="dxa"/>
              <w:left w:w="108" w:type="dxa"/>
              <w:bottom w:w="0" w:type="dxa"/>
              <w:right w:w="108" w:type="dxa"/>
            </w:tcMar>
            <w:vAlign w:val="center"/>
          </w:tcPr>
          <w:p w14:paraId="38B29836" w14:textId="77777777" w:rsidR="00FB71FB" w:rsidRPr="00BF3FC0" w:rsidRDefault="00FB71FB">
            <w:pPr>
              <w:pStyle w:val="TableNumbers"/>
              <w:rPr>
                <w:lang w:val="en-CA"/>
              </w:rPr>
            </w:pPr>
            <w:r w:rsidRPr="00BF3FC0">
              <w:rPr>
                <w:lang w:val="en-CA"/>
              </w:rPr>
              <w:t>3</w:t>
            </w:r>
          </w:p>
        </w:tc>
        <w:tc>
          <w:tcPr>
            <w:tcW w:w="1558" w:type="dxa"/>
            <w:tcBorders>
              <w:top w:val="nil"/>
              <w:left w:val="nil"/>
              <w:bottom w:val="nil"/>
              <w:right w:val="single" w:sz="8" w:space="0" w:color="auto"/>
            </w:tcBorders>
            <w:tcMar>
              <w:top w:w="0" w:type="dxa"/>
              <w:left w:w="108" w:type="dxa"/>
              <w:bottom w:w="0" w:type="dxa"/>
              <w:right w:w="108" w:type="dxa"/>
            </w:tcMar>
            <w:vAlign w:val="center"/>
          </w:tcPr>
          <w:p w14:paraId="3686124E" w14:textId="77777777" w:rsidR="00FB71FB" w:rsidRPr="00BF3FC0" w:rsidRDefault="00FB71FB">
            <w:pPr>
              <w:pStyle w:val="TableNumbers"/>
              <w:rPr>
                <w:lang w:val="en-CA"/>
              </w:rPr>
            </w:pPr>
            <w:r w:rsidRPr="00BF3FC0">
              <w:rPr>
                <w:lang w:val="en-CA"/>
              </w:rPr>
              <w:t>4</w:t>
            </w:r>
          </w:p>
        </w:tc>
      </w:tr>
      <w:tr w:rsidR="00CF1321" w:rsidRPr="00BF3FC0" w14:paraId="0637995F" w14:textId="77777777">
        <w:trPr>
          <w:trHeight w:val="303"/>
        </w:trPr>
        <w:tc>
          <w:tcPr>
            <w:tcW w:w="1630" w:type="dxa"/>
            <w:tcBorders>
              <w:top w:val="nil"/>
              <w:left w:val="single" w:sz="8" w:space="0" w:color="auto"/>
              <w:bottom w:val="nil"/>
              <w:right w:val="single" w:sz="8" w:space="0" w:color="auto"/>
            </w:tcBorders>
            <w:tcMar>
              <w:top w:w="0" w:type="dxa"/>
              <w:left w:w="108" w:type="dxa"/>
              <w:bottom w:w="0" w:type="dxa"/>
              <w:right w:w="108" w:type="dxa"/>
            </w:tcMar>
            <w:vAlign w:val="center"/>
          </w:tcPr>
          <w:p w14:paraId="4E13AA86" w14:textId="77777777" w:rsidR="00FB71FB" w:rsidRPr="00BF3FC0" w:rsidRDefault="00FB71FB">
            <w:pPr>
              <w:pStyle w:val="TableNumbers"/>
              <w:rPr>
                <w:lang w:val="en-CA"/>
              </w:rPr>
            </w:pPr>
            <w:r w:rsidRPr="00BF3FC0">
              <w:rPr>
                <w:lang w:val="en-CA"/>
              </w:rPr>
              <w:t>1.5–3.0</w:t>
            </w:r>
          </w:p>
        </w:tc>
        <w:tc>
          <w:tcPr>
            <w:tcW w:w="2061" w:type="dxa"/>
            <w:tcBorders>
              <w:top w:val="nil"/>
              <w:left w:val="nil"/>
              <w:bottom w:val="nil"/>
              <w:right w:val="single" w:sz="8" w:space="0" w:color="auto"/>
            </w:tcBorders>
            <w:tcMar>
              <w:top w:w="0" w:type="dxa"/>
              <w:left w:w="108" w:type="dxa"/>
              <w:bottom w:w="0" w:type="dxa"/>
              <w:right w:w="108" w:type="dxa"/>
            </w:tcMar>
            <w:vAlign w:val="center"/>
          </w:tcPr>
          <w:p w14:paraId="6381A43B" w14:textId="77777777" w:rsidR="00FB71FB" w:rsidRPr="00BF3FC0" w:rsidRDefault="00FB71FB">
            <w:pPr>
              <w:pStyle w:val="TableNumbers"/>
              <w:rPr>
                <w:lang w:val="en-CA"/>
              </w:rPr>
            </w:pPr>
            <w:r w:rsidRPr="00BF3FC0">
              <w:rPr>
                <w:lang w:val="en-CA"/>
              </w:rPr>
              <w:t>Subsoil</w:t>
            </w:r>
          </w:p>
        </w:tc>
        <w:tc>
          <w:tcPr>
            <w:tcW w:w="1558" w:type="dxa"/>
            <w:tcBorders>
              <w:top w:val="nil"/>
              <w:left w:val="nil"/>
              <w:bottom w:val="nil"/>
              <w:right w:val="single" w:sz="8" w:space="0" w:color="auto"/>
            </w:tcBorders>
            <w:tcMar>
              <w:top w:w="0" w:type="dxa"/>
              <w:left w:w="108" w:type="dxa"/>
              <w:bottom w:w="0" w:type="dxa"/>
              <w:right w:w="108" w:type="dxa"/>
            </w:tcMar>
            <w:vAlign w:val="center"/>
          </w:tcPr>
          <w:p w14:paraId="7F864532" w14:textId="77777777" w:rsidR="00FB71FB" w:rsidRPr="00BF3FC0" w:rsidRDefault="00FB71FB">
            <w:pPr>
              <w:pStyle w:val="TableNumbers"/>
              <w:rPr>
                <w:i/>
                <w:iCs/>
                <w:lang w:val="en-CA"/>
              </w:rPr>
            </w:pPr>
            <w:r w:rsidRPr="00BF3FC0">
              <w:rPr>
                <w:i/>
                <w:iCs/>
                <w:lang w:val="en-CA"/>
              </w:rPr>
              <w:t>Poor</w:t>
            </w:r>
          </w:p>
        </w:tc>
        <w:tc>
          <w:tcPr>
            <w:tcW w:w="1558" w:type="dxa"/>
            <w:tcBorders>
              <w:top w:val="nil"/>
              <w:left w:val="nil"/>
              <w:bottom w:val="nil"/>
              <w:right w:val="single" w:sz="8" w:space="0" w:color="auto"/>
            </w:tcBorders>
            <w:tcMar>
              <w:top w:w="0" w:type="dxa"/>
              <w:left w:w="108" w:type="dxa"/>
              <w:bottom w:w="0" w:type="dxa"/>
              <w:right w:w="108" w:type="dxa"/>
            </w:tcMar>
            <w:vAlign w:val="center"/>
          </w:tcPr>
          <w:p w14:paraId="5D19803B" w14:textId="77777777" w:rsidR="00FB71FB" w:rsidRPr="00BF3FC0" w:rsidRDefault="00FB71FB">
            <w:pPr>
              <w:pStyle w:val="TableNumbers"/>
              <w:rPr>
                <w:i/>
                <w:iCs/>
                <w:lang w:val="en-CA"/>
              </w:rPr>
            </w:pPr>
            <w:r w:rsidRPr="00BF3FC0">
              <w:rPr>
                <w:i/>
                <w:iCs/>
                <w:lang w:val="en-CA"/>
              </w:rPr>
              <w:t>Fair</w:t>
            </w:r>
          </w:p>
        </w:tc>
        <w:tc>
          <w:tcPr>
            <w:tcW w:w="1558" w:type="dxa"/>
            <w:tcBorders>
              <w:top w:val="nil"/>
              <w:left w:val="nil"/>
              <w:bottom w:val="nil"/>
              <w:right w:val="single" w:sz="8" w:space="0" w:color="auto"/>
            </w:tcBorders>
            <w:tcMar>
              <w:top w:w="0" w:type="dxa"/>
              <w:left w:w="108" w:type="dxa"/>
              <w:bottom w:w="0" w:type="dxa"/>
              <w:right w:w="108" w:type="dxa"/>
            </w:tcMar>
            <w:vAlign w:val="center"/>
          </w:tcPr>
          <w:p w14:paraId="36593505" w14:textId="77777777" w:rsidR="00FB71FB" w:rsidRPr="00BF3FC0" w:rsidRDefault="00FB71FB">
            <w:pPr>
              <w:pStyle w:val="TableNumbers"/>
              <w:rPr>
                <w:lang w:val="en-CA"/>
              </w:rPr>
            </w:pPr>
            <w:r w:rsidRPr="00BF3FC0">
              <w:rPr>
                <w:lang w:val="en-CA"/>
              </w:rPr>
              <w:t>10</w:t>
            </w:r>
          </w:p>
        </w:tc>
        <w:tc>
          <w:tcPr>
            <w:tcW w:w="1558" w:type="dxa"/>
            <w:tcBorders>
              <w:top w:val="nil"/>
              <w:left w:val="nil"/>
              <w:bottom w:val="nil"/>
              <w:right w:val="single" w:sz="8" w:space="0" w:color="auto"/>
            </w:tcBorders>
            <w:tcMar>
              <w:top w:w="0" w:type="dxa"/>
              <w:left w:w="108" w:type="dxa"/>
              <w:bottom w:w="0" w:type="dxa"/>
              <w:right w:w="108" w:type="dxa"/>
            </w:tcMar>
            <w:vAlign w:val="center"/>
          </w:tcPr>
          <w:p w14:paraId="1753D5A3" w14:textId="77777777" w:rsidR="00FB71FB" w:rsidRPr="00BF3FC0" w:rsidRDefault="00FB71FB">
            <w:pPr>
              <w:pStyle w:val="TableNumbers"/>
              <w:rPr>
                <w:lang w:val="en-CA"/>
              </w:rPr>
            </w:pPr>
            <w:r w:rsidRPr="00BF3FC0">
              <w:rPr>
                <w:lang w:val="en-CA"/>
              </w:rPr>
              <w:t>8</w:t>
            </w:r>
          </w:p>
        </w:tc>
      </w:tr>
      <w:tr w:rsidR="00CF1321" w:rsidRPr="00BF3FC0" w14:paraId="565CE3A0" w14:textId="77777777">
        <w:trPr>
          <w:trHeight w:val="303"/>
        </w:trPr>
        <w:tc>
          <w:tcPr>
            <w:tcW w:w="163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E038C1C" w14:textId="77777777" w:rsidR="00FB71FB" w:rsidRPr="00BF3FC0" w:rsidRDefault="00FB71FB">
            <w:pPr>
              <w:pStyle w:val="TableNumbers"/>
              <w:rPr>
                <w:lang w:val="en-CA"/>
              </w:rPr>
            </w:pPr>
            <w:r w:rsidRPr="00BF3FC0">
              <w:rPr>
                <w:lang w:val="en-CA"/>
              </w:rPr>
              <w:lastRenderedPageBreak/>
              <w:t>3.0–4.5</w:t>
            </w:r>
          </w:p>
        </w:tc>
        <w:tc>
          <w:tcPr>
            <w:tcW w:w="20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922C34D" w14:textId="77777777" w:rsidR="00FB71FB" w:rsidRPr="00BF3FC0" w:rsidRDefault="00FB71FB">
            <w:pPr>
              <w:pStyle w:val="TableNumbers"/>
              <w:rPr>
                <w:lang w:val="en-CA"/>
              </w:rPr>
            </w:pPr>
            <w:r w:rsidRPr="00BF3FC0">
              <w:rPr>
                <w:lang w:val="en-CA"/>
              </w:rPr>
              <w:t>Subsoil</w:t>
            </w:r>
          </w:p>
        </w:tc>
        <w:tc>
          <w:tcPr>
            <w:tcW w:w="15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5AB0C22" w14:textId="77777777" w:rsidR="00FB71FB" w:rsidRPr="00BF3FC0" w:rsidRDefault="00FB71FB">
            <w:pPr>
              <w:pStyle w:val="TableNumbers"/>
              <w:rPr>
                <w:i/>
                <w:iCs/>
                <w:lang w:val="en-CA" w:eastAsia="en-CA"/>
              </w:rPr>
            </w:pPr>
            <w:r w:rsidRPr="00BF3FC0">
              <w:rPr>
                <w:i/>
                <w:iCs/>
                <w:lang w:val="en-CA" w:eastAsia="en-CA"/>
              </w:rPr>
              <w:t>Poor</w:t>
            </w:r>
          </w:p>
        </w:tc>
        <w:tc>
          <w:tcPr>
            <w:tcW w:w="15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FD3FCE" w14:textId="77777777" w:rsidR="00FB71FB" w:rsidRPr="00BF3FC0" w:rsidRDefault="00FB71FB">
            <w:pPr>
              <w:pStyle w:val="TableNumbers"/>
              <w:rPr>
                <w:i/>
                <w:iCs/>
                <w:lang w:val="en-CA"/>
              </w:rPr>
            </w:pPr>
            <w:r w:rsidRPr="00BF3FC0">
              <w:rPr>
                <w:i/>
                <w:iCs/>
                <w:lang w:val="en-CA"/>
              </w:rPr>
              <w:t>Fair</w:t>
            </w:r>
          </w:p>
        </w:tc>
        <w:tc>
          <w:tcPr>
            <w:tcW w:w="15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785984D" w14:textId="77777777" w:rsidR="00FB71FB" w:rsidRPr="00BF3FC0" w:rsidRDefault="00FB71FB">
            <w:pPr>
              <w:pStyle w:val="TableNumbers"/>
              <w:rPr>
                <w:lang w:val="en-CA"/>
              </w:rPr>
            </w:pPr>
            <w:r w:rsidRPr="00BF3FC0">
              <w:rPr>
                <w:lang w:val="en-CA"/>
              </w:rPr>
              <w:t>10</w:t>
            </w:r>
          </w:p>
        </w:tc>
        <w:tc>
          <w:tcPr>
            <w:tcW w:w="155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B30B357" w14:textId="77777777" w:rsidR="00FB71FB" w:rsidRPr="00BF3FC0" w:rsidRDefault="00FB71FB">
            <w:pPr>
              <w:pStyle w:val="TableNumbers"/>
              <w:rPr>
                <w:lang w:val="en-CA"/>
              </w:rPr>
            </w:pPr>
            <w:r w:rsidRPr="00BF3FC0">
              <w:rPr>
                <w:lang w:val="en-CA"/>
              </w:rPr>
              <w:t>8</w:t>
            </w:r>
          </w:p>
        </w:tc>
      </w:tr>
    </w:tbl>
    <w:p w14:paraId="5F6128AC" w14:textId="77777777" w:rsidR="00232B7D" w:rsidRDefault="00232B7D" w:rsidP="00232B7D">
      <w:bookmarkStart w:id="54" w:name="_Toc116571898"/>
      <w:bookmarkStart w:id="55" w:name="_Ref137994595"/>
      <w:bookmarkStart w:id="56" w:name="_Toc158639991"/>
      <w:bookmarkStart w:id="57" w:name="_Toc164176003"/>
      <w:bookmarkStart w:id="58" w:name="_Toc241158080"/>
      <w:bookmarkStart w:id="59" w:name="_Hlk115170624"/>
      <w:bookmarkEnd w:id="53"/>
      <w:r>
        <w:t>&lt;INSERT_33_START&gt;</w:t>
      </w:r>
    </w:p>
    <w:p w14:paraId="10B8A58A" w14:textId="06E8F204" w:rsidR="000B6452" w:rsidRDefault="000B6452" w:rsidP="000B6452">
      <w:pPr>
        <w:pStyle w:val="Heading2"/>
        <w:rPr>
          <w:lang w:val="en-CA"/>
        </w:rPr>
      </w:pPr>
      <w:commentRangeStart w:id="60"/>
      <w:r w:rsidRPr="00BF3FC0">
        <w:rPr>
          <w:lang w:val="en-CA"/>
        </w:rPr>
        <w:t>Tier 1 with Background</w:t>
      </w:r>
      <w:bookmarkEnd w:id="54"/>
      <w:bookmarkEnd w:id="55"/>
      <w:bookmarkEnd w:id="56"/>
      <w:bookmarkEnd w:id="57"/>
      <w:bookmarkEnd w:id="58"/>
      <w:commentRangeEnd w:id="60"/>
      <w:r w:rsidR="00B676D6">
        <w:rPr>
          <w:rStyle w:val="CommentReference"/>
          <w:sz w:val="28"/>
          <w:szCs w:val="26"/>
          <w:lang w:val="en-CA"/>
        </w:rPr>
        <w:commentReference w:id="60"/>
      </w:r>
    </w:p>
    <w:bookmarkEnd w:id="59"/>
    <w:p w14:paraId="16B3510A" w14:textId="77777777" w:rsidR="000B6452" w:rsidRPr="00BF3FC0" w:rsidRDefault="000B6452" w:rsidP="000B6452">
      <w:r w:rsidRPr="00BF3FC0">
        <w:t>Based on the background conditions, the following guidelines were applied.</w:t>
      </w:r>
    </w:p>
    <w:p w14:paraId="78389F0E" w14:textId="11779A25" w:rsidR="000B6452" w:rsidRDefault="000B6452" w:rsidP="002B79A3">
      <w:pPr>
        <w:pStyle w:val="In-TextTables"/>
      </w:pPr>
      <w:bookmarkStart w:id="61" w:name="_Toc116571955"/>
      <w:bookmarkStart w:id="62" w:name="_Toc158638337"/>
      <w:r w:rsidRPr="00BF3FC0">
        <w:t xml:space="preserve">Table </w:t>
      </w:r>
      <w:fldSimple w:instr=" SEQ Table \* ARABIC ">
        <w:r w:rsidR="00E06128">
          <w:rPr>
            <w:noProof/>
          </w:rPr>
          <w:t>2</w:t>
        </w:r>
      </w:fldSimple>
      <w:r w:rsidRPr="00BF3FC0">
        <w:rPr>
          <w:noProof/>
        </w:rPr>
        <w:t>:</w:t>
      </w:r>
      <w:r w:rsidRPr="00BF3FC0">
        <w:t xml:space="preserve"> Tier 1 with Background Guidelines</w:t>
      </w:r>
      <w:bookmarkEnd w:id="61"/>
      <w:bookmarkEnd w:id="62"/>
    </w:p>
    <w:p w14:paraId="132E7E4A" w14:textId="30FC6979" w:rsidR="00CF2919" w:rsidRPr="00BF3FC0" w:rsidRDefault="00CF2919" w:rsidP="00CF2919">
      <w:r>
        <w:t>&lt;INSERT_33_TABLE&gt;</w:t>
      </w:r>
    </w:p>
    <w:tbl>
      <w:tblPr>
        <w:tblW w:w="9082" w:type="dxa"/>
        <w:tblInd w:w="-15" w:type="dxa"/>
        <w:tblLayout w:type="fixed"/>
        <w:tblLook w:val="04A0" w:firstRow="1" w:lastRow="0" w:firstColumn="1" w:lastColumn="0" w:noHBand="0" w:noVBand="1"/>
      </w:tblPr>
      <w:tblGrid>
        <w:gridCol w:w="1816"/>
        <w:gridCol w:w="1816"/>
        <w:gridCol w:w="1817"/>
        <w:gridCol w:w="1816"/>
        <w:gridCol w:w="1817"/>
      </w:tblGrid>
      <w:tr w:rsidR="00322FA8" w:rsidRPr="00BF3FC0" w14:paraId="3093F700" w14:textId="77777777">
        <w:trPr>
          <w:trHeight w:val="340"/>
        </w:trPr>
        <w:tc>
          <w:tcPr>
            <w:tcW w:w="1816" w:type="dxa"/>
            <w:tcBorders>
              <w:top w:val="single" w:sz="4" w:space="0" w:color="auto"/>
              <w:left w:val="single" w:sz="4" w:space="0" w:color="auto"/>
              <w:bottom w:val="single" w:sz="4" w:space="0" w:color="auto"/>
              <w:right w:val="single" w:sz="4" w:space="0" w:color="auto"/>
            </w:tcBorders>
            <w:shd w:val="clear" w:color="auto" w:fill="52796F"/>
            <w:vAlign w:val="center"/>
            <w:hideMark/>
          </w:tcPr>
          <w:p w14:paraId="2F3AE5A8" w14:textId="77777777" w:rsidR="000B6452" w:rsidRPr="00BF3FC0" w:rsidRDefault="000B6452" w:rsidP="004722C7">
            <w:pPr>
              <w:spacing w:before="0" w:after="0" w:line="264" w:lineRule="auto"/>
              <w:jc w:val="center"/>
              <w:rPr>
                <w:b/>
                <w:bCs/>
                <w:color w:val="FFFFFF" w:themeColor="background1"/>
                <w:kern w:val="19"/>
                <w:sz w:val="19"/>
              </w:rPr>
            </w:pPr>
            <w:bookmarkStart w:id="63" w:name="_Hlk117689732"/>
            <w:r w:rsidRPr="00BF3FC0">
              <w:rPr>
                <w:b/>
                <w:bCs/>
                <w:color w:val="FFFFFF" w:themeColor="background1"/>
                <w:kern w:val="19"/>
                <w:sz w:val="19"/>
              </w:rPr>
              <w:t>Media</w:t>
            </w:r>
          </w:p>
        </w:tc>
        <w:tc>
          <w:tcPr>
            <w:tcW w:w="1816" w:type="dxa"/>
            <w:tcBorders>
              <w:top w:val="single" w:sz="4" w:space="0" w:color="auto"/>
              <w:left w:val="single" w:sz="4" w:space="0" w:color="auto"/>
              <w:bottom w:val="single" w:sz="4" w:space="0" w:color="auto"/>
              <w:right w:val="single" w:sz="4" w:space="0" w:color="auto"/>
            </w:tcBorders>
            <w:shd w:val="clear" w:color="auto" w:fill="52796F"/>
            <w:vAlign w:val="center"/>
          </w:tcPr>
          <w:p w14:paraId="01892465" w14:textId="77777777" w:rsidR="000B6452" w:rsidRPr="00BF3FC0" w:rsidRDefault="000B6452" w:rsidP="004722C7">
            <w:pPr>
              <w:spacing w:before="0" w:after="0" w:line="264" w:lineRule="auto"/>
              <w:jc w:val="center"/>
              <w:rPr>
                <w:b/>
                <w:bCs/>
                <w:color w:val="FFFFFF" w:themeColor="background1"/>
                <w:kern w:val="19"/>
                <w:sz w:val="19"/>
              </w:rPr>
            </w:pPr>
            <w:r w:rsidRPr="00BF3FC0">
              <w:rPr>
                <w:b/>
                <w:bCs/>
                <w:color w:val="FFFFFF" w:themeColor="background1"/>
                <w:kern w:val="19"/>
                <w:sz w:val="19"/>
              </w:rPr>
              <w:t>Parameter</w:t>
            </w:r>
          </w:p>
        </w:tc>
        <w:tc>
          <w:tcPr>
            <w:tcW w:w="1817" w:type="dxa"/>
            <w:tcBorders>
              <w:top w:val="single" w:sz="4" w:space="0" w:color="auto"/>
              <w:left w:val="single" w:sz="4" w:space="0" w:color="auto"/>
              <w:bottom w:val="single" w:sz="4" w:space="0" w:color="auto"/>
              <w:right w:val="single" w:sz="4" w:space="0" w:color="auto"/>
            </w:tcBorders>
            <w:shd w:val="clear" w:color="auto" w:fill="52796F"/>
            <w:vAlign w:val="center"/>
            <w:hideMark/>
          </w:tcPr>
          <w:p w14:paraId="0545D950" w14:textId="77777777" w:rsidR="000B6452" w:rsidRPr="00BF3FC0" w:rsidRDefault="000B6452" w:rsidP="004722C7">
            <w:pPr>
              <w:spacing w:before="0" w:after="0" w:line="264" w:lineRule="auto"/>
              <w:jc w:val="center"/>
              <w:rPr>
                <w:b/>
                <w:bCs/>
                <w:color w:val="FFFFFF" w:themeColor="background1"/>
                <w:kern w:val="19"/>
                <w:sz w:val="19"/>
              </w:rPr>
            </w:pPr>
            <w:r w:rsidRPr="00BF3FC0">
              <w:rPr>
                <w:b/>
                <w:bCs/>
                <w:color w:val="FFFFFF" w:themeColor="background1"/>
                <w:kern w:val="19"/>
                <w:sz w:val="19"/>
              </w:rPr>
              <w:t>Tier 1</w:t>
            </w:r>
          </w:p>
        </w:tc>
        <w:tc>
          <w:tcPr>
            <w:tcW w:w="1816" w:type="dxa"/>
            <w:tcBorders>
              <w:top w:val="single" w:sz="4" w:space="0" w:color="auto"/>
              <w:left w:val="single" w:sz="4" w:space="0" w:color="auto"/>
              <w:bottom w:val="single" w:sz="4" w:space="0" w:color="auto"/>
              <w:right w:val="single" w:sz="4" w:space="0" w:color="auto"/>
            </w:tcBorders>
            <w:shd w:val="clear" w:color="auto" w:fill="52796F"/>
            <w:vAlign w:val="center"/>
            <w:hideMark/>
          </w:tcPr>
          <w:p w14:paraId="63AE8264" w14:textId="77777777" w:rsidR="000B6452" w:rsidRPr="00BF3FC0" w:rsidRDefault="000B6452" w:rsidP="004722C7">
            <w:pPr>
              <w:spacing w:before="0" w:after="0" w:line="264" w:lineRule="auto"/>
              <w:jc w:val="center"/>
              <w:rPr>
                <w:b/>
                <w:bCs/>
                <w:color w:val="FFFFFF" w:themeColor="background1"/>
                <w:kern w:val="19"/>
                <w:sz w:val="19"/>
              </w:rPr>
            </w:pPr>
            <w:r w:rsidRPr="00BF3FC0">
              <w:rPr>
                <w:b/>
                <w:bCs/>
                <w:color w:val="FFFFFF" w:themeColor="background1"/>
                <w:kern w:val="19"/>
                <w:sz w:val="19"/>
              </w:rPr>
              <w:t>Tier 1 with Background</w:t>
            </w:r>
          </w:p>
        </w:tc>
        <w:tc>
          <w:tcPr>
            <w:tcW w:w="1817" w:type="dxa"/>
            <w:tcBorders>
              <w:top w:val="single" w:sz="4" w:space="0" w:color="auto"/>
              <w:left w:val="single" w:sz="4" w:space="0" w:color="auto"/>
              <w:bottom w:val="single" w:sz="4" w:space="0" w:color="auto"/>
              <w:right w:val="single" w:sz="4" w:space="0" w:color="auto"/>
            </w:tcBorders>
            <w:shd w:val="clear" w:color="auto" w:fill="52796F"/>
            <w:vAlign w:val="center"/>
          </w:tcPr>
          <w:p w14:paraId="38CD21BC" w14:textId="77777777" w:rsidR="000B6452" w:rsidRPr="00BF3FC0" w:rsidRDefault="000B6452" w:rsidP="004722C7">
            <w:pPr>
              <w:spacing w:before="0" w:after="0" w:line="264" w:lineRule="auto"/>
              <w:jc w:val="center"/>
              <w:rPr>
                <w:b/>
                <w:bCs/>
                <w:color w:val="FFFFFF" w:themeColor="background1"/>
                <w:kern w:val="19"/>
                <w:sz w:val="19"/>
              </w:rPr>
            </w:pPr>
            <w:r w:rsidRPr="00BF3FC0">
              <w:rPr>
                <w:b/>
                <w:bCs/>
                <w:color w:val="FFFFFF" w:themeColor="background1"/>
                <w:kern w:val="19"/>
                <w:sz w:val="19"/>
              </w:rPr>
              <w:t>Reference</w:t>
            </w:r>
          </w:p>
        </w:tc>
      </w:tr>
      <w:tr w:rsidR="00E00778" w:rsidRPr="00BF3FC0" w14:paraId="2B6E016D" w14:textId="77777777">
        <w:trPr>
          <w:trHeight w:val="340"/>
        </w:trPr>
        <w:tc>
          <w:tcPr>
            <w:tcW w:w="1816" w:type="dxa"/>
            <w:tcBorders>
              <w:top w:val="single" w:sz="4" w:space="0" w:color="auto"/>
              <w:left w:val="single" w:sz="8" w:space="0" w:color="auto"/>
              <w:bottom w:val="single" w:sz="4" w:space="0" w:color="auto"/>
              <w:right w:val="single" w:sz="4" w:space="0" w:color="auto"/>
            </w:tcBorders>
            <w:vAlign w:val="center"/>
          </w:tcPr>
          <w:p w14:paraId="37777C57" w14:textId="77777777" w:rsidR="000B6452" w:rsidRPr="00BF3FC0" w:rsidRDefault="000B6452" w:rsidP="004722C7">
            <w:pPr>
              <w:spacing w:before="60" w:after="60" w:line="264" w:lineRule="auto"/>
              <w:jc w:val="center"/>
              <w:rPr>
                <w:kern w:val="19"/>
                <w:sz w:val="19"/>
              </w:rPr>
            </w:pPr>
            <w:r w:rsidRPr="00BF3FC0">
              <w:rPr>
                <w:kern w:val="19"/>
                <w:sz w:val="19"/>
              </w:rPr>
              <w:t>Soil</w:t>
            </w:r>
          </w:p>
        </w:tc>
        <w:tc>
          <w:tcPr>
            <w:tcW w:w="1816" w:type="dxa"/>
            <w:tcBorders>
              <w:top w:val="single" w:sz="4" w:space="0" w:color="auto"/>
              <w:left w:val="single" w:sz="4" w:space="0" w:color="auto"/>
              <w:bottom w:val="single" w:sz="4" w:space="0" w:color="auto"/>
              <w:right w:val="single" w:sz="4" w:space="0" w:color="auto"/>
            </w:tcBorders>
          </w:tcPr>
          <w:p w14:paraId="7DE9D810" w14:textId="77777777" w:rsidR="000B6452" w:rsidRPr="00BF3FC0" w:rsidRDefault="000B6452" w:rsidP="004722C7">
            <w:pPr>
              <w:spacing w:before="60" w:after="60" w:line="264" w:lineRule="auto"/>
              <w:jc w:val="center"/>
              <w:rPr>
                <w:kern w:val="19"/>
                <w:sz w:val="19"/>
              </w:rPr>
            </w:pPr>
            <w:r w:rsidRPr="00BF3FC0">
              <w:rPr>
                <w:kern w:val="19"/>
                <w:sz w:val="19"/>
              </w:rPr>
              <w:t>pH</w:t>
            </w:r>
          </w:p>
        </w:tc>
        <w:tc>
          <w:tcPr>
            <w:tcW w:w="1817" w:type="dxa"/>
            <w:tcBorders>
              <w:top w:val="single" w:sz="4" w:space="0" w:color="auto"/>
              <w:left w:val="single" w:sz="4" w:space="0" w:color="auto"/>
              <w:bottom w:val="single" w:sz="4" w:space="0" w:color="auto"/>
              <w:right w:val="single" w:sz="4" w:space="0" w:color="auto"/>
            </w:tcBorders>
            <w:vAlign w:val="center"/>
          </w:tcPr>
          <w:p w14:paraId="0F12E270" w14:textId="77777777" w:rsidR="000B6452" w:rsidRPr="00BF3FC0" w:rsidRDefault="000B6452" w:rsidP="004722C7">
            <w:pPr>
              <w:spacing w:before="60" w:after="60" w:line="264" w:lineRule="auto"/>
              <w:jc w:val="center"/>
              <w:rPr>
                <w:kern w:val="19"/>
                <w:sz w:val="19"/>
              </w:rPr>
            </w:pPr>
            <w:r w:rsidRPr="00BF3FC0">
              <w:rPr>
                <w:kern w:val="19"/>
                <w:sz w:val="19"/>
              </w:rPr>
              <w:t>6–8.5</w:t>
            </w:r>
          </w:p>
        </w:tc>
        <w:tc>
          <w:tcPr>
            <w:tcW w:w="1816" w:type="dxa"/>
            <w:tcBorders>
              <w:top w:val="single" w:sz="4" w:space="0" w:color="auto"/>
              <w:left w:val="single" w:sz="4" w:space="0" w:color="auto"/>
              <w:bottom w:val="single" w:sz="4" w:space="0" w:color="auto"/>
              <w:right w:val="single" w:sz="8" w:space="0" w:color="auto"/>
            </w:tcBorders>
            <w:vAlign w:val="center"/>
          </w:tcPr>
          <w:p w14:paraId="6285A9A5" w14:textId="77777777" w:rsidR="000B6452" w:rsidRPr="00BF3FC0" w:rsidRDefault="000B6452" w:rsidP="004722C7">
            <w:pPr>
              <w:spacing w:before="60" w:after="60" w:line="264" w:lineRule="auto"/>
              <w:jc w:val="center"/>
              <w:rPr>
                <w:kern w:val="19"/>
                <w:sz w:val="19"/>
              </w:rPr>
            </w:pPr>
            <w:r w:rsidRPr="00BF3FC0">
              <w:rPr>
                <w:kern w:val="19"/>
                <w:sz w:val="19"/>
              </w:rPr>
              <w:t>5.2–8.5</w:t>
            </w:r>
          </w:p>
        </w:tc>
        <w:tc>
          <w:tcPr>
            <w:tcW w:w="1817" w:type="dxa"/>
            <w:tcBorders>
              <w:top w:val="single" w:sz="4" w:space="0" w:color="auto"/>
              <w:left w:val="single" w:sz="4" w:space="0" w:color="auto"/>
              <w:bottom w:val="single" w:sz="4" w:space="0" w:color="auto"/>
              <w:right w:val="single" w:sz="8" w:space="0" w:color="auto"/>
            </w:tcBorders>
          </w:tcPr>
          <w:p w14:paraId="3CC9F94E" w14:textId="45816B9A" w:rsidR="000B6452" w:rsidRPr="00BF3FC0" w:rsidRDefault="000B6452" w:rsidP="004722C7">
            <w:pPr>
              <w:spacing w:before="60" w:after="60" w:line="264" w:lineRule="auto"/>
              <w:jc w:val="center"/>
              <w:rPr>
                <w:b/>
                <w:bCs/>
                <w:kern w:val="19"/>
                <w:sz w:val="19"/>
              </w:rPr>
            </w:pPr>
            <w:r w:rsidRPr="00BF3FC0">
              <w:rPr>
                <w:b/>
                <w:bCs/>
                <w:kern w:val="19"/>
                <w:sz w:val="19"/>
              </w:rPr>
              <w:t xml:space="preserve">Section </w:t>
            </w:r>
            <w:r w:rsidR="00B75303" w:rsidRPr="00BF3FC0">
              <w:rPr>
                <w:b/>
                <w:bCs/>
                <w:kern w:val="19"/>
                <w:sz w:val="19"/>
              </w:rPr>
              <w:t>4</w:t>
            </w:r>
            <w:r w:rsidRPr="00BF3FC0">
              <w:rPr>
                <w:b/>
                <w:bCs/>
                <w:kern w:val="19"/>
                <w:sz w:val="19"/>
              </w:rPr>
              <w:t>.2</w:t>
            </w:r>
            <w:r w:rsidR="005B1CC1" w:rsidRPr="00BF3FC0">
              <w:rPr>
                <w:b/>
                <w:bCs/>
                <w:kern w:val="19"/>
                <w:sz w:val="19"/>
              </w:rPr>
              <w:t>.1</w:t>
            </w:r>
          </w:p>
        </w:tc>
      </w:tr>
    </w:tbl>
    <w:p w14:paraId="5FFE2805" w14:textId="77777777" w:rsidR="00CF2919" w:rsidRDefault="00CF2919" w:rsidP="00CF2919">
      <w:bookmarkStart w:id="64" w:name="_Toc241158081"/>
      <w:bookmarkEnd w:id="63"/>
      <w:r>
        <w:t>&lt;INSERT_33_END&gt;</w:t>
      </w:r>
    </w:p>
    <w:p w14:paraId="03A257D7" w14:textId="035B48A2" w:rsidR="00411FDB" w:rsidRPr="00BF3FC0" w:rsidRDefault="00411FDB" w:rsidP="00FF67B6">
      <w:pPr>
        <w:pStyle w:val="Heading1"/>
        <w:rPr>
          <w:lang w:val="en-CA"/>
        </w:rPr>
      </w:pPr>
      <w:r w:rsidRPr="00BF3FC0">
        <w:rPr>
          <w:lang w:val="en-CA"/>
        </w:rPr>
        <w:lastRenderedPageBreak/>
        <w:t xml:space="preserve">Soil </w:t>
      </w:r>
      <w:r w:rsidR="00180835" w:rsidRPr="00BF3FC0">
        <w:rPr>
          <w:lang w:val="en-CA"/>
        </w:rPr>
        <w:t>Assessment Results</w:t>
      </w:r>
      <w:bookmarkEnd w:id="64"/>
    </w:p>
    <w:p w14:paraId="1E86B226" w14:textId="0F28F698" w:rsidR="00043CD4" w:rsidRDefault="00043CD4" w:rsidP="00774242">
      <w:r>
        <w:t>&lt;INSERT_4_INTRO_START&gt;</w:t>
      </w:r>
    </w:p>
    <w:p w14:paraId="5FEFA625" w14:textId="344A3958" w:rsidR="007243CD" w:rsidRDefault="007243CD" w:rsidP="00774242">
      <w:r>
        <w:t>A</w:t>
      </w:r>
      <w:r w:rsidRPr="00BF3FC0">
        <w:t xml:space="preserve"> Phase 2 ESA </w:t>
      </w:r>
      <w:r>
        <w:t xml:space="preserve">was </w:t>
      </w:r>
      <w:r w:rsidRPr="00BF3FC0">
        <w:t xml:space="preserve">conducted on </w:t>
      </w:r>
      <w:r w:rsidRPr="00EB5DE5">
        <w:rPr>
          <w:highlight w:val="yellow"/>
        </w:rPr>
        <w:t>November 2, 2026</w:t>
      </w:r>
      <w:r>
        <w:t>, advancing XX</w:t>
      </w:r>
      <w:r w:rsidRPr="00BF3FC0">
        <w:t xml:space="preserve"> boreholes to depths </w:t>
      </w:r>
      <w:r>
        <w:rPr>
          <w:highlight w:val="yellow"/>
        </w:rPr>
        <w:t>of 1</w:t>
      </w:r>
      <w:r w:rsidRPr="00EB5DE5">
        <w:rPr>
          <w:highlight w:val="yellow"/>
        </w:rPr>
        <w:t>.5</w:t>
      </w:r>
      <w:r>
        <w:t>-</w:t>
      </w:r>
      <w:r w:rsidRPr="00BF3FC0">
        <w:t xml:space="preserve"> </w:t>
      </w:r>
      <w:r w:rsidRPr="0073638B">
        <w:rPr>
          <w:highlight w:val="yellow"/>
        </w:rPr>
        <w:t>9.0</w:t>
      </w:r>
      <w:r>
        <w:t> mbgs</w:t>
      </w:r>
      <w:r w:rsidRPr="00BF3FC0">
        <w:t xml:space="preserve"> using a truck-mounted drilling rig with a 6-inch solid-stem auger.</w:t>
      </w:r>
      <w:r>
        <w:t xml:space="preserve"> Borehole placement targeted areas of potential environmental concern identified in the </w:t>
      </w:r>
      <w:r w:rsidR="00976A52">
        <w:t>historical investigation data.</w:t>
      </w:r>
    </w:p>
    <w:p w14:paraId="782DACE6" w14:textId="7E842016" w:rsidR="000750B8" w:rsidRDefault="003E5CA9" w:rsidP="000750B8">
      <w:r>
        <w:t>The b</w:t>
      </w:r>
      <w:r w:rsidR="000750B8" w:rsidRPr="00BF3FC0">
        <w:t xml:space="preserve">orehole locations </w:t>
      </w:r>
      <w:r w:rsidR="00CF06AA">
        <w:t xml:space="preserve">and exceedance evaluation </w:t>
      </w:r>
      <w:r w:rsidR="000750B8" w:rsidRPr="00BF3FC0">
        <w:t xml:space="preserve">are </w:t>
      </w:r>
      <w:r w:rsidR="000750B8">
        <w:t>shown</w:t>
      </w:r>
      <w:r w:rsidR="000750B8" w:rsidRPr="00BF3FC0">
        <w:t xml:space="preserve"> in </w:t>
      </w:r>
      <w:r w:rsidR="000750B8" w:rsidRPr="00BF3FC0">
        <w:rPr>
          <w:b/>
          <w:bCs/>
        </w:rPr>
        <w:t xml:space="preserve">Figure </w:t>
      </w:r>
      <w:r w:rsidR="007312D9">
        <w:rPr>
          <w:b/>
          <w:bCs/>
        </w:rPr>
        <w:t>XX</w:t>
      </w:r>
      <w:r w:rsidR="000750B8">
        <w:t>;</w:t>
      </w:r>
      <w:r w:rsidR="000750B8" w:rsidRPr="00BF3FC0">
        <w:t xml:space="preserve"> </w:t>
      </w:r>
      <w:r w:rsidR="000750B8">
        <w:t xml:space="preserve">and the </w:t>
      </w:r>
      <w:r w:rsidR="000750B8" w:rsidRPr="00BF3FC0">
        <w:t>borehole logs</w:t>
      </w:r>
      <w:r w:rsidR="000750B8">
        <w:t xml:space="preserve">, laboratory reports, safety protocols and sampling methodology are provided in </w:t>
      </w:r>
      <w:r w:rsidR="000750B8" w:rsidRPr="009B2B86">
        <w:rPr>
          <w:b/>
          <w:bCs/>
        </w:rPr>
        <w:t>Appendices A-C</w:t>
      </w:r>
      <w:r w:rsidR="000750B8">
        <w:t xml:space="preserve">. </w:t>
      </w:r>
      <w:r w:rsidR="007312D9">
        <w:t>The s</w:t>
      </w:r>
      <w:r w:rsidR="000750B8">
        <w:t xml:space="preserve">oil analytical results are summarized in </w:t>
      </w:r>
      <w:r w:rsidR="000750B8" w:rsidRPr="009B2B86">
        <w:rPr>
          <w:b/>
          <w:bCs/>
        </w:rPr>
        <w:t>Tables XX</w:t>
      </w:r>
      <w:r w:rsidR="000750B8">
        <w:t>.</w:t>
      </w:r>
      <w:r w:rsidR="000750B8" w:rsidRPr="00BF3FC0">
        <w:t xml:space="preserve"> </w:t>
      </w:r>
    </w:p>
    <w:p w14:paraId="7D19CCB7" w14:textId="4199B2D1" w:rsidR="00043CD4" w:rsidRDefault="00043CD4" w:rsidP="00043CD4">
      <w:r>
        <w:t>&lt;INSERT_4_INTRO_</w:t>
      </w:r>
      <w:r w:rsidR="006E1D7E">
        <w:t>END</w:t>
      </w:r>
      <w:r w:rsidR="00DC4939">
        <w:t>&gt;</w:t>
      </w:r>
    </w:p>
    <w:p w14:paraId="1C472076" w14:textId="1229238E" w:rsidR="00AD1583" w:rsidRPr="00BF3FC0" w:rsidRDefault="00AD1583" w:rsidP="00A54F5F">
      <w:pPr>
        <w:pStyle w:val="Heading2"/>
        <w:rPr>
          <w:lang w:val="en-CA"/>
        </w:rPr>
      </w:pPr>
      <w:bookmarkStart w:id="65" w:name="_Toc65839373"/>
      <w:bookmarkStart w:id="66" w:name="_Toc132206076"/>
      <w:bookmarkStart w:id="67" w:name="_Toc241158082"/>
      <w:r w:rsidRPr="00BF3FC0">
        <w:rPr>
          <w:lang w:val="en-CA"/>
        </w:rPr>
        <w:t>Borehole Rationale</w:t>
      </w:r>
      <w:bookmarkEnd w:id="65"/>
      <w:bookmarkEnd w:id="66"/>
      <w:bookmarkEnd w:id="67"/>
    </w:p>
    <w:p w14:paraId="59289256" w14:textId="77777777" w:rsidR="00F031E2" w:rsidRPr="00BF3FC0" w:rsidRDefault="00F031E2" w:rsidP="00BA0A4A">
      <w:bookmarkStart w:id="68" w:name="_Toc131166190"/>
      <w:r w:rsidRPr="00BF3FC0">
        <w:t>A summary of the borehole rationale is provided below:</w:t>
      </w:r>
    </w:p>
    <w:p w14:paraId="2716AE12" w14:textId="69F45609" w:rsidR="00F031E2" w:rsidRDefault="00A42C59" w:rsidP="00CD7093">
      <w:pPr>
        <w:pStyle w:val="In-TextTables"/>
      </w:pPr>
      <w:r w:rsidRPr="00BF3FC0">
        <w:t xml:space="preserve">Table </w:t>
      </w:r>
      <w:fldSimple w:instr=" SEQ Table \* ARABIC ">
        <w:r>
          <w:rPr>
            <w:noProof/>
          </w:rPr>
          <w:t>3</w:t>
        </w:r>
      </w:fldSimple>
      <w:r w:rsidRPr="00BF3FC0">
        <w:t>: Borehole Rationale</w:t>
      </w:r>
    </w:p>
    <w:p w14:paraId="330E3BB5" w14:textId="10BAC0FD" w:rsidR="000853E1" w:rsidRDefault="000853E1" w:rsidP="000853E1">
      <w:r>
        <w:t>&lt;INSERT_41_TABLE&gt;</w:t>
      </w:r>
    </w:p>
    <w:tbl>
      <w:tblPr>
        <w:tblStyle w:val="TableGrid"/>
        <w:tblpPr w:leftFromText="181" w:rightFromText="181" w:vertAnchor="text" w:tblpY="1"/>
        <w:tblOverlap w:val="never"/>
        <w:tblW w:w="9918" w:type="dxa"/>
        <w:tblLayout w:type="fixed"/>
        <w:tblLook w:val="04A0" w:firstRow="1" w:lastRow="0" w:firstColumn="1" w:lastColumn="0" w:noHBand="0" w:noVBand="1"/>
      </w:tblPr>
      <w:tblGrid>
        <w:gridCol w:w="3114"/>
        <w:gridCol w:w="2268"/>
        <w:gridCol w:w="567"/>
        <w:gridCol w:w="567"/>
        <w:gridCol w:w="567"/>
        <w:gridCol w:w="567"/>
        <w:gridCol w:w="2268"/>
      </w:tblGrid>
      <w:tr w:rsidR="002F23C6" w:rsidRPr="00726A7F" w14:paraId="5985875C" w14:textId="77777777" w:rsidTr="00F8279F">
        <w:trPr>
          <w:cantSplit/>
          <w:trHeight w:val="1077"/>
          <w:tblHeader/>
        </w:trPr>
        <w:tc>
          <w:tcPr>
            <w:tcW w:w="3114" w:type="dxa"/>
            <w:shd w:val="clear" w:color="auto" w:fill="52796F"/>
            <w:vAlign w:val="center"/>
          </w:tcPr>
          <w:p w14:paraId="241475E7" w14:textId="77777777" w:rsidR="002F23C6" w:rsidRPr="00726A7F" w:rsidRDefault="002F23C6" w:rsidP="005F4ED8">
            <w:pPr>
              <w:spacing w:before="0" w:after="0" w:line="264" w:lineRule="auto"/>
              <w:ind w:left="113" w:right="113"/>
              <w:jc w:val="left"/>
              <w:rPr>
                <w:rFonts w:cs="Arial"/>
                <w:b/>
                <w:bCs/>
                <w:color w:val="FFFFFF" w:themeColor="background1"/>
                <w:kern w:val="19"/>
                <w:sz w:val="19"/>
                <w:szCs w:val="19"/>
                <w:lang w:val="en-CA"/>
              </w:rPr>
            </w:pPr>
            <w:r w:rsidRPr="00726A7F">
              <w:rPr>
                <w:rFonts w:cs="Arial"/>
                <w:b/>
                <w:bCs/>
                <w:color w:val="FFFFFF" w:themeColor="background1"/>
                <w:kern w:val="19"/>
                <w:sz w:val="19"/>
                <w:szCs w:val="19"/>
                <w:lang w:val="en-CA"/>
              </w:rPr>
              <w:t>Borehole</w:t>
            </w:r>
          </w:p>
        </w:tc>
        <w:tc>
          <w:tcPr>
            <w:tcW w:w="2268" w:type="dxa"/>
            <w:shd w:val="clear" w:color="auto" w:fill="52796F"/>
            <w:vAlign w:val="center"/>
          </w:tcPr>
          <w:p w14:paraId="3FFBEF8B" w14:textId="77777777" w:rsidR="002F23C6" w:rsidRPr="00726A7F" w:rsidRDefault="002F23C6" w:rsidP="005F4ED8">
            <w:pPr>
              <w:spacing w:before="0" w:after="0" w:line="264" w:lineRule="auto"/>
              <w:ind w:left="113" w:right="113"/>
              <w:jc w:val="left"/>
              <w:rPr>
                <w:rFonts w:cs="Arial"/>
                <w:b/>
                <w:bCs/>
                <w:color w:val="FFFFFF" w:themeColor="background1"/>
                <w:kern w:val="19"/>
                <w:sz w:val="19"/>
                <w:szCs w:val="19"/>
                <w:lang w:val="en-CA"/>
              </w:rPr>
            </w:pPr>
            <w:r w:rsidRPr="00726A7F">
              <w:rPr>
                <w:rFonts w:cs="Arial"/>
                <w:b/>
                <w:bCs/>
                <w:color w:val="FFFFFF" w:themeColor="background1"/>
                <w:kern w:val="19"/>
                <w:sz w:val="19"/>
                <w:szCs w:val="19"/>
                <w:lang w:val="en-CA"/>
              </w:rPr>
              <w:t>APEC</w:t>
            </w:r>
          </w:p>
        </w:tc>
        <w:tc>
          <w:tcPr>
            <w:tcW w:w="567" w:type="dxa"/>
            <w:shd w:val="clear" w:color="auto" w:fill="52796F"/>
            <w:textDirection w:val="btLr"/>
            <w:vAlign w:val="center"/>
          </w:tcPr>
          <w:p w14:paraId="3F216C0E" w14:textId="77777777" w:rsidR="002F23C6" w:rsidRPr="00726A7F" w:rsidRDefault="002F23C6" w:rsidP="005F4ED8">
            <w:pPr>
              <w:spacing w:before="0" w:after="0" w:line="264" w:lineRule="auto"/>
              <w:ind w:left="113" w:right="113"/>
              <w:jc w:val="left"/>
              <w:rPr>
                <w:rFonts w:cs="Arial"/>
                <w:b/>
                <w:bCs/>
                <w:color w:val="FFFFFF" w:themeColor="background1"/>
                <w:kern w:val="19"/>
                <w:sz w:val="19"/>
                <w:szCs w:val="19"/>
                <w:lang w:val="en-CA"/>
              </w:rPr>
            </w:pPr>
            <w:r w:rsidRPr="00726A7F">
              <w:rPr>
                <w:rFonts w:cs="Arial"/>
                <w:b/>
                <w:bCs/>
                <w:color w:val="FFFFFF" w:themeColor="background1"/>
                <w:kern w:val="19"/>
                <w:sz w:val="19"/>
                <w:szCs w:val="19"/>
                <w:lang w:val="en-CA"/>
              </w:rPr>
              <w:t>Salinity</w:t>
            </w:r>
          </w:p>
        </w:tc>
        <w:tc>
          <w:tcPr>
            <w:tcW w:w="567" w:type="dxa"/>
            <w:shd w:val="clear" w:color="auto" w:fill="52796F"/>
            <w:textDirection w:val="btLr"/>
            <w:vAlign w:val="center"/>
          </w:tcPr>
          <w:p w14:paraId="003B36A6" w14:textId="77777777" w:rsidR="002F23C6" w:rsidRPr="00726A7F" w:rsidRDefault="002F23C6" w:rsidP="005F4ED8">
            <w:pPr>
              <w:spacing w:before="0" w:after="0" w:line="264" w:lineRule="auto"/>
              <w:ind w:left="113" w:right="113"/>
              <w:jc w:val="left"/>
              <w:rPr>
                <w:rFonts w:cs="Arial"/>
                <w:b/>
                <w:bCs/>
                <w:color w:val="FFFFFF" w:themeColor="background1"/>
                <w:kern w:val="19"/>
                <w:sz w:val="19"/>
                <w:szCs w:val="19"/>
                <w:lang w:val="en-CA"/>
              </w:rPr>
            </w:pPr>
            <w:r w:rsidRPr="00726A7F">
              <w:rPr>
                <w:rFonts w:cs="Arial"/>
                <w:b/>
                <w:bCs/>
                <w:color w:val="FFFFFF" w:themeColor="background1"/>
                <w:kern w:val="19"/>
                <w:sz w:val="19"/>
                <w:szCs w:val="19"/>
                <w:lang w:val="en-CA"/>
              </w:rPr>
              <w:t>Metals</w:t>
            </w:r>
          </w:p>
        </w:tc>
        <w:tc>
          <w:tcPr>
            <w:tcW w:w="567" w:type="dxa"/>
            <w:shd w:val="clear" w:color="auto" w:fill="52796F"/>
            <w:textDirection w:val="btLr"/>
            <w:vAlign w:val="center"/>
          </w:tcPr>
          <w:p w14:paraId="7AAC1E72" w14:textId="77777777" w:rsidR="002F23C6" w:rsidRPr="00726A7F" w:rsidRDefault="002F23C6" w:rsidP="005F4ED8">
            <w:pPr>
              <w:spacing w:before="0" w:after="0" w:line="264" w:lineRule="auto"/>
              <w:ind w:left="113" w:right="113"/>
              <w:jc w:val="left"/>
              <w:rPr>
                <w:rFonts w:cs="Arial"/>
                <w:b/>
                <w:bCs/>
                <w:color w:val="FFFFFF" w:themeColor="background1"/>
                <w:kern w:val="19"/>
                <w:sz w:val="19"/>
                <w:szCs w:val="19"/>
                <w:lang w:val="en-CA"/>
              </w:rPr>
            </w:pPr>
            <w:r w:rsidRPr="00726A7F">
              <w:rPr>
                <w:rFonts w:cs="Arial"/>
                <w:b/>
                <w:bCs/>
                <w:color w:val="FFFFFF" w:themeColor="background1"/>
                <w:kern w:val="19"/>
                <w:sz w:val="19"/>
                <w:szCs w:val="19"/>
                <w:lang w:val="en-CA"/>
              </w:rPr>
              <w:t>PHC</w:t>
            </w:r>
          </w:p>
        </w:tc>
        <w:tc>
          <w:tcPr>
            <w:tcW w:w="567" w:type="dxa"/>
            <w:shd w:val="clear" w:color="auto" w:fill="52796F"/>
            <w:textDirection w:val="btLr"/>
            <w:vAlign w:val="center"/>
          </w:tcPr>
          <w:p w14:paraId="3818F8B2" w14:textId="77777777" w:rsidR="002F23C6" w:rsidRPr="00726A7F" w:rsidRDefault="002F23C6" w:rsidP="005F4ED8">
            <w:pPr>
              <w:spacing w:before="0" w:after="0" w:line="264" w:lineRule="auto"/>
              <w:ind w:left="113" w:right="113"/>
              <w:jc w:val="left"/>
              <w:rPr>
                <w:rFonts w:cs="Arial"/>
                <w:b/>
                <w:bCs/>
                <w:color w:val="FFFFFF" w:themeColor="background1"/>
                <w:kern w:val="19"/>
                <w:sz w:val="19"/>
                <w:szCs w:val="19"/>
                <w:lang w:val="en-CA"/>
              </w:rPr>
            </w:pPr>
            <w:r w:rsidRPr="00726A7F">
              <w:rPr>
                <w:rFonts w:cs="Arial"/>
                <w:b/>
                <w:bCs/>
                <w:color w:val="FFFFFF" w:themeColor="background1"/>
                <w:kern w:val="19"/>
                <w:sz w:val="19"/>
                <w:szCs w:val="19"/>
                <w:lang w:val="en-CA"/>
              </w:rPr>
              <w:t>PAH</w:t>
            </w:r>
          </w:p>
        </w:tc>
        <w:tc>
          <w:tcPr>
            <w:tcW w:w="2268" w:type="dxa"/>
            <w:shd w:val="clear" w:color="auto" w:fill="52796F"/>
            <w:textDirection w:val="btLr"/>
            <w:vAlign w:val="center"/>
          </w:tcPr>
          <w:p w14:paraId="3109A180" w14:textId="77777777" w:rsidR="002F23C6" w:rsidRPr="00726A7F" w:rsidRDefault="002F23C6" w:rsidP="005F4ED8">
            <w:pPr>
              <w:spacing w:before="0" w:after="0" w:line="264" w:lineRule="auto"/>
              <w:ind w:left="113" w:right="113"/>
              <w:jc w:val="left"/>
              <w:rPr>
                <w:rFonts w:cs="Arial"/>
                <w:b/>
                <w:bCs/>
                <w:color w:val="FFFFFF" w:themeColor="background1"/>
                <w:kern w:val="19"/>
                <w:sz w:val="19"/>
                <w:szCs w:val="19"/>
                <w:lang w:val="en-CA"/>
              </w:rPr>
            </w:pPr>
            <w:r w:rsidRPr="00726A7F">
              <w:rPr>
                <w:rFonts w:cs="Arial"/>
                <w:b/>
                <w:bCs/>
                <w:color w:val="FFFFFF" w:themeColor="background1"/>
                <w:kern w:val="19"/>
                <w:sz w:val="19"/>
                <w:szCs w:val="19"/>
                <w:lang w:val="en-CA"/>
              </w:rPr>
              <w:t>Other</w:t>
            </w:r>
          </w:p>
        </w:tc>
      </w:tr>
      <w:tr w:rsidR="002F23C6" w:rsidRPr="00726A7F" w14:paraId="599044C1" w14:textId="77777777" w:rsidTr="00F8279F">
        <w:trPr>
          <w:trHeight w:val="283"/>
        </w:trPr>
        <w:tc>
          <w:tcPr>
            <w:tcW w:w="3114" w:type="dxa"/>
            <w:vAlign w:val="center"/>
          </w:tcPr>
          <w:p w14:paraId="72A6C8C8" w14:textId="77777777" w:rsidR="002F23C6" w:rsidRPr="00726A7F" w:rsidRDefault="002F23C6" w:rsidP="005F4ED8">
            <w:pPr>
              <w:spacing w:before="60" w:after="0" w:line="264" w:lineRule="auto"/>
              <w:jc w:val="left"/>
              <w:rPr>
                <w:rFonts w:cs="Arial"/>
                <w:sz w:val="19"/>
                <w:szCs w:val="19"/>
                <w:lang w:val="en-CA"/>
              </w:rPr>
            </w:pPr>
            <w:r w:rsidRPr="00726A7F">
              <w:rPr>
                <w:rFonts w:cs="Arial"/>
                <w:sz w:val="19"/>
                <w:szCs w:val="19"/>
                <w:lang w:val="en-CA"/>
              </w:rPr>
              <w:t>BG26-01, BG26-02</w:t>
            </w:r>
          </w:p>
        </w:tc>
        <w:tc>
          <w:tcPr>
            <w:tcW w:w="2268" w:type="dxa"/>
            <w:vAlign w:val="center"/>
          </w:tcPr>
          <w:p w14:paraId="0371A43C" w14:textId="77777777" w:rsidR="002F23C6" w:rsidRPr="00726A7F" w:rsidRDefault="002F23C6" w:rsidP="005F4ED8">
            <w:pPr>
              <w:spacing w:before="60" w:after="0" w:line="264" w:lineRule="auto"/>
              <w:jc w:val="left"/>
              <w:rPr>
                <w:rFonts w:cs="Arial"/>
                <w:sz w:val="19"/>
                <w:szCs w:val="19"/>
                <w:lang w:val="en-CA"/>
              </w:rPr>
            </w:pPr>
            <w:r w:rsidRPr="00726A7F">
              <w:rPr>
                <w:rFonts w:cs="Arial"/>
                <w:kern w:val="19"/>
                <w:sz w:val="19"/>
                <w:szCs w:val="19"/>
                <w:lang w:val="en-CA"/>
              </w:rPr>
              <w:t>Background</w:t>
            </w:r>
          </w:p>
        </w:tc>
        <w:tc>
          <w:tcPr>
            <w:tcW w:w="567" w:type="dxa"/>
            <w:tcBorders>
              <w:top w:val="single" w:sz="4" w:space="0" w:color="auto"/>
              <w:left w:val="single" w:sz="4" w:space="0" w:color="auto"/>
              <w:bottom w:val="single" w:sz="4" w:space="0" w:color="auto"/>
              <w:right w:val="single" w:sz="4" w:space="0" w:color="auto"/>
            </w:tcBorders>
            <w:vAlign w:val="center"/>
          </w:tcPr>
          <w:p w14:paraId="39B643C6" w14:textId="77777777" w:rsidR="002F23C6" w:rsidRPr="00726A7F" w:rsidRDefault="002F23C6" w:rsidP="005F4ED8">
            <w:pPr>
              <w:spacing w:before="60" w:after="0" w:line="264" w:lineRule="auto"/>
              <w:jc w:val="center"/>
              <w:rPr>
                <w:rFonts w:cs="Arial"/>
                <w:sz w:val="19"/>
                <w:szCs w:val="19"/>
                <w:lang w:val="en-CA"/>
              </w:rPr>
            </w:pPr>
            <w:r w:rsidRPr="00726A7F">
              <w:rPr>
                <w:rFonts w:ascii="Segoe UI Symbol" w:hAnsi="Segoe UI Symbol" w:cs="Segoe UI Symbol"/>
                <w:sz w:val="19"/>
                <w:szCs w:val="19"/>
                <w:lang w:val="en-CA"/>
              </w:rPr>
              <w:t>✔</w:t>
            </w:r>
          </w:p>
        </w:tc>
        <w:tc>
          <w:tcPr>
            <w:tcW w:w="567" w:type="dxa"/>
            <w:tcBorders>
              <w:top w:val="single" w:sz="4" w:space="0" w:color="auto"/>
              <w:left w:val="single" w:sz="4" w:space="0" w:color="auto"/>
              <w:bottom w:val="single" w:sz="4" w:space="0" w:color="auto"/>
              <w:right w:val="single" w:sz="4" w:space="0" w:color="auto"/>
            </w:tcBorders>
            <w:vAlign w:val="center"/>
          </w:tcPr>
          <w:p w14:paraId="2052E2B1" w14:textId="77777777" w:rsidR="002F23C6" w:rsidRPr="00726A7F" w:rsidRDefault="002F23C6" w:rsidP="005F4ED8">
            <w:pPr>
              <w:spacing w:before="60" w:after="0" w:line="264" w:lineRule="auto"/>
              <w:jc w:val="center"/>
              <w:rPr>
                <w:rFonts w:cs="Arial"/>
                <w:sz w:val="19"/>
                <w:szCs w:val="19"/>
                <w:lang w:val="en-CA"/>
              </w:rPr>
            </w:pPr>
            <w:r w:rsidRPr="00726A7F">
              <w:rPr>
                <w:rFonts w:cs="Arial"/>
                <w:sz w:val="19"/>
                <w:szCs w:val="19"/>
                <w:lang w:val="en-CA"/>
              </w:rPr>
              <w:t>-</w:t>
            </w:r>
          </w:p>
        </w:tc>
        <w:tc>
          <w:tcPr>
            <w:tcW w:w="567" w:type="dxa"/>
            <w:tcBorders>
              <w:top w:val="single" w:sz="4" w:space="0" w:color="auto"/>
              <w:left w:val="single" w:sz="4" w:space="0" w:color="auto"/>
              <w:bottom w:val="single" w:sz="4" w:space="0" w:color="auto"/>
              <w:right w:val="single" w:sz="4" w:space="0" w:color="auto"/>
            </w:tcBorders>
            <w:vAlign w:val="center"/>
          </w:tcPr>
          <w:p w14:paraId="26CF5906" w14:textId="77777777" w:rsidR="002F23C6" w:rsidRPr="00726A7F" w:rsidRDefault="002F23C6" w:rsidP="005F4ED8">
            <w:pPr>
              <w:spacing w:before="60" w:after="0" w:line="264" w:lineRule="auto"/>
              <w:jc w:val="center"/>
              <w:rPr>
                <w:rFonts w:cs="Arial"/>
                <w:sz w:val="19"/>
                <w:szCs w:val="19"/>
                <w:lang w:val="en-CA"/>
              </w:rPr>
            </w:pPr>
            <w:r w:rsidRPr="00726A7F">
              <w:rPr>
                <w:rFonts w:cs="Arial"/>
                <w:sz w:val="19"/>
                <w:szCs w:val="19"/>
                <w:lang w:val="en-CA"/>
              </w:rPr>
              <w:t>-</w:t>
            </w:r>
          </w:p>
        </w:tc>
        <w:tc>
          <w:tcPr>
            <w:tcW w:w="567" w:type="dxa"/>
            <w:tcBorders>
              <w:top w:val="single" w:sz="4" w:space="0" w:color="auto"/>
              <w:left w:val="single" w:sz="4" w:space="0" w:color="auto"/>
              <w:bottom w:val="single" w:sz="4" w:space="0" w:color="auto"/>
              <w:right w:val="single" w:sz="4" w:space="0" w:color="auto"/>
            </w:tcBorders>
            <w:vAlign w:val="center"/>
          </w:tcPr>
          <w:p w14:paraId="7B9701E9" w14:textId="77777777" w:rsidR="002F23C6" w:rsidRPr="00726A7F" w:rsidRDefault="002F23C6" w:rsidP="005F4ED8">
            <w:pPr>
              <w:spacing w:before="60" w:after="0" w:line="264" w:lineRule="auto"/>
              <w:jc w:val="center"/>
              <w:rPr>
                <w:rFonts w:cs="Arial"/>
                <w:sz w:val="19"/>
                <w:szCs w:val="19"/>
                <w:lang w:val="en-CA"/>
              </w:rPr>
            </w:pPr>
            <w:r w:rsidRPr="00726A7F">
              <w:rPr>
                <w:rFonts w:cs="Arial"/>
                <w:sz w:val="19"/>
                <w:szCs w:val="19"/>
                <w:lang w:val="en-CA"/>
              </w:rPr>
              <w:t>-</w:t>
            </w:r>
          </w:p>
        </w:tc>
        <w:tc>
          <w:tcPr>
            <w:tcW w:w="2268" w:type="dxa"/>
            <w:tcBorders>
              <w:top w:val="single" w:sz="4" w:space="0" w:color="auto"/>
              <w:left w:val="single" w:sz="4" w:space="0" w:color="auto"/>
              <w:bottom w:val="single" w:sz="4" w:space="0" w:color="auto"/>
              <w:right w:val="single" w:sz="4" w:space="0" w:color="auto"/>
            </w:tcBorders>
            <w:vAlign w:val="center"/>
          </w:tcPr>
          <w:p w14:paraId="6B313377" w14:textId="77777777" w:rsidR="002F23C6" w:rsidRPr="00726A7F" w:rsidRDefault="002F23C6" w:rsidP="005F4ED8">
            <w:pPr>
              <w:spacing w:before="60" w:after="0" w:line="264" w:lineRule="auto"/>
              <w:jc w:val="center"/>
              <w:rPr>
                <w:rFonts w:cs="Arial"/>
                <w:sz w:val="19"/>
                <w:szCs w:val="19"/>
                <w:lang w:val="en-CA"/>
              </w:rPr>
            </w:pPr>
            <w:r w:rsidRPr="00726A7F">
              <w:rPr>
                <w:rFonts w:cs="Arial"/>
                <w:sz w:val="19"/>
                <w:szCs w:val="19"/>
                <w:lang w:val="en-CA"/>
              </w:rPr>
              <w:t>-</w:t>
            </w:r>
          </w:p>
        </w:tc>
      </w:tr>
      <w:tr w:rsidR="002F23C6" w:rsidRPr="00726A7F" w14:paraId="5BD352C8" w14:textId="77777777" w:rsidTr="00F8279F">
        <w:trPr>
          <w:trHeight w:val="283"/>
        </w:trPr>
        <w:tc>
          <w:tcPr>
            <w:tcW w:w="3114" w:type="dxa"/>
            <w:vAlign w:val="center"/>
          </w:tcPr>
          <w:p w14:paraId="0EAA88F1" w14:textId="77777777" w:rsidR="002F23C6" w:rsidRPr="00726A7F" w:rsidRDefault="002F23C6" w:rsidP="005F4ED8">
            <w:pPr>
              <w:spacing w:before="60" w:after="0" w:line="264" w:lineRule="auto"/>
              <w:jc w:val="left"/>
              <w:rPr>
                <w:rFonts w:cs="Arial"/>
                <w:sz w:val="19"/>
                <w:szCs w:val="19"/>
                <w:lang w:val="en-CA"/>
              </w:rPr>
            </w:pPr>
            <w:r w:rsidRPr="00726A7F">
              <w:rPr>
                <w:rFonts w:cs="Arial"/>
                <w:sz w:val="19"/>
                <w:szCs w:val="19"/>
                <w:lang w:val="en-CA"/>
              </w:rPr>
              <w:t>BH26-01, BH26-02</w:t>
            </w:r>
          </w:p>
        </w:tc>
        <w:tc>
          <w:tcPr>
            <w:tcW w:w="2268" w:type="dxa"/>
            <w:vAlign w:val="center"/>
          </w:tcPr>
          <w:p w14:paraId="3F543D73" w14:textId="77777777" w:rsidR="002F23C6" w:rsidRPr="00726A7F" w:rsidRDefault="002F23C6" w:rsidP="005F4ED8">
            <w:pPr>
              <w:spacing w:before="60" w:after="0" w:line="264" w:lineRule="auto"/>
              <w:jc w:val="left"/>
              <w:rPr>
                <w:rFonts w:cs="Arial"/>
                <w:kern w:val="19"/>
                <w:sz w:val="19"/>
                <w:szCs w:val="19"/>
                <w:lang w:val="en-CA"/>
              </w:rPr>
            </w:pPr>
            <w:r w:rsidRPr="00726A7F">
              <w:rPr>
                <w:rFonts w:cs="Arial"/>
                <w:kern w:val="19"/>
                <w:sz w:val="19"/>
                <w:szCs w:val="19"/>
                <w:lang w:val="en-CA"/>
              </w:rPr>
              <w:t>Well centre</w:t>
            </w:r>
          </w:p>
        </w:tc>
        <w:tc>
          <w:tcPr>
            <w:tcW w:w="567" w:type="dxa"/>
            <w:tcBorders>
              <w:top w:val="single" w:sz="4" w:space="0" w:color="auto"/>
              <w:left w:val="single" w:sz="4" w:space="0" w:color="auto"/>
              <w:bottom w:val="single" w:sz="4" w:space="0" w:color="auto"/>
              <w:right w:val="single" w:sz="4" w:space="0" w:color="auto"/>
            </w:tcBorders>
            <w:vAlign w:val="center"/>
          </w:tcPr>
          <w:p w14:paraId="1DC62B96" w14:textId="77777777" w:rsidR="002F23C6" w:rsidRPr="00726A7F" w:rsidRDefault="002F23C6" w:rsidP="005F4ED8">
            <w:pPr>
              <w:spacing w:before="60" w:after="0" w:line="264" w:lineRule="auto"/>
              <w:jc w:val="center"/>
              <w:rPr>
                <w:rFonts w:cs="Arial"/>
                <w:sz w:val="19"/>
                <w:szCs w:val="19"/>
                <w:lang w:val="en-CA"/>
              </w:rPr>
            </w:pPr>
            <w:r w:rsidRPr="00726A7F">
              <w:rPr>
                <w:rFonts w:ascii="Segoe UI Symbol" w:hAnsi="Segoe UI Symbol" w:cs="Segoe UI Symbol"/>
                <w:sz w:val="19"/>
                <w:szCs w:val="19"/>
                <w:lang w:val="en-CA"/>
              </w:rPr>
              <w:t>✔</w:t>
            </w:r>
          </w:p>
        </w:tc>
        <w:tc>
          <w:tcPr>
            <w:tcW w:w="567" w:type="dxa"/>
            <w:tcBorders>
              <w:top w:val="single" w:sz="4" w:space="0" w:color="auto"/>
              <w:left w:val="single" w:sz="4" w:space="0" w:color="auto"/>
              <w:bottom w:val="single" w:sz="4" w:space="0" w:color="auto"/>
              <w:right w:val="single" w:sz="4" w:space="0" w:color="auto"/>
            </w:tcBorders>
            <w:vAlign w:val="center"/>
          </w:tcPr>
          <w:p w14:paraId="5682E5EB" w14:textId="77777777" w:rsidR="002F23C6" w:rsidRPr="00726A7F" w:rsidRDefault="002F23C6" w:rsidP="005F4ED8">
            <w:pPr>
              <w:spacing w:before="60" w:after="0" w:line="264" w:lineRule="auto"/>
              <w:jc w:val="center"/>
              <w:rPr>
                <w:rFonts w:cs="Arial"/>
                <w:sz w:val="19"/>
                <w:szCs w:val="19"/>
                <w:lang w:val="en-CA"/>
              </w:rPr>
            </w:pPr>
            <w:r w:rsidRPr="00726A7F">
              <w:rPr>
                <w:rFonts w:ascii="Segoe UI Symbol" w:hAnsi="Segoe UI Symbol" w:cs="Segoe UI Symbol"/>
                <w:sz w:val="19"/>
                <w:szCs w:val="19"/>
                <w:lang w:val="en-CA"/>
              </w:rPr>
              <w:t>✔</w:t>
            </w:r>
          </w:p>
        </w:tc>
        <w:tc>
          <w:tcPr>
            <w:tcW w:w="567" w:type="dxa"/>
            <w:tcBorders>
              <w:top w:val="single" w:sz="4" w:space="0" w:color="auto"/>
              <w:left w:val="single" w:sz="4" w:space="0" w:color="auto"/>
              <w:bottom w:val="single" w:sz="4" w:space="0" w:color="auto"/>
              <w:right w:val="single" w:sz="4" w:space="0" w:color="auto"/>
            </w:tcBorders>
            <w:vAlign w:val="center"/>
          </w:tcPr>
          <w:p w14:paraId="76BB4CB2" w14:textId="77777777" w:rsidR="002F23C6" w:rsidRPr="00726A7F" w:rsidRDefault="002F23C6" w:rsidP="005F4ED8">
            <w:pPr>
              <w:spacing w:before="60" w:after="0" w:line="264" w:lineRule="auto"/>
              <w:jc w:val="center"/>
              <w:rPr>
                <w:rFonts w:cs="Arial"/>
                <w:sz w:val="19"/>
                <w:szCs w:val="19"/>
                <w:lang w:val="en-CA"/>
              </w:rPr>
            </w:pPr>
            <w:r w:rsidRPr="00726A7F">
              <w:rPr>
                <w:rFonts w:ascii="Segoe UI Symbol" w:hAnsi="Segoe UI Symbol" w:cs="Segoe UI Symbol"/>
                <w:sz w:val="19"/>
                <w:szCs w:val="19"/>
                <w:lang w:val="en-CA"/>
              </w:rPr>
              <w:t>✔</w:t>
            </w:r>
          </w:p>
        </w:tc>
        <w:tc>
          <w:tcPr>
            <w:tcW w:w="567" w:type="dxa"/>
            <w:tcBorders>
              <w:top w:val="single" w:sz="4" w:space="0" w:color="auto"/>
              <w:left w:val="single" w:sz="4" w:space="0" w:color="auto"/>
              <w:bottom w:val="single" w:sz="4" w:space="0" w:color="auto"/>
              <w:right w:val="single" w:sz="4" w:space="0" w:color="auto"/>
            </w:tcBorders>
            <w:vAlign w:val="center"/>
          </w:tcPr>
          <w:p w14:paraId="0A7A5130" w14:textId="77777777" w:rsidR="002F23C6" w:rsidRPr="00726A7F" w:rsidRDefault="002F23C6" w:rsidP="005F4ED8">
            <w:pPr>
              <w:spacing w:before="60" w:after="0" w:line="264" w:lineRule="auto"/>
              <w:jc w:val="center"/>
              <w:rPr>
                <w:rFonts w:cs="Arial"/>
                <w:sz w:val="19"/>
                <w:szCs w:val="19"/>
                <w:lang w:val="en-CA"/>
              </w:rPr>
            </w:pPr>
            <w:r w:rsidRPr="00726A7F">
              <w:rPr>
                <w:rFonts w:cs="Arial"/>
                <w:sz w:val="19"/>
                <w:szCs w:val="19"/>
                <w:lang w:val="en-CA"/>
              </w:rPr>
              <w:t>-</w:t>
            </w:r>
          </w:p>
        </w:tc>
        <w:tc>
          <w:tcPr>
            <w:tcW w:w="2268" w:type="dxa"/>
            <w:tcBorders>
              <w:top w:val="single" w:sz="4" w:space="0" w:color="auto"/>
              <w:left w:val="single" w:sz="4" w:space="0" w:color="auto"/>
              <w:bottom w:val="single" w:sz="4" w:space="0" w:color="auto"/>
              <w:right w:val="single" w:sz="4" w:space="0" w:color="auto"/>
            </w:tcBorders>
            <w:vAlign w:val="center"/>
          </w:tcPr>
          <w:p w14:paraId="1189501E" w14:textId="77777777" w:rsidR="002F23C6" w:rsidRPr="00726A7F" w:rsidRDefault="002F23C6" w:rsidP="005F4ED8">
            <w:pPr>
              <w:spacing w:before="60" w:after="0" w:line="264" w:lineRule="auto"/>
              <w:jc w:val="center"/>
              <w:rPr>
                <w:rFonts w:cs="Arial"/>
                <w:sz w:val="19"/>
                <w:szCs w:val="19"/>
                <w:lang w:val="en-CA"/>
              </w:rPr>
            </w:pPr>
            <w:r w:rsidRPr="00726A7F">
              <w:rPr>
                <w:rFonts w:cs="Arial"/>
                <w:sz w:val="19"/>
                <w:szCs w:val="19"/>
                <w:lang w:val="en-CA"/>
              </w:rPr>
              <w:t>-</w:t>
            </w:r>
          </w:p>
        </w:tc>
      </w:tr>
      <w:tr w:rsidR="002F23C6" w:rsidRPr="00726A7F" w14:paraId="78C11885" w14:textId="77777777" w:rsidTr="00F8279F">
        <w:trPr>
          <w:trHeight w:val="283"/>
        </w:trPr>
        <w:tc>
          <w:tcPr>
            <w:tcW w:w="3114" w:type="dxa"/>
            <w:vAlign w:val="center"/>
          </w:tcPr>
          <w:p w14:paraId="551BB239" w14:textId="35FCDC61" w:rsidR="002F23C6" w:rsidRPr="00726A7F" w:rsidRDefault="002F23C6" w:rsidP="005F4ED8">
            <w:pPr>
              <w:spacing w:before="60" w:after="0" w:line="264" w:lineRule="auto"/>
              <w:jc w:val="left"/>
              <w:rPr>
                <w:rFonts w:cs="Arial"/>
                <w:sz w:val="19"/>
                <w:szCs w:val="19"/>
                <w:lang w:val="en-CA"/>
              </w:rPr>
            </w:pPr>
            <w:r>
              <w:rPr>
                <w:rFonts w:cs="Arial"/>
                <w:sz w:val="19"/>
                <w:szCs w:val="19"/>
                <w:lang w:val="en-CA"/>
              </w:rPr>
              <w:t>BH26-0</w:t>
            </w:r>
            <w:r w:rsidR="009A053E">
              <w:rPr>
                <w:rFonts w:cs="Arial"/>
                <w:sz w:val="19"/>
                <w:szCs w:val="19"/>
                <w:lang w:val="en-CA"/>
              </w:rPr>
              <w:t xml:space="preserve">3 to </w:t>
            </w:r>
            <w:r>
              <w:rPr>
                <w:rFonts w:cs="Arial"/>
                <w:sz w:val="19"/>
                <w:szCs w:val="19"/>
                <w:lang w:val="en-CA"/>
              </w:rPr>
              <w:t>BH26-0</w:t>
            </w:r>
            <w:r w:rsidR="009A053E">
              <w:rPr>
                <w:rFonts w:cs="Arial"/>
                <w:sz w:val="19"/>
                <w:szCs w:val="19"/>
                <w:lang w:val="en-CA"/>
              </w:rPr>
              <w:t>8, BH26-10, BH26-11-</w:t>
            </w:r>
          </w:p>
        </w:tc>
        <w:tc>
          <w:tcPr>
            <w:tcW w:w="2268" w:type="dxa"/>
            <w:vAlign w:val="center"/>
          </w:tcPr>
          <w:p w14:paraId="2291204E" w14:textId="77777777" w:rsidR="002F23C6" w:rsidRPr="00726A7F" w:rsidRDefault="002F23C6" w:rsidP="005F4ED8">
            <w:pPr>
              <w:spacing w:before="60" w:after="0" w:line="264" w:lineRule="auto"/>
              <w:jc w:val="left"/>
              <w:rPr>
                <w:rFonts w:cs="Arial"/>
                <w:sz w:val="19"/>
                <w:szCs w:val="19"/>
                <w:lang w:val="en-CA"/>
              </w:rPr>
            </w:pPr>
            <w:r w:rsidRPr="00726A7F">
              <w:rPr>
                <w:rFonts w:cs="Arial"/>
                <w:kern w:val="19"/>
                <w:sz w:val="19"/>
                <w:szCs w:val="19"/>
                <w:lang w:val="en-CA"/>
              </w:rPr>
              <w:t>DWDA</w:t>
            </w:r>
          </w:p>
        </w:tc>
        <w:tc>
          <w:tcPr>
            <w:tcW w:w="567" w:type="dxa"/>
            <w:tcBorders>
              <w:top w:val="single" w:sz="4" w:space="0" w:color="auto"/>
              <w:left w:val="single" w:sz="4" w:space="0" w:color="auto"/>
              <w:bottom w:val="single" w:sz="4" w:space="0" w:color="auto"/>
              <w:right w:val="single" w:sz="4" w:space="0" w:color="auto"/>
            </w:tcBorders>
            <w:vAlign w:val="center"/>
          </w:tcPr>
          <w:p w14:paraId="349123E2" w14:textId="77777777" w:rsidR="002F23C6" w:rsidRPr="00726A7F" w:rsidRDefault="002F23C6" w:rsidP="005F4ED8">
            <w:pPr>
              <w:spacing w:before="60" w:after="0" w:line="264" w:lineRule="auto"/>
              <w:jc w:val="center"/>
              <w:rPr>
                <w:rFonts w:cs="Arial"/>
                <w:sz w:val="19"/>
                <w:szCs w:val="19"/>
                <w:lang w:val="en-CA"/>
              </w:rPr>
            </w:pPr>
            <w:r w:rsidRPr="00726A7F">
              <w:rPr>
                <w:rFonts w:ascii="Segoe UI Symbol" w:hAnsi="Segoe UI Symbol" w:cs="Segoe UI Symbol"/>
                <w:sz w:val="19"/>
                <w:szCs w:val="19"/>
                <w:lang w:val="en-CA"/>
              </w:rPr>
              <w:t>✔</w:t>
            </w:r>
          </w:p>
        </w:tc>
        <w:tc>
          <w:tcPr>
            <w:tcW w:w="567" w:type="dxa"/>
            <w:tcBorders>
              <w:top w:val="single" w:sz="4" w:space="0" w:color="auto"/>
              <w:left w:val="single" w:sz="4" w:space="0" w:color="auto"/>
              <w:bottom w:val="single" w:sz="4" w:space="0" w:color="auto"/>
              <w:right w:val="single" w:sz="4" w:space="0" w:color="auto"/>
            </w:tcBorders>
            <w:vAlign w:val="center"/>
          </w:tcPr>
          <w:p w14:paraId="3F1A5CE2" w14:textId="77777777" w:rsidR="002F23C6" w:rsidRPr="00726A7F" w:rsidRDefault="002F23C6" w:rsidP="005F4ED8">
            <w:pPr>
              <w:spacing w:before="60" w:after="0" w:line="264" w:lineRule="auto"/>
              <w:jc w:val="center"/>
              <w:rPr>
                <w:rFonts w:cs="Arial"/>
                <w:sz w:val="19"/>
                <w:szCs w:val="19"/>
                <w:lang w:val="en-CA"/>
              </w:rPr>
            </w:pPr>
            <w:r w:rsidRPr="00726A7F">
              <w:rPr>
                <w:rFonts w:ascii="Segoe UI Symbol" w:hAnsi="Segoe UI Symbol" w:cs="Segoe UI Symbol"/>
                <w:sz w:val="19"/>
                <w:szCs w:val="19"/>
                <w:lang w:val="en-CA"/>
              </w:rPr>
              <w:t>✔</w:t>
            </w:r>
          </w:p>
        </w:tc>
        <w:tc>
          <w:tcPr>
            <w:tcW w:w="567" w:type="dxa"/>
            <w:tcBorders>
              <w:top w:val="single" w:sz="4" w:space="0" w:color="auto"/>
              <w:left w:val="single" w:sz="4" w:space="0" w:color="auto"/>
              <w:bottom w:val="single" w:sz="4" w:space="0" w:color="auto"/>
              <w:right w:val="single" w:sz="4" w:space="0" w:color="auto"/>
            </w:tcBorders>
            <w:vAlign w:val="center"/>
          </w:tcPr>
          <w:p w14:paraId="716A2463" w14:textId="77777777" w:rsidR="002F23C6" w:rsidRPr="00726A7F" w:rsidRDefault="002F23C6" w:rsidP="005F4ED8">
            <w:pPr>
              <w:spacing w:before="60" w:after="0" w:line="264" w:lineRule="auto"/>
              <w:jc w:val="center"/>
              <w:rPr>
                <w:rFonts w:cs="Arial"/>
                <w:sz w:val="19"/>
                <w:szCs w:val="19"/>
                <w:lang w:val="en-CA"/>
              </w:rPr>
            </w:pPr>
            <w:r w:rsidRPr="00726A7F">
              <w:rPr>
                <w:rFonts w:ascii="Segoe UI Symbol" w:hAnsi="Segoe UI Symbol" w:cs="Segoe UI Symbol"/>
                <w:sz w:val="19"/>
                <w:szCs w:val="19"/>
                <w:lang w:val="en-CA"/>
              </w:rPr>
              <w:t>✔</w:t>
            </w:r>
          </w:p>
        </w:tc>
        <w:tc>
          <w:tcPr>
            <w:tcW w:w="567" w:type="dxa"/>
            <w:tcBorders>
              <w:top w:val="single" w:sz="4" w:space="0" w:color="auto"/>
              <w:left w:val="single" w:sz="4" w:space="0" w:color="auto"/>
              <w:bottom w:val="single" w:sz="4" w:space="0" w:color="auto"/>
              <w:right w:val="single" w:sz="4" w:space="0" w:color="auto"/>
            </w:tcBorders>
            <w:vAlign w:val="center"/>
          </w:tcPr>
          <w:p w14:paraId="1002E573" w14:textId="77777777" w:rsidR="002F23C6" w:rsidRPr="00726A7F" w:rsidRDefault="002F23C6" w:rsidP="005F4ED8">
            <w:pPr>
              <w:spacing w:before="60" w:after="0" w:line="264" w:lineRule="auto"/>
              <w:jc w:val="center"/>
              <w:rPr>
                <w:rFonts w:cs="Arial"/>
                <w:sz w:val="19"/>
                <w:szCs w:val="19"/>
                <w:lang w:val="en-CA"/>
              </w:rPr>
            </w:pPr>
          </w:p>
        </w:tc>
        <w:tc>
          <w:tcPr>
            <w:tcW w:w="2268" w:type="dxa"/>
            <w:tcBorders>
              <w:top w:val="single" w:sz="4" w:space="0" w:color="auto"/>
              <w:left w:val="single" w:sz="4" w:space="0" w:color="auto"/>
              <w:bottom w:val="single" w:sz="4" w:space="0" w:color="auto"/>
              <w:right w:val="single" w:sz="4" w:space="0" w:color="auto"/>
            </w:tcBorders>
            <w:vAlign w:val="center"/>
          </w:tcPr>
          <w:p w14:paraId="5A292D70" w14:textId="77777777" w:rsidR="002F23C6" w:rsidRPr="00726A7F" w:rsidRDefault="002F23C6" w:rsidP="005F4ED8">
            <w:pPr>
              <w:spacing w:before="60" w:after="0" w:line="264" w:lineRule="auto"/>
              <w:jc w:val="center"/>
              <w:rPr>
                <w:rFonts w:cs="Arial"/>
                <w:sz w:val="19"/>
                <w:szCs w:val="19"/>
                <w:lang w:val="en-CA"/>
              </w:rPr>
            </w:pPr>
            <w:r w:rsidRPr="00726A7F">
              <w:rPr>
                <w:rFonts w:cs="Arial"/>
                <w:sz w:val="19"/>
                <w:szCs w:val="19"/>
                <w:lang w:val="en-CA"/>
              </w:rPr>
              <w:t>-</w:t>
            </w:r>
          </w:p>
        </w:tc>
      </w:tr>
      <w:tr w:rsidR="002F23C6" w:rsidRPr="00726A7F" w14:paraId="4E16003E" w14:textId="77777777" w:rsidTr="00F8279F">
        <w:trPr>
          <w:trHeight w:val="283"/>
        </w:trPr>
        <w:tc>
          <w:tcPr>
            <w:tcW w:w="3114" w:type="dxa"/>
            <w:vAlign w:val="center"/>
          </w:tcPr>
          <w:p w14:paraId="22D6A9AB" w14:textId="55DAF3C8" w:rsidR="002F23C6" w:rsidRPr="00726A7F" w:rsidRDefault="00390172" w:rsidP="005F4ED8">
            <w:pPr>
              <w:spacing w:before="60" w:after="0" w:line="264" w:lineRule="auto"/>
              <w:jc w:val="left"/>
              <w:rPr>
                <w:rFonts w:cs="Arial"/>
                <w:sz w:val="19"/>
                <w:szCs w:val="19"/>
                <w:lang w:val="en-CA"/>
              </w:rPr>
            </w:pPr>
            <w:r>
              <w:rPr>
                <w:rFonts w:cs="Arial"/>
                <w:sz w:val="19"/>
                <w:szCs w:val="19"/>
                <w:lang w:val="en-CA"/>
              </w:rPr>
              <w:t>BH26-</w:t>
            </w:r>
            <w:r w:rsidR="005F4ED8">
              <w:rPr>
                <w:rFonts w:cs="Arial"/>
                <w:sz w:val="19"/>
                <w:szCs w:val="19"/>
                <w:lang w:val="en-CA"/>
              </w:rPr>
              <w:t>14 to BH26-18</w:t>
            </w:r>
          </w:p>
        </w:tc>
        <w:tc>
          <w:tcPr>
            <w:tcW w:w="2268" w:type="dxa"/>
            <w:vAlign w:val="center"/>
          </w:tcPr>
          <w:p w14:paraId="2037C8A2" w14:textId="77777777" w:rsidR="002F23C6" w:rsidRPr="00726A7F" w:rsidRDefault="002F23C6" w:rsidP="005F4ED8">
            <w:pPr>
              <w:spacing w:before="60" w:after="0" w:line="264" w:lineRule="auto"/>
              <w:jc w:val="left"/>
              <w:rPr>
                <w:rFonts w:cs="Arial"/>
                <w:sz w:val="19"/>
                <w:szCs w:val="19"/>
                <w:lang w:val="en-CA"/>
              </w:rPr>
            </w:pPr>
            <w:r w:rsidRPr="00726A7F">
              <w:rPr>
                <w:rFonts w:cs="Arial"/>
                <w:kern w:val="19"/>
                <w:sz w:val="19"/>
                <w:szCs w:val="19"/>
                <w:lang w:val="en-CA"/>
              </w:rPr>
              <w:t>Flare pit</w:t>
            </w:r>
          </w:p>
        </w:tc>
        <w:tc>
          <w:tcPr>
            <w:tcW w:w="567" w:type="dxa"/>
            <w:tcBorders>
              <w:top w:val="single" w:sz="4" w:space="0" w:color="auto"/>
              <w:left w:val="single" w:sz="4" w:space="0" w:color="auto"/>
              <w:bottom w:val="single" w:sz="4" w:space="0" w:color="auto"/>
              <w:right w:val="single" w:sz="4" w:space="0" w:color="auto"/>
            </w:tcBorders>
            <w:vAlign w:val="center"/>
          </w:tcPr>
          <w:p w14:paraId="1718BB95" w14:textId="77777777" w:rsidR="002F23C6" w:rsidRPr="00726A7F" w:rsidRDefault="002F23C6" w:rsidP="005F4ED8">
            <w:pPr>
              <w:spacing w:before="60" w:after="0" w:line="264" w:lineRule="auto"/>
              <w:jc w:val="center"/>
              <w:rPr>
                <w:rFonts w:cs="Arial"/>
                <w:sz w:val="19"/>
                <w:szCs w:val="19"/>
                <w:lang w:val="en-CA"/>
              </w:rPr>
            </w:pPr>
            <w:r w:rsidRPr="00726A7F">
              <w:rPr>
                <w:rFonts w:ascii="Segoe UI Symbol" w:hAnsi="Segoe UI Symbol" w:cs="Segoe UI Symbol"/>
                <w:sz w:val="19"/>
                <w:szCs w:val="19"/>
                <w:lang w:val="en-CA"/>
              </w:rPr>
              <w:t>✔</w:t>
            </w:r>
          </w:p>
        </w:tc>
        <w:tc>
          <w:tcPr>
            <w:tcW w:w="567" w:type="dxa"/>
            <w:tcBorders>
              <w:top w:val="single" w:sz="4" w:space="0" w:color="auto"/>
              <w:left w:val="single" w:sz="4" w:space="0" w:color="auto"/>
              <w:bottom w:val="single" w:sz="4" w:space="0" w:color="auto"/>
              <w:right w:val="single" w:sz="4" w:space="0" w:color="auto"/>
            </w:tcBorders>
            <w:vAlign w:val="center"/>
          </w:tcPr>
          <w:p w14:paraId="2AE0F69B" w14:textId="77777777" w:rsidR="002F23C6" w:rsidRPr="00726A7F" w:rsidRDefault="002F23C6" w:rsidP="005F4ED8">
            <w:pPr>
              <w:spacing w:before="60" w:after="0" w:line="264" w:lineRule="auto"/>
              <w:jc w:val="center"/>
              <w:rPr>
                <w:rFonts w:cs="Arial"/>
                <w:sz w:val="19"/>
                <w:szCs w:val="19"/>
                <w:lang w:val="en-CA"/>
              </w:rPr>
            </w:pPr>
            <w:r w:rsidRPr="00726A7F">
              <w:rPr>
                <w:rFonts w:ascii="Segoe UI Symbol" w:hAnsi="Segoe UI Symbol" w:cs="Segoe UI Symbol"/>
                <w:sz w:val="19"/>
                <w:szCs w:val="19"/>
                <w:lang w:val="en-CA"/>
              </w:rPr>
              <w:t>✔</w:t>
            </w:r>
          </w:p>
        </w:tc>
        <w:tc>
          <w:tcPr>
            <w:tcW w:w="567" w:type="dxa"/>
            <w:tcBorders>
              <w:top w:val="single" w:sz="4" w:space="0" w:color="auto"/>
              <w:left w:val="single" w:sz="4" w:space="0" w:color="auto"/>
              <w:bottom w:val="single" w:sz="4" w:space="0" w:color="auto"/>
              <w:right w:val="single" w:sz="4" w:space="0" w:color="auto"/>
            </w:tcBorders>
            <w:vAlign w:val="center"/>
          </w:tcPr>
          <w:p w14:paraId="136169FC" w14:textId="77777777" w:rsidR="002F23C6" w:rsidRPr="00726A7F" w:rsidRDefault="002F23C6" w:rsidP="005F4ED8">
            <w:pPr>
              <w:spacing w:before="60" w:after="0" w:line="264" w:lineRule="auto"/>
              <w:jc w:val="center"/>
              <w:rPr>
                <w:rFonts w:cs="Arial"/>
                <w:sz w:val="19"/>
                <w:szCs w:val="19"/>
                <w:lang w:val="en-CA"/>
              </w:rPr>
            </w:pPr>
            <w:r w:rsidRPr="00726A7F">
              <w:rPr>
                <w:rFonts w:ascii="Segoe UI Symbol" w:hAnsi="Segoe UI Symbol" w:cs="Segoe UI Symbol"/>
                <w:sz w:val="19"/>
                <w:szCs w:val="19"/>
                <w:lang w:val="en-CA"/>
              </w:rPr>
              <w:t>✔</w:t>
            </w:r>
          </w:p>
        </w:tc>
        <w:tc>
          <w:tcPr>
            <w:tcW w:w="567" w:type="dxa"/>
            <w:tcBorders>
              <w:top w:val="single" w:sz="4" w:space="0" w:color="auto"/>
              <w:left w:val="single" w:sz="4" w:space="0" w:color="auto"/>
              <w:bottom w:val="single" w:sz="4" w:space="0" w:color="auto"/>
              <w:right w:val="single" w:sz="4" w:space="0" w:color="auto"/>
            </w:tcBorders>
            <w:vAlign w:val="center"/>
          </w:tcPr>
          <w:p w14:paraId="1B2B9B93" w14:textId="77777777" w:rsidR="002F23C6" w:rsidRPr="00726A7F" w:rsidRDefault="002F23C6" w:rsidP="005F4ED8">
            <w:pPr>
              <w:spacing w:before="60" w:after="0" w:line="264" w:lineRule="auto"/>
              <w:jc w:val="center"/>
              <w:rPr>
                <w:rFonts w:cs="Arial"/>
                <w:sz w:val="19"/>
                <w:szCs w:val="19"/>
                <w:lang w:val="en-CA"/>
              </w:rPr>
            </w:pPr>
            <w:r w:rsidRPr="00726A7F">
              <w:rPr>
                <w:rFonts w:ascii="Segoe UI Symbol" w:hAnsi="Segoe UI Symbol" w:cs="Segoe UI Symbol"/>
                <w:sz w:val="19"/>
                <w:szCs w:val="19"/>
                <w:lang w:val="en-CA"/>
              </w:rPr>
              <w:t>✔</w:t>
            </w:r>
          </w:p>
        </w:tc>
        <w:tc>
          <w:tcPr>
            <w:tcW w:w="2268" w:type="dxa"/>
            <w:tcBorders>
              <w:top w:val="single" w:sz="4" w:space="0" w:color="auto"/>
              <w:left w:val="single" w:sz="4" w:space="0" w:color="auto"/>
              <w:bottom w:val="single" w:sz="4" w:space="0" w:color="auto"/>
              <w:right w:val="single" w:sz="4" w:space="0" w:color="auto"/>
            </w:tcBorders>
            <w:vAlign w:val="center"/>
          </w:tcPr>
          <w:p w14:paraId="72FC24A0" w14:textId="5F25243B" w:rsidR="002F23C6" w:rsidRPr="00726A7F" w:rsidRDefault="005F4ED8" w:rsidP="005F4ED8">
            <w:pPr>
              <w:spacing w:before="60" w:after="0" w:line="264" w:lineRule="auto"/>
              <w:jc w:val="center"/>
              <w:rPr>
                <w:rFonts w:cs="Arial"/>
                <w:sz w:val="19"/>
                <w:szCs w:val="19"/>
                <w:lang w:val="en-CA"/>
              </w:rPr>
            </w:pPr>
            <w:r>
              <w:rPr>
                <w:rFonts w:cs="Arial"/>
                <w:sz w:val="19"/>
                <w:szCs w:val="19"/>
                <w:lang w:val="en-CA"/>
              </w:rPr>
              <w:t xml:space="preserve">Glycol, </w:t>
            </w:r>
            <w:r w:rsidR="00F8279F">
              <w:rPr>
                <w:rFonts w:cs="Arial"/>
                <w:sz w:val="19"/>
                <w:szCs w:val="19"/>
                <w:lang w:val="en-CA"/>
              </w:rPr>
              <w:t>m</w:t>
            </w:r>
            <w:r>
              <w:rPr>
                <w:rFonts w:cs="Arial"/>
                <w:sz w:val="19"/>
                <w:szCs w:val="19"/>
                <w:lang w:val="en-CA"/>
              </w:rPr>
              <w:t>ethanol</w:t>
            </w:r>
            <w:r w:rsidR="002F23C6" w:rsidRPr="00726A7F">
              <w:rPr>
                <w:rFonts w:cs="Arial"/>
                <w:sz w:val="19"/>
                <w:szCs w:val="19"/>
                <w:lang w:val="en-CA"/>
              </w:rPr>
              <w:t>-</w:t>
            </w:r>
          </w:p>
        </w:tc>
      </w:tr>
      <w:tr w:rsidR="002F23C6" w:rsidRPr="00726A7F" w14:paraId="42E40EAC" w14:textId="77777777" w:rsidTr="00F8279F">
        <w:trPr>
          <w:trHeight w:val="283"/>
        </w:trPr>
        <w:tc>
          <w:tcPr>
            <w:tcW w:w="3114" w:type="dxa"/>
          </w:tcPr>
          <w:p w14:paraId="7DFE7C1D" w14:textId="3B60C44B" w:rsidR="002F23C6" w:rsidRPr="00726A7F" w:rsidRDefault="002F23C6" w:rsidP="005F4ED8">
            <w:pPr>
              <w:spacing w:before="60" w:after="0" w:line="264" w:lineRule="auto"/>
              <w:jc w:val="left"/>
              <w:rPr>
                <w:rFonts w:cs="Arial"/>
                <w:sz w:val="19"/>
                <w:szCs w:val="19"/>
                <w:lang w:val="en-CA"/>
              </w:rPr>
            </w:pPr>
            <w:r w:rsidRPr="00726A7F">
              <w:rPr>
                <w:rFonts w:cs="Arial"/>
                <w:sz w:val="19"/>
                <w:szCs w:val="19"/>
                <w:lang w:val="en-CA"/>
              </w:rPr>
              <w:t>BH</w:t>
            </w:r>
            <w:r w:rsidR="007D5B3C">
              <w:rPr>
                <w:rFonts w:cs="Arial"/>
                <w:sz w:val="19"/>
                <w:szCs w:val="19"/>
                <w:lang w:val="en-CA"/>
              </w:rPr>
              <w:t>26-09, BH26-12, BH26-13</w:t>
            </w:r>
          </w:p>
        </w:tc>
        <w:tc>
          <w:tcPr>
            <w:tcW w:w="2268" w:type="dxa"/>
            <w:vAlign w:val="center"/>
          </w:tcPr>
          <w:p w14:paraId="26EC5262" w14:textId="77777777" w:rsidR="002F23C6" w:rsidRPr="00726A7F" w:rsidRDefault="002F23C6" w:rsidP="005F4ED8">
            <w:pPr>
              <w:spacing w:before="60" w:after="0" w:line="264" w:lineRule="auto"/>
              <w:jc w:val="left"/>
              <w:rPr>
                <w:rFonts w:cs="Arial"/>
                <w:kern w:val="19"/>
                <w:sz w:val="19"/>
                <w:szCs w:val="19"/>
                <w:lang w:val="en-CA"/>
              </w:rPr>
            </w:pPr>
            <w:r w:rsidRPr="00726A7F">
              <w:rPr>
                <w:rFonts w:cs="Arial"/>
                <w:kern w:val="19"/>
                <w:sz w:val="19"/>
                <w:szCs w:val="19"/>
                <w:lang w:val="en-CA"/>
              </w:rPr>
              <w:t>EM Anomaly</w:t>
            </w:r>
          </w:p>
        </w:tc>
        <w:tc>
          <w:tcPr>
            <w:tcW w:w="567" w:type="dxa"/>
            <w:tcBorders>
              <w:top w:val="single" w:sz="4" w:space="0" w:color="auto"/>
              <w:left w:val="single" w:sz="4" w:space="0" w:color="auto"/>
              <w:bottom w:val="single" w:sz="4" w:space="0" w:color="auto"/>
              <w:right w:val="single" w:sz="4" w:space="0" w:color="auto"/>
            </w:tcBorders>
            <w:vAlign w:val="center"/>
          </w:tcPr>
          <w:p w14:paraId="5321382A" w14:textId="77777777" w:rsidR="002F23C6" w:rsidRPr="00726A7F" w:rsidRDefault="002F23C6" w:rsidP="005F4ED8">
            <w:pPr>
              <w:spacing w:before="60" w:after="0" w:line="264" w:lineRule="auto"/>
              <w:jc w:val="center"/>
              <w:rPr>
                <w:rFonts w:ascii="Segoe UI Symbol" w:hAnsi="Segoe UI Symbol" w:cs="Segoe UI Symbol"/>
                <w:sz w:val="19"/>
                <w:szCs w:val="19"/>
                <w:lang w:val="en-CA"/>
              </w:rPr>
            </w:pPr>
            <w:r w:rsidRPr="00726A7F">
              <w:rPr>
                <w:rFonts w:ascii="Segoe UI Symbol" w:hAnsi="Segoe UI Symbol" w:cs="Segoe UI Symbol"/>
                <w:sz w:val="19"/>
                <w:szCs w:val="19"/>
                <w:lang w:val="en-CA"/>
              </w:rPr>
              <w:t>✔</w:t>
            </w:r>
          </w:p>
        </w:tc>
        <w:tc>
          <w:tcPr>
            <w:tcW w:w="567" w:type="dxa"/>
            <w:tcBorders>
              <w:top w:val="single" w:sz="4" w:space="0" w:color="auto"/>
              <w:left w:val="single" w:sz="4" w:space="0" w:color="auto"/>
              <w:bottom w:val="single" w:sz="4" w:space="0" w:color="auto"/>
              <w:right w:val="single" w:sz="4" w:space="0" w:color="auto"/>
            </w:tcBorders>
            <w:vAlign w:val="center"/>
          </w:tcPr>
          <w:p w14:paraId="3C7496CC" w14:textId="77777777" w:rsidR="002F23C6" w:rsidRPr="00726A7F" w:rsidRDefault="002F23C6" w:rsidP="005F4ED8">
            <w:pPr>
              <w:spacing w:before="60" w:after="0" w:line="264" w:lineRule="auto"/>
              <w:jc w:val="center"/>
              <w:rPr>
                <w:rFonts w:ascii="Segoe UI Symbol" w:hAnsi="Segoe UI Symbol" w:cs="Segoe UI Symbol"/>
                <w:sz w:val="19"/>
                <w:szCs w:val="19"/>
                <w:lang w:val="en-CA"/>
              </w:rPr>
            </w:pPr>
            <w:r w:rsidRPr="00726A7F">
              <w:rPr>
                <w:rFonts w:ascii="Segoe UI Symbol" w:hAnsi="Segoe UI Symbol" w:cs="Segoe UI Symbol"/>
                <w:sz w:val="19"/>
                <w:szCs w:val="19"/>
                <w:lang w:val="en-CA"/>
              </w:rPr>
              <w:t>-</w:t>
            </w:r>
          </w:p>
        </w:tc>
        <w:tc>
          <w:tcPr>
            <w:tcW w:w="567" w:type="dxa"/>
            <w:tcBorders>
              <w:top w:val="single" w:sz="4" w:space="0" w:color="auto"/>
              <w:left w:val="single" w:sz="4" w:space="0" w:color="auto"/>
              <w:bottom w:val="single" w:sz="4" w:space="0" w:color="auto"/>
              <w:right w:val="single" w:sz="4" w:space="0" w:color="auto"/>
            </w:tcBorders>
            <w:vAlign w:val="center"/>
          </w:tcPr>
          <w:p w14:paraId="5FC9ED65" w14:textId="77777777" w:rsidR="002F23C6" w:rsidRPr="00726A7F" w:rsidRDefault="002F23C6" w:rsidP="005F4ED8">
            <w:pPr>
              <w:spacing w:before="60" w:after="0" w:line="264" w:lineRule="auto"/>
              <w:jc w:val="center"/>
              <w:rPr>
                <w:rFonts w:ascii="Segoe UI Symbol" w:hAnsi="Segoe UI Symbol" w:cs="Segoe UI Symbol"/>
                <w:sz w:val="19"/>
                <w:szCs w:val="19"/>
                <w:lang w:val="en-CA"/>
              </w:rPr>
            </w:pPr>
            <w:r w:rsidRPr="00726A7F">
              <w:rPr>
                <w:rFonts w:ascii="Segoe UI Symbol" w:hAnsi="Segoe UI Symbol" w:cs="Segoe UI Symbol"/>
                <w:sz w:val="19"/>
                <w:szCs w:val="19"/>
                <w:lang w:val="en-CA"/>
              </w:rPr>
              <w:t>-</w:t>
            </w:r>
          </w:p>
        </w:tc>
        <w:tc>
          <w:tcPr>
            <w:tcW w:w="567" w:type="dxa"/>
            <w:tcBorders>
              <w:top w:val="single" w:sz="4" w:space="0" w:color="auto"/>
              <w:left w:val="single" w:sz="4" w:space="0" w:color="auto"/>
              <w:bottom w:val="single" w:sz="4" w:space="0" w:color="auto"/>
              <w:right w:val="single" w:sz="4" w:space="0" w:color="auto"/>
            </w:tcBorders>
            <w:vAlign w:val="center"/>
          </w:tcPr>
          <w:p w14:paraId="60A51B00" w14:textId="77777777" w:rsidR="002F23C6" w:rsidRPr="00726A7F" w:rsidRDefault="002F23C6" w:rsidP="005F4ED8">
            <w:pPr>
              <w:spacing w:before="60" w:after="0" w:line="264" w:lineRule="auto"/>
              <w:jc w:val="center"/>
              <w:rPr>
                <w:rFonts w:cs="Arial"/>
                <w:sz w:val="19"/>
                <w:szCs w:val="19"/>
                <w:lang w:val="en-CA"/>
              </w:rPr>
            </w:pPr>
            <w:r w:rsidRPr="00726A7F">
              <w:rPr>
                <w:rFonts w:cs="Arial"/>
                <w:sz w:val="19"/>
                <w:szCs w:val="19"/>
                <w:lang w:val="en-CA"/>
              </w:rPr>
              <w:t>-</w:t>
            </w:r>
          </w:p>
        </w:tc>
        <w:tc>
          <w:tcPr>
            <w:tcW w:w="2268" w:type="dxa"/>
            <w:tcBorders>
              <w:top w:val="single" w:sz="4" w:space="0" w:color="auto"/>
              <w:left w:val="single" w:sz="4" w:space="0" w:color="auto"/>
              <w:bottom w:val="single" w:sz="4" w:space="0" w:color="auto"/>
              <w:right w:val="single" w:sz="4" w:space="0" w:color="auto"/>
            </w:tcBorders>
            <w:vAlign w:val="center"/>
          </w:tcPr>
          <w:p w14:paraId="3909AAA3" w14:textId="77777777" w:rsidR="002F23C6" w:rsidRPr="00726A7F" w:rsidRDefault="002F23C6" w:rsidP="005F4ED8">
            <w:pPr>
              <w:spacing w:before="60" w:after="0" w:line="264" w:lineRule="auto"/>
              <w:jc w:val="center"/>
              <w:rPr>
                <w:rFonts w:cs="Arial"/>
                <w:sz w:val="19"/>
                <w:szCs w:val="19"/>
                <w:lang w:val="en-CA"/>
              </w:rPr>
            </w:pPr>
            <w:r w:rsidRPr="00726A7F">
              <w:rPr>
                <w:rFonts w:cs="Arial"/>
                <w:sz w:val="19"/>
                <w:szCs w:val="19"/>
                <w:lang w:val="en-CA"/>
              </w:rPr>
              <w:t>-</w:t>
            </w:r>
          </w:p>
        </w:tc>
      </w:tr>
    </w:tbl>
    <w:p w14:paraId="4E621CE2" w14:textId="77777777" w:rsidR="0078723F" w:rsidRDefault="0078723F" w:rsidP="00A54F5F">
      <w:pPr>
        <w:pStyle w:val="Heading2"/>
        <w:rPr>
          <w:lang w:val="en-CA"/>
        </w:rPr>
      </w:pPr>
      <w:bookmarkStart w:id="69" w:name="_Toc241158083"/>
      <w:bookmarkEnd w:id="68"/>
      <w:r w:rsidRPr="00BF3FC0">
        <w:rPr>
          <w:lang w:val="en-CA"/>
        </w:rPr>
        <w:t>Site Characterization</w:t>
      </w:r>
      <w:bookmarkEnd w:id="69"/>
    </w:p>
    <w:p w14:paraId="73B43518" w14:textId="1305D759" w:rsidR="00424E05" w:rsidRDefault="00424E05" w:rsidP="0078723F">
      <w:pPr>
        <w:pStyle w:val="Heading3"/>
        <w:rPr>
          <w:lang w:val="en-CA"/>
        </w:rPr>
      </w:pPr>
      <w:bookmarkStart w:id="70" w:name="_Toc241158084"/>
      <w:r w:rsidRPr="00BF3FC0">
        <w:rPr>
          <w:lang w:val="en-CA"/>
        </w:rPr>
        <w:t>Backgroun</w:t>
      </w:r>
      <w:r w:rsidR="0078723F" w:rsidRPr="00BF3FC0">
        <w:rPr>
          <w:lang w:val="en-CA"/>
        </w:rPr>
        <w:t>d</w:t>
      </w:r>
      <w:bookmarkEnd w:id="70"/>
    </w:p>
    <w:p w14:paraId="713317C9" w14:textId="2941A7C0" w:rsidR="00600A1E" w:rsidRPr="00600A1E" w:rsidRDefault="00600A1E" w:rsidP="00600A1E">
      <w:r>
        <w:t>&lt;INSERT_421_START&gt;</w:t>
      </w:r>
    </w:p>
    <w:p w14:paraId="33C28B5C" w14:textId="3C4B2082" w:rsidR="0016335D" w:rsidRPr="00BF3FC0" w:rsidRDefault="0016335D" w:rsidP="0016335D">
      <w:r w:rsidRPr="00BF3FC0">
        <w:t>Two boreholes (B</w:t>
      </w:r>
      <w:r w:rsidR="00426769">
        <w:t>G</w:t>
      </w:r>
      <w:r w:rsidRPr="00BF3FC0">
        <w:t>2</w:t>
      </w:r>
      <w:r w:rsidR="00426769">
        <w:t>6</w:t>
      </w:r>
      <w:r w:rsidRPr="00BF3FC0">
        <w:t>-</w:t>
      </w:r>
      <w:r w:rsidR="00426769">
        <w:t>0</w:t>
      </w:r>
      <w:r w:rsidRPr="00BF3FC0">
        <w:t>1 and B</w:t>
      </w:r>
      <w:r w:rsidR="00426769">
        <w:t>H</w:t>
      </w:r>
      <w:r w:rsidRPr="00BF3FC0">
        <w:t>2</w:t>
      </w:r>
      <w:r w:rsidR="00426769">
        <w:t>6</w:t>
      </w:r>
      <w:r w:rsidRPr="00BF3FC0">
        <w:t>-</w:t>
      </w:r>
      <w:r w:rsidR="00426769">
        <w:t>0</w:t>
      </w:r>
      <w:r w:rsidRPr="00BF3FC0">
        <w:t>2) were advanced in undisturbed areas away from former facility locations and known contaminant sources</w:t>
      </w:r>
      <w:r w:rsidR="005044A5" w:rsidRPr="00BF3FC0">
        <w:t xml:space="preserve"> to characterize </w:t>
      </w:r>
      <w:r w:rsidR="00B64E95" w:rsidRPr="00BF3FC0">
        <w:t xml:space="preserve">background </w:t>
      </w:r>
      <w:r w:rsidR="00112B95" w:rsidRPr="00BF3FC0">
        <w:t>conditions</w:t>
      </w:r>
      <w:r w:rsidR="00B64E95" w:rsidRPr="00BF3FC0">
        <w:t xml:space="preserve"> and</w:t>
      </w:r>
      <w:r w:rsidR="005D19DC" w:rsidRPr="00BF3FC0">
        <w:t xml:space="preserve"> </w:t>
      </w:r>
      <w:r w:rsidR="00B64E95" w:rsidRPr="00BF3FC0">
        <w:t xml:space="preserve">delineate </w:t>
      </w:r>
      <w:r w:rsidR="005D19DC" w:rsidRPr="00BF3FC0">
        <w:t xml:space="preserve">site impacts. </w:t>
      </w:r>
      <w:r w:rsidRPr="00BF3FC0">
        <w:t>Eight samples were analyzed for salinity</w:t>
      </w:r>
      <w:r w:rsidR="003A504D" w:rsidRPr="00BF3FC0">
        <w:t>.</w:t>
      </w:r>
    </w:p>
    <w:p w14:paraId="0769D053" w14:textId="4F761527" w:rsidR="0016335D" w:rsidRPr="00BF3FC0" w:rsidRDefault="0016335D" w:rsidP="0016335D">
      <w:pPr>
        <w:rPr>
          <w:color w:val="C00000"/>
          <w:u w:val="single"/>
        </w:rPr>
      </w:pPr>
      <w:r w:rsidRPr="00BF3FC0">
        <w:rPr>
          <w:color w:val="C00000"/>
          <w:u w:val="single"/>
        </w:rPr>
        <w:lastRenderedPageBreak/>
        <w:t>OR</w:t>
      </w:r>
    </w:p>
    <w:p w14:paraId="7E987833" w14:textId="4D0D1F02" w:rsidR="00C35491" w:rsidRDefault="00C35491" w:rsidP="0016335D">
      <w:pPr>
        <w:rPr>
          <w:b/>
          <w:bCs/>
        </w:rPr>
      </w:pPr>
      <w:r>
        <w:t>Four</w:t>
      </w:r>
      <w:r w:rsidR="0016335D" w:rsidRPr="00BF3FC0">
        <w:t xml:space="preserve"> background </w:t>
      </w:r>
      <w:r w:rsidR="001B0F3D" w:rsidRPr="00BF3FC0">
        <w:t>boreholes</w:t>
      </w:r>
      <w:r w:rsidR="0016335D" w:rsidRPr="00BF3FC0">
        <w:t xml:space="preserve"> </w:t>
      </w:r>
      <w:r w:rsidRPr="00CF03C3">
        <w:rPr>
          <w:lang w:val="en-US"/>
        </w:rPr>
        <w:t>(</w:t>
      </w:r>
      <w:r>
        <w:rPr>
          <w:lang w:val="en-US"/>
        </w:rPr>
        <w:t>BH2</w:t>
      </w:r>
      <w:r w:rsidR="00426769">
        <w:rPr>
          <w:lang w:val="en-US"/>
        </w:rPr>
        <w:t>6</w:t>
      </w:r>
      <w:r>
        <w:rPr>
          <w:lang w:val="en-US"/>
        </w:rPr>
        <w:t xml:space="preserve">-19, </w:t>
      </w:r>
      <w:r w:rsidRPr="00CF03C3">
        <w:rPr>
          <w:lang w:val="en-US"/>
        </w:rPr>
        <w:t>BH</w:t>
      </w:r>
      <w:r>
        <w:rPr>
          <w:lang w:val="en-US"/>
        </w:rPr>
        <w:t>2</w:t>
      </w:r>
      <w:r w:rsidR="00426769">
        <w:rPr>
          <w:lang w:val="en-US"/>
        </w:rPr>
        <w:t>6</w:t>
      </w:r>
      <w:r>
        <w:rPr>
          <w:lang w:val="en-US"/>
        </w:rPr>
        <w:t>-22 to BH2</w:t>
      </w:r>
      <w:r w:rsidR="00426769">
        <w:rPr>
          <w:lang w:val="en-US"/>
        </w:rPr>
        <w:t>6</w:t>
      </w:r>
      <w:r>
        <w:rPr>
          <w:lang w:val="en-US"/>
        </w:rPr>
        <w:t>-24</w:t>
      </w:r>
      <w:r w:rsidRPr="00CF03C3">
        <w:rPr>
          <w:lang w:val="en-US"/>
        </w:rPr>
        <w:t xml:space="preserve">) </w:t>
      </w:r>
      <w:r w:rsidR="0016335D" w:rsidRPr="00BF3FC0">
        <w:t>were advanced in undisturbed locations away from former facility locations and known contaminant sources</w:t>
      </w:r>
      <w:r w:rsidR="00ED03F5" w:rsidRPr="00BF3FC0">
        <w:t xml:space="preserve"> to characterize background conditions and </w:t>
      </w:r>
      <w:r w:rsidR="00A644B5" w:rsidRPr="00BF3FC0">
        <w:t xml:space="preserve">delineate site impacts. </w:t>
      </w:r>
      <w:r w:rsidRPr="00C35491">
        <w:t>At three locations (BH2</w:t>
      </w:r>
      <w:r w:rsidR="00426769">
        <w:t>6</w:t>
      </w:r>
      <w:r w:rsidRPr="00C35491">
        <w:t>-19, BH2</w:t>
      </w:r>
      <w:r w:rsidR="00426769">
        <w:t>6</w:t>
      </w:r>
      <w:r w:rsidRPr="00C35491">
        <w:t>-23, and BH2</w:t>
      </w:r>
      <w:r w:rsidR="00426769">
        <w:t>6</w:t>
      </w:r>
      <w:r w:rsidRPr="00C35491">
        <w:t xml:space="preserve">-24), chloride concentrations exceeding the Tier 1 screening value of 100 mg/L were identified, and an evaluation and justification of the elevated background chloride is provided in </w:t>
      </w:r>
      <w:r w:rsidRPr="00C35491">
        <w:rPr>
          <w:b/>
          <w:bCs/>
        </w:rPr>
        <w:t>Section 5.</w:t>
      </w:r>
    </w:p>
    <w:p w14:paraId="66414C61" w14:textId="243A2ED2" w:rsidR="00C35491" w:rsidRPr="00C35491" w:rsidRDefault="00C35491" w:rsidP="0016335D">
      <w:pPr>
        <w:rPr>
          <w:color w:val="C00000"/>
          <w:u w:val="single"/>
        </w:rPr>
      </w:pPr>
      <w:r>
        <w:rPr>
          <w:color w:val="C00000"/>
          <w:u w:val="single"/>
        </w:rPr>
        <w:t xml:space="preserve">AS </w:t>
      </w:r>
      <w:r w:rsidRPr="00C35491">
        <w:rPr>
          <w:color w:val="C00000"/>
          <w:u w:val="single"/>
        </w:rPr>
        <w:t>REQUIRED</w:t>
      </w:r>
    </w:p>
    <w:p w14:paraId="4D28D964" w14:textId="31959EAB" w:rsidR="00C35491" w:rsidRDefault="00C35491" w:rsidP="0016335D">
      <w:r w:rsidRPr="00C35491">
        <w:t>Subsequently, BH2</w:t>
      </w:r>
      <w:r w:rsidR="00426769">
        <w:t>6</w:t>
      </w:r>
      <w:r w:rsidRPr="00C35491">
        <w:t>-19 was excluded as a background location while the remaining boreholes were retained.</w:t>
      </w:r>
    </w:p>
    <w:p w14:paraId="1AFA1360" w14:textId="375C207A" w:rsidR="00C35491" w:rsidRDefault="00C35491" w:rsidP="00C35491">
      <w:r>
        <w:t>For this assessment, the background evaluation and guidelines are considered preliminary until further investigation is conducted.</w:t>
      </w:r>
    </w:p>
    <w:p w14:paraId="2C811348" w14:textId="77777777" w:rsidR="00AD5858" w:rsidRPr="00BF3FC0" w:rsidRDefault="00AD5858" w:rsidP="00550647">
      <w:pPr>
        <w:pStyle w:val="SmallTitles"/>
        <w:keepNext/>
        <w:rPr>
          <w:sz w:val="22"/>
        </w:rPr>
      </w:pPr>
      <w:r w:rsidRPr="00BF3FC0">
        <w:rPr>
          <w:sz w:val="22"/>
        </w:rPr>
        <w:t>Summary of Results</w:t>
      </w:r>
    </w:p>
    <w:p w14:paraId="04DC4416" w14:textId="01AFCE09" w:rsidR="00D92BDD" w:rsidRDefault="00D92BDD" w:rsidP="003020DC">
      <w:pPr>
        <w:pStyle w:val="Bullets"/>
      </w:pPr>
      <w:r>
        <w:t xml:space="preserve">Both EC and SAR were in the </w:t>
      </w:r>
      <w:r w:rsidRPr="00D92BDD">
        <w:rPr>
          <w:i/>
          <w:iCs/>
        </w:rPr>
        <w:t>Good</w:t>
      </w:r>
      <w:r>
        <w:t xml:space="preserve"> soil rating category.</w:t>
      </w:r>
    </w:p>
    <w:p w14:paraId="27435A21" w14:textId="43C6517A" w:rsidR="00D92BDD" w:rsidRPr="00D92BDD" w:rsidRDefault="00D92BDD" w:rsidP="001E03E7">
      <w:pPr>
        <w:spacing w:before="120" w:after="120"/>
        <w:rPr>
          <w:color w:val="C00000"/>
          <w:kern w:val="19"/>
          <w:u w:val="single"/>
        </w:rPr>
      </w:pPr>
      <w:r w:rsidRPr="00D92BDD">
        <w:rPr>
          <w:color w:val="C00000"/>
          <w:kern w:val="19"/>
          <w:u w:val="single"/>
        </w:rPr>
        <w:t>OR</w:t>
      </w:r>
    </w:p>
    <w:p w14:paraId="628E9F05" w14:textId="7432A7BD" w:rsidR="003020DC" w:rsidRPr="00BF3FC0" w:rsidRDefault="003020DC" w:rsidP="003020DC">
      <w:pPr>
        <w:pStyle w:val="Bullets"/>
      </w:pPr>
      <w:r w:rsidRPr="00BF3FC0">
        <w:t xml:space="preserve">EC </w:t>
      </w:r>
      <w:r w:rsidR="00DF7E58">
        <w:t xml:space="preserve">values </w:t>
      </w:r>
      <w:r w:rsidR="00A82D4D" w:rsidRPr="00BF3FC0">
        <w:t xml:space="preserve">ranged from </w:t>
      </w:r>
      <w:r w:rsidR="00DF7E58">
        <w:t xml:space="preserve">the </w:t>
      </w:r>
      <w:r w:rsidRPr="00BF3FC0">
        <w:rPr>
          <w:i/>
          <w:iCs/>
        </w:rPr>
        <w:t xml:space="preserve">Good </w:t>
      </w:r>
      <w:r w:rsidRPr="00BF3FC0">
        <w:t xml:space="preserve">to </w:t>
      </w:r>
      <w:r w:rsidRPr="00BF3FC0">
        <w:rPr>
          <w:i/>
          <w:iCs/>
        </w:rPr>
        <w:t>Fair</w:t>
      </w:r>
      <w:r w:rsidR="00D92BDD">
        <w:rPr>
          <w:i/>
          <w:iCs/>
        </w:rPr>
        <w:t xml:space="preserve"> </w:t>
      </w:r>
      <w:r w:rsidR="00D92BDD" w:rsidRPr="00D92BDD">
        <w:t xml:space="preserve">soil </w:t>
      </w:r>
      <w:r w:rsidRPr="00D92BDD">
        <w:t>rating</w:t>
      </w:r>
      <w:r w:rsidRPr="00BF3FC0">
        <w:t xml:space="preserve"> categories.</w:t>
      </w:r>
    </w:p>
    <w:p w14:paraId="14776008" w14:textId="0A7603BF" w:rsidR="003020DC" w:rsidRPr="00BF3FC0" w:rsidRDefault="003020DC" w:rsidP="003020DC">
      <w:pPr>
        <w:pStyle w:val="Bullets"/>
      </w:pPr>
      <w:r w:rsidRPr="00BF3FC0">
        <w:t xml:space="preserve">SAR values were within the </w:t>
      </w:r>
      <w:r w:rsidRPr="00BF3FC0">
        <w:rPr>
          <w:i/>
          <w:iCs/>
        </w:rPr>
        <w:t xml:space="preserve">Good </w:t>
      </w:r>
      <w:r w:rsidRPr="00BF3FC0">
        <w:t>SCARG</w:t>
      </w:r>
      <w:r w:rsidRPr="00BF3FC0">
        <w:rPr>
          <w:i/>
          <w:iCs/>
        </w:rPr>
        <w:t xml:space="preserve"> </w:t>
      </w:r>
      <w:r w:rsidR="001A3D32">
        <w:t>soil r</w:t>
      </w:r>
      <w:r w:rsidRPr="00BF3FC0">
        <w:t>ating category.</w:t>
      </w:r>
    </w:p>
    <w:p w14:paraId="7C8FBD73" w14:textId="60E576EA" w:rsidR="001E03E7" w:rsidRDefault="003020DC" w:rsidP="001E03E7">
      <w:pPr>
        <w:pStyle w:val="Bullets"/>
      </w:pPr>
      <w:r w:rsidRPr="00BF3FC0">
        <w:t xml:space="preserve">Chloride concentrations ranged from </w:t>
      </w:r>
      <w:r w:rsidR="00A80135">
        <w:t>4 to 200</w:t>
      </w:r>
      <w:r w:rsidRPr="00BF3FC0">
        <w:t xml:space="preserve"> mg/</w:t>
      </w:r>
      <w:r w:rsidR="00297DDD" w:rsidRPr="00BF3FC0">
        <w:t xml:space="preserve">L </w:t>
      </w:r>
      <w:r w:rsidR="00112AAB" w:rsidRPr="00BF3FC0">
        <w:t>(</w:t>
      </w:r>
      <w:r w:rsidR="00E446DE">
        <w:t>3</w:t>
      </w:r>
      <w:r w:rsidR="00112AAB" w:rsidRPr="00BF3FC0">
        <w:t xml:space="preserve"> to 1</w:t>
      </w:r>
      <w:r w:rsidR="00E446DE">
        <w:t>18</w:t>
      </w:r>
      <w:r w:rsidR="00112AAB" w:rsidRPr="00BF3FC0">
        <w:t>mg/kg)</w:t>
      </w:r>
      <w:r w:rsidRPr="00BF3FC0">
        <w:t>.</w:t>
      </w:r>
    </w:p>
    <w:p w14:paraId="33A6F630" w14:textId="2FE34CA2" w:rsidR="001E03E7" w:rsidRPr="00D92BDD" w:rsidRDefault="001E03E7" w:rsidP="001E03E7">
      <w:pPr>
        <w:spacing w:before="120" w:after="120"/>
        <w:rPr>
          <w:color w:val="C00000"/>
          <w:kern w:val="19"/>
          <w:u w:val="single"/>
        </w:rPr>
      </w:pPr>
      <w:r>
        <w:rPr>
          <w:color w:val="C00000"/>
          <w:kern w:val="19"/>
          <w:u w:val="single"/>
        </w:rPr>
        <w:t>F</w:t>
      </w:r>
      <w:r w:rsidRPr="00D92BDD">
        <w:rPr>
          <w:color w:val="C00000"/>
          <w:kern w:val="19"/>
          <w:u w:val="single"/>
        </w:rPr>
        <w:t>OR</w:t>
      </w:r>
      <w:r>
        <w:rPr>
          <w:color w:val="C00000"/>
          <w:kern w:val="19"/>
          <w:u w:val="single"/>
        </w:rPr>
        <w:t xml:space="preserve"> T1 with BG</w:t>
      </w:r>
    </w:p>
    <w:p w14:paraId="0829BFB0" w14:textId="1F5DCE98" w:rsidR="001E03E7" w:rsidRPr="001E03E7" w:rsidRDefault="001E03E7" w:rsidP="001E03E7">
      <w:pPr>
        <w:pStyle w:val="ListParagraph"/>
        <w:numPr>
          <w:ilvl w:val="0"/>
          <w:numId w:val="42"/>
        </w:numPr>
        <w:rPr>
          <w:sz w:val="22"/>
          <w:lang w:val="en-CA"/>
        </w:rPr>
      </w:pPr>
      <w:r w:rsidRPr="001E03E7">
        <w:rPr>
          <w:sz w:val="22"/>
          <w:lang w:val="en-CA"/>
        </w:rPr>
        <w:t>Naturally elevated soil pH, to a maximum of 8.7, w</w:t>
      </w:r>
      <w:r>
        <w:rPr>
          <w:sz w:val="22"/>
          <w:lang w:val="en-CA"/>
        </w:rPr>
        <w:t>as</w:t>
      </w:r>
      <w:r w:rsidRPr="001E03E7">
        <w:rPr>
          <w:sz w:val="22"/>
          <w:lang w:val="en-CA"/>
        </w:rPr>
        <w:t xml:space="preserve"> identified in BH25-03 at multiple depth increments. </w:t>
      </w:r>
      <w:r>
        <w:rPr>
          <w:sz w:val="22"/>
          <w:lang w:val="en-CA"/>
        </w:rPr>
        <w:t>As such, the maximum background was applied as the Tier 1 with Background guideline (</w:t>
      </w:r>
      <w:r w:rsidRPr="001E03E7">
        <w:rPr>
          <w:b/>
          <w:bCs/>
          <w:sz w:val="22"/>
          <w:lang w:val="en-CA"/>
        </w:rPr>
        <w:t>Section 3.3</w:t>
      </w:r>
      <w:r>
        <w:rPr>
          <w:sz w:val="22"/>
          <w:lang w:val="en-CA"/>
        </w:rPr>
        <w:t>).</w:t>
      </w:r>
    </w:p>
    <w:p w14:paraId="23978DDB" w14:textId="77777777" w:rsidR="001E03E7" w:rsidRDefault="001E03E7" w:rsidP="001E03E7">
      <w:pPr>
        <w:pStyle w:val="Bullets"/>
        <w:numPr>
          <w:ilvl w:val="0"/>
          <w:numId w:val="0"/>
        </w:numPr>
      </w:pPr>
    </w:p>
    <w:p w14:paraId="08303112" w14:textId="1F46EE7E" w:rsidR="00C35491" w:rsidRPr="00BF3FC0" w:rsidRDefault="001E03E7" w:rsidP="00C35491">
      <w:r>
        <w:t>EC and SAR g</w:t>
      </w:r>
      <w:r w:rsidR="00C35491" w:rsidRPr="00BF3FC0">
        <w:t xml:space="preserve">uidelines were applied at depth-based intervals, as outlined in </w:t>
      </w:r>
      <w:r w:rsidR="00C35491" w:rsidRPr="00BF3FC0">
        <w:rPr>
          <w:b/>
          <w:bCs/>
        </w:rPr>
        <w:t>Section 3.2</w:t>
      </w:r>
      <w:r w:rsidR="00C35491" w:rsidRPr="00BF3FC0">
        <w:t xml:space="preserve"> and </w:t>
      </w:r>
      <w:r w:rsidR="00C35491" w:rsidRPr="00BF3FC0">
        <w:rPr>
          <w:b/>
          <w:bCs/>
        </w:rPr>
        <w:t>Appendix E</w:t>
      </w:r>
      <w:r w:rsidR="00C35491" w:rsidRPr="00BF3FC0">
        <w:t xml:space="preserve">, to account for soil salinity concentrations that vary with depth. </w:t>
      </w:r>
    </w:p>
    <w:p w14:paraId="21A09FBF" w14:textId="64ADF708" w:rsidR="00C35491" w:rsidRPr="00C35491" w:rsidRDefault="00C35491" w:rsidP="00F82D9F">
      <w:pPr>
        <w:rPr>
          <w:color w:val="C00000"/>
          <w:u w:val="single"/>
        </w:rPr>
      </w:pPr>
      <w:r w:rsidRPr="00BF3FC0">
        <w:rPr>
          <w:color w:val="C00000"/>
          <w:u w:val="single"/>
        </w:rPr>
        <w:t>OR</w:t>
      </w:r>
    </w:p>
    <w:p w14:paraId="3E982677" w14:textId="7220857D" w:rsidR="00F631EE" w:rsidRDefault="00021F44" w:rsidP="00F82D9F">
      <w:r w:rsidRPr="00BF3FC0">
        <w:t xml:space="preserve">As all background samples were within the </w:t>
      </w:r>
      <w:r w:rsidRPr="00BF3FC0">
        <w:rPr>
          <w:i/>
          <w:iCs/>
        </w:rPr>
        <w:t>Good</w:t>
      </w:r>
      <w:r w:rsidRPr="00BF3FC0">
        <w:t xml:space="preserve"> soil category for both EC and SAR, the</w:t>
      </w:r>
      <w:r w:rsidR="00C35491">
        <w:t xml:space="preserve"> default</w:t>
      </w:r>
      <w:r w:rsidRPr="00BF3FC0">
        <w:t xml:space="preserve"> guidelines were applied to all characterization samples and depth</w:t>
      </w:r>
      <w:r w:rsidR="00C35491">
        <w:t>s</w:t>
      </w:r>
      <w:r w:rsidRPr="00BF3FC0">
        <w:t>.</w:t>
      </w:r>
    </w:p>
    <w:p w14:paraId="73E8E949" w14:textId="40778EAD" w:rsidR="00600A1E" w:rsidRPr="00600A1E" w:rsidRDefault="00600A1E" w:rsidP="00600A1E">
      <w:r>
        <w:t>&lt;INSERT_421_END&gt;</w:t>
      </w:r>
    </w:p>
    <w:p w14:paraId="542BA1C7" w14:textId="0ABB1EFF" w:rsidR="00563E02" w:rsidRDefault="00563E02" w:rsidP="00563E02">
      <w:bookmarkStart w:id="71" w:name="_Toc241158085"/>
      <w:r>
        <w:t>&lt;INSERT_42_APECS_START&gt;</w:t>
      </w:r>
    </w:p>
    <w:p w14:paraId="65FE2DC6" w14:textId="5BF8002D" w:rsidR="00B13620" w:rsidRPr="00BF3FC0" w:rsidRDefault="00B13620" w:rsidP="0078723F">
      <w:pPr>
        <w:pStyle w:val="Heading3"/>
        <w:rPr>
          <w:lang w:val="en-CA"/>
        </w:rPr>
      </w:pPr>
      <w:r w:rsidRPr="00BF3FC0">
        <w:rPr>
          <w:lang w:val="en-CA"/>
        </w:rPr>
        <w:lastRenderedPageBreak/>
        <w:t>Well Centre</w:t>
      </w:r>
      <w:r w:rsidR="006654DA" w:rsidRPr="00BF3FC0">
        <w:rPr>
          <w:lang w:val="en-CA"/>
        </w:rPr>
        <w:t xml:space="preserve"> - Clean</w:t>
      </w:r>
      <w:bookmarkEnd w:id="71"/>
    </w:p>
    <w:p w14:paraId="5DAD2600" w14:textId="3D850239" w:rsidR="00797322" w:rsidRPr="00BF3FC0" w:rsidRDefault="00797322" w:rsidP="00797322">
      <w:r w:rsidRPr="00BF3FC0">
        <w:t xml:space="preserve">Two boreholes </w:t>
      </w:r>
      <w:r w:rsidR="00753EB5" w:rsidRPr="00BF3FC0">
        <w:t>(BH</w:t>
      </w:r>
      <w:r w:rsidR="00C36170" w:rsidRPr="00BF3FC0">
        <w:t>2</w:t>
      </w:r>
      <w:r w:rsidR="00426769">
        <w:t>6</w:t>
      </w:r>
      <w:r w:rsidR="00C36170" w:rsidRPr="00BF3FC0">
        <w:t>-</w:t>
      </w:r>
      <w:r w:rsidR="00426769">
        <w:t>0</w:t>
      </w:r>
      <w:r w:rsidR="00C36170" w:rsidRPr="00BF3FC0">
        <w:t>1 and BH2</w:t>
      </w:r>
      <w:r w:rsidR="00426769">
        <w:t>6</w:t>
      </w:r>
      <w:r w:rsidR="00C36170" w:rsidRPr="00BF3FC0">
        <w:t>-</w:t>
      </w:r>
      <w:r w:rsidR="00426769">
        <w:t>0</w:t>
      </w:r>
      <w:r w:rsidR="00C36170" w:rsidRPr="00BF3FC0">
        <w:t xml:space="preserve">2) </w:t>
      </w:r>
      <w:r w:rsidRPr="00BF3FC0">
        <w:t xml:space="preserve">were advanced </w:t>
      </w:r>
      <w:r w:rsidR="009522DF">
        <w:t xml:space="preserve">near </w:t>
      </w:r>
      <w:r w:rsidRPr="00BF3FC0">
        <w:t>the former wellhead</w:t>
      </w:r>
      <w:r w:rsidR="00C36170" w:rsidRPr="00BF3FC0">
        <w:t xml:space="preserve"> to a maximum depth of X</w:t>
      </w:r>
      <w:r w:rsidR="00F559A4">
        <w:t> mbgs</w:t>
      </w:r>
      <w:r w:rsidRPr="00BF3FC0">
        <w:t>. Two samples were analy</w:t>
      </w:r>
      <w:r w:rsidR="00784749" w:rsidRPr="00BF3FC0">
        <w:t>z</w:t>
      </w:r>
      <w:r w:rsidRPr="00BF3FC0">
        <w:t>ed for some or all of the following:</w:t>
      </w:r>
    </w:p>
    <w:p w14:paraId="5697BC71" w14:textId="77777777" w:rsidR="00797322" w:rsidRPr="00BF3FC0" w:rsidRDefault="00797322" w:rsidP="00211F65">
      <w:pPr>
        <w:pStyle w:val="Bullets"/>
      </w:pPr>
      <w:r w:rsidRPr="00BF3FC0">
        <w:t>Salinity</w:t>
      </w:r>
    </w:p>
    <w:p w14:paraId="16253137" w14:textId="77777777" w:rsidR="00797322" w:rsidRPr="00BF3FC0" w:rsidRDefault="00797322" w:rsidP="00211F65">
      <w:pPr>
        <w:pStyle w:val="Bullets"/>
      </w:pPr>
      <w:r w:rsidRPr="00BF3FC0">
        <w:t>PHCs</w:t>
      </w:r>
    </w:p>
    <w:p w14:paraId="7772A28F" w14:textId="60EADA93" w:rsidR="00797322" w:rsidRPr="00BF3FC0" w:rsidRDefault="00797322" w:rsidP="00211F65">
      <w:pPr>
        <w:pStyle w:val="Bullets"/>
      </w:pPr>
      <w:r w:rsidRPr="00BF3FC0">
        <w:t xml:space="preserve">Tier 1 </w:t>
      </w:r>
      <w:r w:rsidR="00706622" w:rsidRPr="00BF3FC0">
        <w:t>regulated m</w:t>
      </w:r>
      <w:r w:rsidRPr="00BF3FC0">
        <w:t>etals</w:t>
      </w:r>
    </w:p>
    <w:p w14:paraId="2824AC39" w14:textId="77777777" w:rsidR="00FB3865" w:rsidRPr="00BF3FC0" w:rsidRDefault="00FB3865" w:rsidP="00CF4D13">
      <w:pPr>
        <w:pStyle w:val="SmallTitles"/>
        <w:keepNext/>
        <w:rPr>
          <w:sz w:val="22"/>
        </w:rPr>
      </w:pPr>
      <w:r w:rsidRPr="00BF3FC0">
        <w:rPr>
          <w:sz w:val="22"/>
        </w:rPr>
        <w:t>Summary of Results</w:t>
      </w:r>
    </w:p>
    <w:p w14:paraId="35CAD9AA" w14:textId="148C8244" w:rsidR="00D92BDD" w:rsidRDefault="00D92BDD" w:rsidP="00D92BDD">
      <w:pPr>
        <w:pStyle w:val="Bullets"/>
      </w:pPr>
      <w:r>
        <w:t xml:space="preserve">Both EC and SAR were in the </w:t>
      </w:r>
      <w:r w:rsidRPr="00D92BDD">
        <w:rPr>
          <w:i/>
          <w:iCs/>
        </w:rPr>
        <w:t>Good</w:t>
      </w:r>
      <w:r>
        <w:t xml:space="preserve"> soil rating category, with no SCARG exceedances.</w:t>
      </w:r>
    </w:p>
    <w:p w14:paraId="365D274E" w14:textId="226BB36C" w:rsidR="00D92BDD" w:rsidRPr="00D92BDD" w:rsidRDefault="00D92BDD" w:rsidP="00D92BDD">
      <w:pPr>
        <w:spacing w:before="120" w:after="120"/>
        <w:ind w:left="720"/>
        <w:rPr>
          <w:color w:val="C00000"/>
          <w:kern w:val="19"/>
          <w:u w:val="single"/>
        </w:rPr>
      </w:pPr>
      <w:r w:rsidRPr="00D92BDD">
        <w:rPr>
          <w:color w:val="C00000"/>
          <w:kern w:val="19"/>
          <w:u w:val="single"/>
        </w:rPr>
        <w:t>OR</w:t>
      </w:r>
    </w:p>
    <w:p w14:paraId="2A5BD081" w14:textId="71AABDDE" w:rsidR="00896CB2" w:rsidRPr="00BF3FC0" w:rsidRDefault="00896CB2" w:rsidP="00566E85">
      <w:pPr>
        <w:pStyle w:val="Bullets"/>
      </w:pPr>
      <w:r w:rsidRPr="00BF3FC0">
        <w:t xml:space="preserve">EC values ranged from the </w:t>
      </w:r>
      <w:r w:rsidRPr="00BF3FC0">
        <w:rPr>
          <w:i/>
          <w:iCs/>
        </w:rPr>
        <w:t>Good</w:t>
      </w:r>
      <w:r w:rsidRPr="00BF3FC0">
        <w:t xml:space="preserve"> to </w:t>
      </w:r>
      <w:r w:rsidRPr="00BF3FC0">
        <w:rPr>
          <w:i/>
          <w:iCs/>
        </w:rPr>
        <w:t>Fair</w:t>
      </w:r>
      <w:r w:rsidRPr="00BF3FC0">
        <w:t xml:space="preserve"> </w:t>
      </w:r>
      <w:r w:rsidR="001A3D32">
        <w:t>soil r</w:t>
      </w:r>
      <w:r w:rsidRPr="00BF3FC0">
        <w:t xml:space="preserve">ating categories, with no </w:t>
      </w:r>
      <w:r w:rsidR="00477D41" w:rsidRPr="00BF3FC0">
        <w:t xml:space="preserve">SCARG </w:t>
      </w:r>
      <w:r w:rsidRPr="00BF3FC0">
        <w:t>exceedances.</w:t>
      </w:r>
    </w:p>
    <w:p w14:paraId="1F5AB1D1" w14:textId="6AC4F55C" w:rsidR="00896CB2" w:rsidRPr="00BF3FC0" w:rsidRDefault="00896CB2" w:rsidP="00566E85">
      <w:pPr>
        <w:pStyle w:val="Bullets"/>
      </w:pPr>
      <w:r w:rsidRPr="00BF3FC0">
        <w:t xml:space="preserve">SAR values were within the </w:t>
      </w:r>
      <w:r w:rsidRPr="00BF3FC0">
        <w:rPr>
          <w:i/>
          <w:iCs/>
        </w:rPr>
        <w:t xml:space="preserve">Good </w:t>
      </w:r>
      <w:r w:rsidR="001A3D32">
        <w:t>soil r</w:t>
      </w:r>
      <w:r w:rsidRPr="00BF3FC0">
        <w:t xml:space="preserve">ating category, with no </w:t>
      </w:r>
      <w:r w:rsidR="00477D41" w:rsidRPr="00BF3FC0">
        <w:t xml:space="preserve">SCARG </w:t>
      </w:r>
      <w:r w:rsidRPr="00BF3FC0">
        <w:t xml:space="preserve">exceedances.  </w:t>
      </w:r>
    </w:p>
    <w:p w14:paraId="7EDCE09B" w14:textId="0BC91C6B" w:rsidR="00451B89" w:rsidRPr="00BF3FC0" w:rsidRDefault="00896CB2" w:rsidP="00566E85">
      <w:pPr>
        <w:pStyle w:val="Bullets"/>
      </w:pPr>
      <w:bookmarkStart w:id="72" w:name="_Hlk157686991"/>
      <w:r w:rsidRPr="00BF3FC0">
        <w:t xml:space="preserve">Chloride concentrations ranged from 4.9 to 5.7 </w:t>
      </w:r>
      <w:r w:rsidR="001A7758" w:rsidRPr="00BF3FC0">
        <w:t>mg/L (</w:t>
      </w:r>
      <w:r w:rsidR="00F82D9F" w:rsidRPr="00BF3FC0">
        <w:t xml:space="preserve">XX to XX </w:t>
      </w:r>
      <w:r w:rsidRPr="00BF3FC0">
        <w:t>mg/kg</w:t>
      </w:r>
      <w:r w:rsidR="00F82D9F" w:rsidRPr="00BF3FC0">
        <w:t>)</w:t>
      </w:r>
      <w:r w:rsidRPr="00BF3FC0">
        <w:t>.</w:t>
      </w:r>
    </w:p>
    <w:p w14:paraId="11231FFC" w14:textId="62670F71" w:rsidR="00BD551C" w:rsidRPr="00BF3FC0" w:rsidRDefault="00BD551C" w:rsidP="00566E85">
      <w:pPr>
        <w:pStyle w:val="Bullets"/>
      </w:pPr>
      <w:r w:rsidRPr="00BF3FC0">
        <w:t xml:space="preserve">All other parameters </w:t>
      </w:r>
      <w:r w:rsidR="006A5670" w:rsidRPr="00BF3FC0">
        <w:t>complied with Tier 1.</w:t>
      </w:r>
    </w:p>
    <w:bookmarkEnd w:id="72"/>
    <w:p w14:paraId="7F83EFFF" w14:textId="29F37A58" w:rsidR="00451B89" w:rsidRPr="00BF3FC0" w:rsidRDefault="000B7595" w:rsidP="000B7595">
      <w:pPr>
        <w:spacing w:before="120" w:after="120"/>
        <w:ind w:left="720"/>
        <w:rPr>
          <w:color w:val="C00000"/>
          <w:kern w:val="19"/>
          <w:u w:val="single"/>
        </w:rPr>
      </w:pPr>
      <w:r w:rsidRPr="00BF3FC0">
        <w:rPr>
          <w:color w:val="C00000"/>
          <w:kern w:val="19"/>
          <w:u w:val="single"/>
        </w:rPr>
        <w:t>OR</w:t>
      </w:r>
    </w:p>
    <w:p w14:paraId="34E458E5" w14:textId="6E7D9269" w:rsidR="000B7595" w:rsidRPr="00BF3FC0" w:rsidRDefault="000B7595" w:rsidP="00566E85">
      <w:pPr>
        <w:pStyle w:val="Bullets"/>
      </w:pPr>
      <w:r w:rsidRPr="00BF3FC0">
        <w:t xml:space="preserve">Chloride concentrations ranged from 4.9 to </w:t>
      </w:r>
      <w:r w:rsidRPr="00BF3FC0">
        <w:rPr>
          <w:color w:val="C00000"/>
        </w:rPr>
        <w:t>300</w:t>
      </w:r>
      <w:r w:rsidRPr="00BF3FC0">
        <w:t xml:space="preserve"> mg/L (XX to XX mg/kg)</w:t>
      </w:r>
      <w:r w:rsidR="00BD551C" w:rsidRPr="00BF3FC0">
        <w:t xml:space="preserve"> </w:t>
      </w:r>
      <w:r w:rsidR="00F72862" w:rsidRPr="00BF3FC0">
        <w:t xml:space="preserve">and exceeded the 100 mg/L delineation guideline at boreholes </w:t>
      </w:r>
      <w:r w:rsidR="00FE3DE0" w:rsidRPr="00BF3FC0">
        <w:t>BHxx-yy (xx to xx</w:t>
      </w:r>
      <w:r w:rsidR="00F559A4">
        <w:t> mbgs</w:t>
      </w:r>
      <w:r w:rsidR="00FE3DE0" w:rsidRPr="00BF3FC0">
        <w:t>)</w:t>
      </w:r>
    </w:p>
    <w:p w14:paraId="04EF1748" w14:textId="2CE2BA62" w:rsidR="00F82D9F" w:rsidRPr="00BF3FC0" w:rsidRDefault="00896CB2" w:rsidP="00566E85">
      <w:pPr>
        <w:pStyle w:val="Bullets"/>
      </w:pPr>
      <w:r w:rsidRPr="00BF3FC0">
        <w:t xml:space="preserve">All other parameters </w:t>
      </w:r>
      <w:r w:rsidR="006A5670" w:rsidRPr="00BF3FC0">
        <w:t xml:space="preserve">complied with Tier 1. </w:t>
      </w:r>
    </w:p>
    <w:p w14:paraId="16413D79" w14:textId="1BF97453" w:rsidR="00E02FBE" w:rsidRPr="00BF3FC0" w:rsidRDefault="00E02FBE" w:rsidP="00566E85">
      <w:pPr>
        <w:pStyle w:val="Bullets"/>
      </w:pPr>
      <w:r w:rsidRPr="00BF3FC0">
        <w:t xml:space="preserve">Vertical closure </w:t>
      </w:r>
      <w:r w:rsidR="00EE4579" w:rsidRPr="00BF3FC0">
        <w:t>to 100 mg/L</w:t>
      </w:r>
      <w:r w:rsidR="00D878F3" w:rsidRPr="00BF3FC0">
        <w:t xml:space="preserve"> chloride</w:t>
      </w:r>
      <w:r w:rsidR="004B016E" w:rsidRPr="00BF3FC0">
        <w:t xml:space="preserve"> </w:t>
      </w:r>
      <w:r w:rsidR="004B016E" w:rsidRPr="00BF3FC0">
        <w:rPr>
          <w:color w:val="FF0000"/>
        </w:rPr>
        <w:t>or</w:t>
      </w:r>
      <w:r w:rsidR="004B016E" w:rsidRPr="00BF3FC0">
        <w:t xml:space="preserve"> </w:t>
      </w:r>
      <w:r w:rsidR="00B13AED" w:rsidRPr="00BF3FC0">
        <w:t xml:space="preserve">background </w:t>
      </w:r>
      <w:r w:rsidR="004513B8" w:rsidRPr="00BF3FC0">
        <w:t>chloride concentration of XX</w:t>
      </w:r>
      <w:r w:rsidR="00D878F3" w:rsidRPr="00BF3FC0">
        <w:t xml:space="preserve"> mg/kg</w:t>
      </w:r>
      <w:r w:rsidR="00EE4579" w:rsidRPr="00BF3FC0">
        <w:t xml:space="preserve"> </w:t>
      </w:r>
      <w:r w:rsidRPr="00BF3FC0">
        <w:t xml:space="preserve">was </w:t>
      </w:r>
      <w:r w:rsidR="00FF1679" w:rsidRPr="00BF3FC0">
        <w:t xml:space="preserve">achieved </w:t>
      </w:r>
      <w:r w:rsidRPr="00BF3FC0">
        <w:t xml:space="preserve">at the worst-case </w:t>
      </w:r>
      <w:commentRangeStart w:id="73"/>
      <w:r w:rsidRPr="00BF3FC0">
        <w:t>borehole (BH23-02) at 5.0</w:t>
      </w:r>
      <w:r w:rsidR="00F559A4">
        <w:t> mbgs</w:t>
      </w:r>
      <w:r w:rsidRPr="00BF3FC0">
        <w:t>.</w:t>
      </w:r>
      <w:commentRangeEnd w:id="73"/>
      <w:r w:rsidR="00834CA9" w:rsidRPr="00BF3FC0">
        <w:rPr>
          <w:rStyle w:val="CommentReference"/>
          <w:sz w:val="22"/>
        </w:rPr>
        <w:commentReference w:id="73"/>
      </w:r>
    </w:p>
    <w:p w14:paraId="2AD10B7B" w14:textId="340A2C35" w:rsidR="00EE4579" w:rsidRPr="00BF3FC0" w:rsidRDefault="00EE4579" w:rsidP="00EE4579">
      <w:pPr>
        <w:spacing w:before="120" w:after="120"/>
        <w:ind w:left="720"/>
        <w:rPr>
          <w:color w:val="C00000"/>
          <w:kern w:val="19"/>
          <w:u w:val="single"/>
        </w:rPr>
      </w:pPr>
      <w:r w:rsidRPr="00BF3FC0">
        <w:rPr>
          <w:color w:val="C00000"/>
          <w:kern w:val="19"/>
          <w:u w:val="single"/>
        </w:rPr>
        <w:t>OR</w:t>
      </w:r>
    </w:p>
    <w:p w14:paraId="5606AA2E" w14:textId="5F5FB5F9" w:rsidR="00EE4579" w:rsidRPr="00BF3FC0" w:rsidRDefault="00EE4579" w:rsidP="00566E85">
      <w:pPr>
        <w:pStyle w:val="Bullets"/>
      </w:pPr>
      <w:r w:rsidRPr="00BF3FC0">
        <w:t xml:space="preserve">Vertical closure to 100 mg/L for chloride was </w:t>
      </w:r>
      <w:r w:rsidR="00D32452" w:rsidRPr="00BF3FC0">
        <w:t xml:space="preserve">achieved at </w:t>
      </w:r>
      <w:r w:rsidRPr="00BF3FC0">
        <w:t>BH23-01 and BH23-03 at 2.0 and 3.0</w:t>
      </w:r>
      <w:r w:rsidR="00F559A4">
        <w:t> mbgs</w:t>
      </w:r>
      <w:r w:rsidRPr="00BF3FC0">
        <w:t xml:space="preserve">, respectively. </w:t>
      </w:r>
    </w:p>
    <w:p w14:paraId="0600CD40" w14:textId="361A0884" w:rsidR="00EE4579" w:rsidRPr="00BF3FC0" w:rsidRDefault="00EE4579" w:rsidP="00EE4579">
      <w:pPr>
        <w:spacing w:before="120" w:after="120"/>
        <w:ind w:left="720"/>
        <w:rPr>
          <w:color w:val="C00000"/>
          <w:kern w:val="19"/>
          <w:u w:val="single"/>
        </w:rPr>
      </w:pPr>
      <w:r w:rsidRPr="00BF3FC0">
        <w:rPr>
          <w:color w:val="C00000"/>
          <w:kern w:val="19"/>
          <w:u w:val="single"/>
        </w:rPr>
        <w:t>OR</w:t>
      </w:r>
    </w:p>
    <w:p w14:paraId="3494D711" w14:textId="60E29193" w:rsidR="00EE4579" w:rsidRPr="00BF3FC0" w:rsidRDefault="00EE4579" w:rsidP="00566E85">
      <w:pPr>
        <w:pStyle w:val="Bullets"/>
      </w:pPr>
      <w:r w:rsidRPr="00BF3FC0">
        <w:t xml:space="preserve">Vertical closure to 100 mg/L </w:t>
      </w:r>
      <w:r w:rsidR="00C269E5" w:rsidRPr="00BF3FC0">
        <w:t xml:space="preserve">for chloride </w:t>
      </w:r>
      <w:r w:rsidR="00D32452" w:rsidRPr="00BF3FC0">
        <w:t xml:space="preserve">was </w:t>
      </w:r>
      <w:r w:rsidR="00DD5A90" w:rsidRPr="00BF3FC0">
        <w:t>achieved</w:t>
      </w:r>
      <w:r w:rsidR="00D32452" w:rsidRPr="00BF3FC0">
        <w:t xml:space="preserve"> at BH23-01 at 2.0</w:t>
      </w:r>
      <w:r w:rsidR="00F559A4">
        <w:t> mbgs</w:t>
      </w:r>
      <w:r w:rsidR="004F36B3" w:rsidRPr="00BF3FC0">
        <w:t xml:space="preserve"> but not</w:t>
      </w:r>
      <w:r w:rsidR="00016569" w:rsidRPr="00BF3FC0">
        <w:t xml:space="preserve"> </w:t>
      </w:r>
      <w:r w:rsidR="00401BF7" w:rsidRPr="00BF3FC0">
        <w:t xml:space="preserve">at </w:t>
      </w:r>
      <w:r w:rsidR="00016569" w:rsidRPr="00BF3FC0">
        <w:t>th</w:t>
      </w:r>
      <w:r w:rsidR="003777C1" w:rsidRPr="00BF3FC0">
        <w:t xml:space="preserve">e two </w:t>
      </w:r>
      <w:r w:rsidR="00401BF7" w:rsidRPr="00BF3FC0">
        <w:t xml:space="preserve">worst-case </w:t>
      </w:r>
      <w:r w:rsidR="003777C1" w:rsidRPr="00BF3FC0">
        <w:t>locations</w:t>
      </w:r>
      <w:r w:rsidR="00016569" w:rsidRPr="00BF3FC0">
        <w:t xml:space="preserve">. At </w:t>
      </w:r>
      <w:r w:rsidR="00401BF7" w:rsidRPr="00BF3FC0">
        <w:t>BH23-03</w:t>
      </w:r>
      <w:r w:rsidR="003777C1" w:rsidRPr="00BF3FC0">
        <w:t xml:space="preserve"> and BH23-04</w:t>
      </w:r>
      <w:r w:rsidR="00016569" w:rsidRPr="00BF3FC0">
        <w:t>, residual chloride concentration</w:t>
      </w:r>
      <w:r w:rsidR="003777C1" w:rsidRPr="00BF3FC0">
        <w:t xml:space="preserve">s of </w:t>
      </w:r>
      <w:r w:rsidR="00C269E5" w:rsidRPr="00BF3FC0">
        <w:t xml:space="preserve">210 mg/L </w:t>
      </w:r>
      <w:r w:rsidR="003777C1" w:rsidRPr="00BF3FC0">
        <w:t xml:space="preserve">and 400 mg/L were identified at </w:t>
      </w:r>
      <w:r w:rsidR="00C269E5" w:rsidRPr="00BF3FC0">
        <w:t>5.0</w:t>
      </w:r>
      <w:r w:rsidR="00F559A4">
        <w:t> mbgs</w:t>
      </w:r>
      <w:r w:rsidR="00C269E5" w:rsidRPr="00BF3FC0">
        <w:t xml:space="preserve">. </w:t>
      </w:r>
      <w:r w:rsidRPr="00BF3FC0">
        <w:t xml:space="preserve"> </w:t>
      </w:r>
    </w:p>
    <w:p w14:paraId="662557BF" w14:textId="0A694E57" w:rsidR="006654DA" w:rsidRPr="00BF3FC0" w:rsidRDefault="006654DA" w:rsidP="0078723F">
      <w:pPr>
        <w:pStyle w:val="Heading3"/>
        <w:rPr>
          <w:lang w:val="en-CA"/>
        </w:rPr>
      </w:pPr>
      <w:bookmarkStart w:id="74" w:name="_Toc241158086"/>
      <w:r w:rsidRPr="00BF3FC0">
        <w:rPr>
          <w:lang w:val="en-CA"/>
        </w:rPr>
        <w:t>Well Centre - Impacted</w:t>
      </w:r>
      <w:bookmarkEnd w:id="74"/>
    </w:p>
    <w:p w14:paraId="41A426CF" w14:textId="0350DAEB" w:rsidR="006654DA" w:rsidRPr="00BF3FC0" w:rsidRDefault="006654DA" w:rsidP="006654DA">
      <w:r w:rsidRPr="00BF3FC0">
        <w:t xml:space="preserve">Two boreholes </w:t>
      </w:r>
      <w:r w:rsidR="000D7E58" w:rsidRPr="00BF3FC0">
        <w:t>(BH2</w:t>
      </w:r>
      <w:r w:rsidR="00426769">
        <w:t>6</w:t>
      </w:r>
      <w:r w:rsidR="000D7E58" w:rsidRPr="00BF3FC0">
        <w:t>-</w:t>
      </w:r>
      <w:r w:rsidR="00426769">
        <w:t>0</w:t>
      </w:r>
      <w:r w:rsidR="000D7E58" w:rsidRPr="00BF3FC0">
        <w:t>1 and BH2</w:t>
      </w:r>
      <w:r w:rsidR="00426769">
        <w:t>6</w:t>
      </w:r>
      <w:r w:rsidR="000D7E58" w:rsidRPr="00BF3FC0">
        <w:t>-</w:t>
      </w:r>
      <w:r w:rsidR="00FB4B0D">
        <w:t>0</w:t>
      </w:r>
      <w:r w:rsidR="000D7E58" w:rsidRPr="00BF3FC0">
        <w:t>2)</w:t>
      </w:r>
      <w:r w:rsidR="00305F17" w:rsidRPr="00BF3FC0">
        <w:t xml:space="preserve"> </w:t>
      </w:r>
      <w:r w:rsidRPr="00BF3FC0">
        <w:t xml:space="preserve">were advanced </w:t>
      </w:r>
      <w:r w:rsidR="009522DF">
        <w:t xml:space="preserve">near </w:t>
      </w:r>
      <w:r w:rsidRPr="00BF3FC0">
        <w:t>the former wellhead</w:t>
      </w:r>
      <w:r w:rsidR="00305F17" w:rsidRPr="00BF3FC0">
        <w:t>, to a maximum depth of x</w:t>
      </w:r>
      <w:r w:rsidR="00F559A4">
        <w:t> mbgs</w:t>
      </w:r>
      <w:r w:rsidRPr="00BF3FC0">
        <w:t>. Two samples were analyzed for some or all of the following:</w:t>
      </w:r>
    </w:p>
    <w:p w14:paraId="5171A6AB" w14:textId="77777777" w:rsidR="006654DA" w:rsidRPr="00BF3FC0" w:rsidRDefault="006654DA" w:rsidP="00566E85">
      <w:pPr>
        <w:pStyle w:val="Bullets"/>
      </w:pPr>
      <w:r w:rsidRPr="00BF3FC0">
        <w:t>Salinity</w:t>
      </w:r>
    </w:p>
    <w:p w14:paraId="1013D54D" w14:textId="77777777" w:rsidR="006654DA" w:rsidRPr="00BF3FC0" w:rsidRDefault="006654DA" w:rsidP="00566E85">
      <w:pPr>
        <w:pStyle w:val="Bullets"/>
      </w:pPr>
      <w:r w:rsidRPr="00BF3FC0">
        <w:t>PHCs</w:t>
      </w:r>
    </w:p>
    <w:p w14:paraId="63EAA304" w14:textId="77777777" w:rsidR="006654DA" w:rsidRPr="00BF3FC0" w:rsidRDefault="006654DA" w:rsidP="00566E85">
      <w:pPr>
        <w:pStyle w:val="Bullets"/>
      </w:pPr>
      <w:r w:rsidRPr="00BF3FC0">
        <w:lastRenderedPageBreak/>
        <w:t>Tier 1 regulated metals</w:t>
      </w:r>
    </w:p>
    <w:p w14:paraId="05B03FFF" w14:textId="77777777" w:rsidR="006654DA" w:rsidRPr="00BF3FC0" w:rsidRDefault="006654DA" w:rsidP="00CF4D13">
      <w:pPr>
        <w:pStyle w:val="SmallTitles"/>
        <w:keepNext/>
        <w:rPr>
          <w:sz w:val="22"/>
        </w:rPr>
      </w:pPr>
      <w:r w:rsidRPr="00BF3FC0">
        <w:rPr>
          <w:sz w:val="22"/>
        </w:rPr>
        <w:t>Summary of Results</w:t>
      </w:r>
    </w:p>
    <w:p w14:paraId="0AFD7B0E" w14:textId="01841FC0" w:rsidR="00D74613" w:rsidRPr="00BF3FC0" w:rsidRDefault="00D74613" w:rsidP="00566E85">
      <w:pPr>
        <w:pStyle w:val="Bullets"/>
      </w:pPr>
      <w:r w:rsidRPr="00BF3FC0">
        <w:t xml:space="preserve">The soil pH value in one sample </w:t>
      </w:r>
      <w:r w:rsidR="005006B9" w:rsidRPr="00BF3FC0">
        <w:t xml:space="preserve">(reference BH and depth) </w:t>
      </w:r>
      <w:r w:rsidRPr="00BF3FC0">
        <w:t>exceeded the guideline range of 6.0–8.5</w:t>
      </w:r>
      <w:r w:rsidR="0096537A" w:rsidRPr="00BF3FC0">
        <w:t>,</w:t>
      </w:r>
      <w:r w:rsidRPr="00BF3FC0">
        <w:t xml:space="preserve"> with a value of 8.64. </w:t>
      </w:r>
    </w:p>
    <w:p w14:paraId="2AEC6FB7" w14:textId="77777777" w:rsidR="00D92BDD" w:rsidRDefault="00D92BDD" w:rsidP="00D92BDD">
      <w:pPr>
        <w:pStyle w:val="Bullets"/>
      </w:pPr>
      <w:r>
        <w:t xml:space="preserve">Both EC and SAR were in the </w:t>
      </w:r>
      <w:r w:rsidRPr="00D92BDD">
        <w:rPr>
          <w:i/>
          <w:iCs/>
        </w:rPr>
        <w:t>Good</w:t>
      </w:r>
      <w:r>
        <w:t xml:space="preserve"> soil rating category, with no SCARG exceedances.</w:t>
      </w:r>
    </w:p>
    <w:p w14:paraId="4B86834A" w14:textId="77777777" w:rsidR="00D92BDD" w:rsidRPr="00D92BDD" w:rsidRDefault="00D92BDD" w:rsidP="00D92BDD">
      <w:pPr>
        <w:spacing w:before="120" w:after="120"/>
        <w:ind w:left="720"/>
        <w:rPr>
          <w:color w:val="C00000"/>
          <w:kern w:val="19"/>
          <w:u w:val="single"/>
        </w:rPr>
      </w:pPr>
      <w:r w:rsidRPr="00D92BDD">
        <w:rPr>
          <w:color w:val="C00000"/>
          <w:kern w:val="19"/>
          <w:u w:val="single"/>
        </w:rPr>
        <w:t>OR</w:t>
      </w:r>
    </w:p>
    <w:p w14:paraId="39668F32" w14:textId="1840E180" w:rsidR="00D74613" w:rsidRPr="00BF3FC0" w:rsidRDefault="00D74613" w:rsidP="00566E85">
      <w:pPr>
        <w:pStyle w:val="Bullets"/>
      </w:pPr>
      <w:r w:rsidRPr="00BF3FC0">
        <w:t xml:space="preserve">EC values ranged from the </w:t>
      </w:r>
      <w:r w:rsidRPr="00BF3FC0">
        <w:rPr>
          <w:i/>
          <w:iCs/>
        </w:rPr>
        <w:t>Fair</w:t>
      </w:r>
      <w:r w:rsidRPr="00BF3FC0">
        <w:t xml:space="preserve"> to </w:t>
      </w:r>
      <w:r w:rsidRPr="00BF3FC0">
        <w:rPr>
          <w:i/>
          <w:iCs/>
        </w:rPr>
        <w:t xml:space="preserve">Unsuitable </w:t>
      </w:r>
      <w:r w:rsidR="001A3D32">
        <w:t>soil r</w:t>
      </w:r>
      <w:r w:rsidRPr="00BF3FC0">
        <w:t>ating categories, with eight</w:t>
      </w:r>
      <w:r w:rsidR="008C46D8" w:rsidRPr="00BF3FC0">
        <w:t xml:space="preserve"> SCARG </w:t>
      </w:r>
      <w:r w:rsidRPr="00BF3FC0">
        <w:t>exceedances</w:t>
      </w:r>
      <w:r w:rsidR="00190ED4" w:rsidRPr="00BF3FC0">
        <w:t xml:space="preserve"> (reference depth of exceedances)</w:t>
      </w:r>
      <w:r w:rsidRPr="00BF3FC0">
        <w:t>.</w:t>
      </w:r>
    </w:p>
    <w:p w14:paraId="23A4FED1" w14:textId="03EE61A2" w:rsidR="002E16F8" w:rsidRPr="00BF3FC0" w:rsidRDefault="002E16F8" w:rsidP="00566E85">
      <w:pPr>
        <w:pStyle w:val="Bullets"/>
      </w:pPr>
      <w:r w:rsidRPr="00BF3FC0">
        <w:t xml:space="preserve">SAR values ranged from the </w:t>
      </w:r>
      <w:r w:rsidRPr="00BF3FC0">
        <w:rPr>
          <w:i/>
          <w:iCs/>
        </w:rPr>
        <w:t>Fair</w:t>
      </w:r>
      <w:r w:rsidRPr="00BF3FC0">
        <w:t xml:space="preserve"> to </w:t>
      </w:r>
      <w:r w:rsidRPr="00BF3FC0">
        <w:rPr>
          <w:i/>
          <w:iCs/>
        </w:rPr>
        <w:t xml:space="preserve">Unsuitable </w:t>
      </w:r>
      <w:r w:rsidR="001A3D32">
        <w:t>soil r</w:t>
      </w:r>
      <w:r w:rsidRPr="00BF3FC0">
        <w:t>ating categories, with eight</w:t>
      </w:r>
      <w:r w:rsidR="008C46D8" w:rsidRPr="00BF3FC0">
        <w:t xml:space="preserve"> SCARG </w:t>
      </w:r>
      <w:r w:rsidRPr="00BF3FC0">
        <w:t>exceedances</w:t>
      </w:r>
      <w:r w:rsidR="00190ED4" w:rsidRPr="00BF3FC0">
        <w:t xml:space="preserve"> (reference depth of exceedances)</w:t>
      </w:r>
      <w:r w:rsidR="008C46D8" w:rsidRPr="00BF3FC0">
        <w:t xml:space="preserve">. </w:t>
      </w:r>
    </w:p>
    <w:p w14:paraId="2E90331A" w14:textId="6C786AD4" w:rsidR="00D74613" w:rsidRPr="00BF3FC0" w:rsidRDefault="00D74613" w:rsidP="00566E85">
      <w:pPr>
        <w:pStyle w:val="Bullets"/>
      </w:pPr>
      <w:r w:rsidRPr="00BF3FC0">
        <w:t>Chloride concentrations ranged from 67 to 760 mg/</w:t>
      </w:r>
      <w:r w:rsidR="00B21CE8" w:rsidRPr="00BF3FC0">
        <w:t>L</w:t>
      </w:r>
      <w:r w:rsidR="000A2DE0" w:rsidRPr="00BF3FC0">
        <w:t xml:space="preserve"> (XX to XX mg/kg)</w:t>
      </w:r>
      <w:r w:rsidR="00512A54" w:rsidRPr="00BF3FC0">
        <w:t xml:space="preserve">, with six sample concentrations greater than </w:t>
      </w:r>
      <w:r w:rsidRPr="00BF3FC0">
        <w:t>100 mg/</w:t>
      </w:r>
      <w:r w:rsidR="00B21CE8" w:rsidRPr="00BF3FC0">
        <w:t>L</w:t>
      </w:r>
      <w:r w:rsidR="008B4F88" w:rsidRPr="00BF3FC0">
        <w:t xml:space="preserve"> (reference depths of impact and boreholes)</w:t>
      </w:r>
      <w:r w:rsidRPr="00BF3FC0">
        <w:t>.</w:t>
      </w:r>
    </w:p>
    <w:p w14:paraId="289D3584" w14:textId="294B6144" w:rsidR="00902294" w:rsidRPr="00BF3FC0" w:rsidRDefault="00902294" w:rsidP="00566E85">
      <w:pPr>
        <w:pStyle w:val="Bullets"/>
      </w:pPr>
      <w:bookmarkStart w:id="75" w:name="_Hlk70945896"/>
      <w:r w:rsidRPr="00BF3FC0">
        <w:t xml:space="preserve">All other parameters </w:t>
      </w:r>
      <w:r w:rsidR="006A5670" w:rsidRPr="00BF3FC0">
        <w:t xml:space="preserve">complied with </w:t>
      </w:r>
      <w:r w:rsidRPr="00BF3FC0">
        <w:t>Tier 1.</w:t>
      </w:r>
    </w:p>
    <w:p w14:paraId="6D05404A" w14:textId="770BBEB3" w:rsidR="00D74613" w:rsidRPr="00BF3FC0" w:rsidRDefault="00D74613" w:rsidP="00566E85">
      <w:pPr>
        <w:pStyle w:val="Bullets"/>
      </w:pPr>
      <w:r w:rsidRPr="00BF3FC0">
        <w:t xml:space="preserve">Vertical and lateral delineation for chloride </w:t>
      </w:r>
      <w:r w:rsidR="00EA4CA6" w:rsidRPr="00BF3FC0">
        <w:t>was not achieved</w:t>
      </w:r>
      <w:r w:rsidR="002E16F8" w:rsidRPr="00BF3FC0">
        <w:t>, although v</w:t>
      </w:r>
      <w:r w:rsidR="007D7D69" w:rsidRPr="00BF3FC0">
        <w:t xml:space="preserve">ertical delineation of the </w:t>
      </w:r>
      <w:r w:rsidR="00EA4CA6" w:rsidRPr="00BF3FC0">
        <w:t xml:space="preserve">SCARG exceedances </w:t>
      </w:r>
      <w:r w:rsidR="007D7D69" w:rsidRPr="00BF3FC0">
        <w:t>was achieved at 2.0 m.</w:t>
      </w:r>
    </w:p>
    <w:p w14:paraId="2E756C05" w14:textId="453C3999" w:rsidR="006654DA" w:rsidRPr="00BF3FC0" w:rsidRDefault="006654DA" w:rsidP="0078723F">
      <w:pPr>
        <w:pStyle w:val="Heading3"/>
        <w:rPr>
          <w:lang w:val="en-CA"/>
        </w:rPr>
      </w:pPr>
      <w:bookmarkStart w:id="76" w:name="_Toc241158087"/>
      <w:r w:rsidRPr="00BF3FC0">
        <w:rPr>
          <w:lang w:val="en-CA"/>
        </w:rPr>
        <w:t xml:space="preserve">Well Centre </w:t>
      </w:r>
      <w:r w:rsidR="00E239EE" w:rsidRPr="00BF3FC0">
        <w:rPr>
          <w:lang w:val="en-CA"/>
        </w:rPr>
        <w:t>–</w:t>
      </w:r>
      <w:r w:rsidRPr="00BF3FC0">
        <w:rPr>
          <w:lang w:val="en-CA"/>
        </w:rPr>
        <w:t xml:space="preserve"> </w:t>
      </w:r>
      <w:r w:rsidR="00E239EE" w:rsidRPr="00BF3FC0">
        <w:rPr>
          <w:lang w:val="en-CA"/>
        </w:rPr>
        <w:t>Justified EC</w:t>
      </w:r>
      <w:bookmarkEnd w:id="76"/>
    </w:p>
    <w:p w14:paraId="69BDCB3D" w14:textId="34495663" w:rsidR="006654DA" w:rsidRPr="00BF3FC0" w:rsidRDefault="006654DA" w:rsidP="006654DA">
      <w:r w:rsidRPr="00BF3FC0">
        <w:t xml:space="preserve">Two boreholes </w:t>
      </w:r>
      <w:r w:rsidR="00302ABA" w:rsidRPr="00BF3FC0">
        <w:t xml:space="preserve">(BH20-1 and BH20-2) </w:t>
      </w:r>
      <w:r w:rsidRPr="00BF3FC0">
        <w:t xml:space="preserve">were advanced </w:t>
      </w:r>
      <w:r w:rsidR="009522DF">
        <w:t xml:space="preserve">near </w:t>
      </w:r>
      <w:r w:rsidRPr="00BF3FC0">
        <w:t>the former wellhead</w:t>
      </w:r>
      <w:r w:rsidR="00302ABA" w:rsidRPr="00BF3FC0">
        <w:t>, to a maximum depth of 3.0</w:t>
      </w:r>
      <w:r w:rsidR="00F559A4">
        <w:t> mbgs</w:t>
      </w:r>
      <w:r w:rsidRPr="00BF3FC0">
        <w:t>. Two samples were analyzed for some or all of the following:</w:t>
      </w:r>
    </w:p>
    <w:p w14:paraId="312AD1AE" w14:textId="77777777" w:rsidR="006654DA" w:rsidRPr="00BF3FC0" w:rsidRDefault="006654DA" w:rsidP="006654DA">
      <w:pPr>
        <w:pStyle w:val="Bullets"/>
      </w:pPr>
      <w:r w:rsidRPr="00BF3FC0">
        <w:t>Salinity</w:t>
      </w:r>
    </w:p>
    <w:p w14:paraId="52BAD6FA" w14:textId="77777777" w:rsidR="006654DA" w:rsidRPr="00BF3FC0" w:rsidRDefault="006654DA" w:rsidP="006654DA">
      <w:pPr>
        <w:pStyle w:val="Bullets"/>
      </w:pPr>
      <w:r w:rsidRPr="00BF3FC0">
        <w:t>PHCs</w:t>
      </w:r>
    </w:p>
    <w:p w14:paraId="64D61BB2" w14:textId="77777777" w:rsidR="006654DA" w:rsidRPr="00BF3FC0" w:rsidRDefault="006654DA" w:rsidP="006654DA">
      <w:pPr>
        <w:pStyle w:val="Bullets"/>
      </w:pPr>
      <w:r w:rsidRPr="00BF3FC0">
        <w:t>Tier 1 regulated metals</w:t>
      </w:r>
    </w:p>
    <w:p w14:paraId="4152895A" w14:textId="77777777" w:rsidR="006654DA" w:rsidRPr="00BF3FC0" w:rsidRDefault="006654DA" w:rsidP="00CF4D13">
      <w:pPr>
        <w:pStyle w:val="SmallTitles"/>
        <w:keepNext/>
        <w:rPr>
          <w:sz w:val="22"/>
        </w:rPr>
      </w:pPr>
      <w:r w:rsidRPr="00BF3FC0">
        <w:rPr>
          <w:sz w:val="22"/>
        </w:rPr>
        <w:t>Summary of Results</w:t>
      </w:r>
    </w:p>
    <w:p w14:paraId="0267967D" w14:textId="3DFE4FF5" w:rsidR="00D92BDD" w:rsidRDefault="00D92BDD" w:rsidP="00D92BDD">
      <w:pPr>
        <w:pStyle w:val="Bullets"/>
      </w:pPr>
      <w:r>
        <w:t xml:space="preserve">Both EC and SAR </w:t>
      </w:r>
      <w:r w:rsidR="00103BE9">
        <w:t xml:space="preserve">values </w:t>
      </w:r>
      <w:r>
        <w:t xml:space="preserve">were in the </w:t>
      </w:r>
      <w:r w:rsidRPr="00D92BDD">
        <w:rPr>
          <w:i/>
          <w:iCs/>
        </w:rPr>
        <w:t>Good</w:t>
      </w:r>
      <w:r>
        <w:t xml:space="preserve"> soil rating category, with no SCARG exceedances.</w:t>
      </w:r>
    </w:p>
    <w:p w14:paraId="5B04DC66" w14:textId="77777777" w:rsidR="00D92BDD" w:rsidRPr="00D92BDD" w:rsidRDefault="00D92BDD" w:rsidP="00D92BDD">
      <w:pPr>
        <w:spacing w:before="120" w:after="120"/>
        <w:ind w:left="720"/>
        <w:rPr>
          <w:color w:val="C00000"/>
          <w:kern w:val="19"/>
          <w:u w:val="single"/>
        </w:rPr>
      </w:pPr>
      <w:r w:rsidRPr="00D92BDD">
        <w:rPr>
          <w:color w:val="C00000"/>
          <w:kern w:val="19"/>
          <w:u w:val="single"/>
        </w:rPr>
        <w:t>OR</w:t>
      </w:r>
    </w:p>
    <w:p w14:paraId="600EDFF8" w14:textId="033C91B2" w:rsidR="00DD17A5" w:rsidRPr="00BF3FC0" w:rsidRDefault="00DD17A5" w:rsidP="00566E85">
      <w:pPr>
        <w:pStyle w:val="Bullets"/>
      </w:pPr>
      <w:r w:rsidRPr="00BF3FC0">
        <w:t xml:space="preserve">EC values ranged from the </w:t>
      </w:r>
      <w:r w:rsidRPr="00BF3FC0">
        <w:rPr>
          <w:i/>
          <w:iCs/>
        </w:rPr>
        <w:t>Good</w:t>
      </w:r>
      <w:r w:rsidRPr="00BF3FC0">
        <w:t xml:space="preserve"> to </w:t>
      </w:r>
      <w:r w:rsidRPr="00BF3FC0">
        <w:rPr>
          <w:i/>
          <w:iCs/>
        </w:rPr>
        <w:t xml:space="preserve">Poor </w:t>
      </w:r>
      <w:r w:rsidR="001A3D32">
        <w:t>soil r</w:t>
      </w:r>
      <w:r w:rsidRPr="00BF3FC0">
        <w:t xml:space="preserve">ating categories, with one </w:t>
      </w:r>
      <w:r w:rsidR="0003196C" w:rsidRPr="00BF3FC0">
        <w:t>SCARG</w:t>
      </w:r>
      <w:r w:rsidRPr="00BF3FC0">
        <w:t xml:space="preserve"> exceedance.</w:t>
      </w:r>
    </w:p>
    <w:p w14:paraId="35B3079C" w14:textId="10557538" w:rsidR="00DD17A5" w:rsidRPr="00BF3FC0" w:rsidRDefault="00DD17A5" w:rsidP="00566E85">
      <w:pPr>
        <w:pStyle w:val="Bullets"/>
      </w:pPr>
      <w:r w:rsidRPr="00BF3FC0">
        <w:t xml:space="preserve">SAR values were in the </w:t>
      </w:r>
      <w:r w:rsidRPr="00BF3FC0">
        <w:rPr>
          <w:i/>
          <w:iCs/>
        </w:rPr>
        <w:t>Good</w:t>
      </w:r>
      <w:r w:rsidRPr="00BF3FC0">
        <w:t xml:space="preserve"> </w:t>
      </w:r>
      <w:r w:rsidR="001A3D32">
        <w:t>soil r</w:t>
      </w:r>
      <w:r w:rsidRPr="00BF3FC0">
        <w:t xml:space="preserve">ating category, with no </w:t>
      </w:r>
      <w:r w:rsidR="0003196C" w:rsidRPr="00BF3FC0">
        <w:t xml:space="preserve">SCARG </w:t>
      </w:r>
      <w:r w:rsidRPr="00BF3FC0">
        <w:t>exceedances.</w:t>
      </w:r>
    </w:p>
    <w:p w14:paraId="3037AF55" w14:textId="107E3E0A" w:rsidR="00DD17A5" w:rsidRPr="00BF3FC0" w:rsidRDefault="00DD17A5" w:rsidP="00566E85">
      <w:pPr>
        <w:pStyle w:val="Bullets"/>
      </w:pPr>
      <w:r w:rsidRPr="00BF3FC0">
        <w:t>Chloride concentrations ranged from &lt;5 to 11 mg/</w:t>
      </w:r>
      <w:r w:rsidR="000A2DE0" w:rsidRPr="00BF3FC0">
        <w:t>L (XX to XX mg/kg)</w:t>
      </w:r>
      <w:r w:rsidRPr="00BF3FC0">
        <w:t>.</w:t>
      </w:r>
    </w:p>
    <w:p w14:paraId="01D3F5DD" w14:textId="6CB9C455" w:rsidR="00541DFD" w:rsidRPr="00BF3FC0" w:rsidRDefault="00541DFD" w:rsidP="00566E85">
      <w:pPr>
        <w:pStyle w:val="Bullets"/>
      </w:pPr>
      <w:r w:rsidRPr="00BF3FC0">
        <w:t xml:space="preserve">Vertical closure to 100 mg/L for chloride was achieved at the worst-case </w:t>
      </w:r>
      <w:commentRangeStart w:id="77"/>
      <w:r w:rsidRPr="00BF3FC0">
        <w:t>borehole (BH23-02) at 5.0</w:t>
      </w:r>
      <w:r w:rsidR="00F559A4">
        <w:t> mbgs</w:t>
      </w:r>
      <w:r w:rsidRPr="00BF3FC0">
        <w:t>.</w:t>
      </w:r>
      <w:commentRangeEnd w:id="77"/>
      <w:r w:rsidRPr="00BF3FC0">
        <w:rPr>
          <w:rStyle w:val="CommentReference"/>
          <w:sz w:val="22"/>
        </w:rPr>
        <w:commentReference w:id="77"/>
      </w:r>
    </w:p>
    <w:p w14:paraId="634E2A8A" w14:textId="641D9740" w:rsidR="00DD17A5" w:rsidRPr="00BF3FC0" w:rsidRDefault="00103BE9" w:rsidP="00566E85">
      <w:pPr>
        <w:pStyle w:val="Bullets"/>
      </w:pPr>
      <w:r>
        <w:t xml:space="preserve">For the EC exceedance at </w:t>
      </w:r>
      <w:r w:rsidR="00DD17A5" w:rsidRPr="00BF3FC0">
        <w:t>BH21-</w:t>
      </w:r>
      <w:r>
        <w:t>0</w:t>
      </w:r>
      <w:r w:rsidR="00DD17A5" w:rsidRPr="00BF3FC0">
        <w:t>1</w:t>
      </w:r>
      <w:r>
        <w:t xml:space="preserve"> (</w:t>
      </w:r>
      <w:r w:rsidR="00DD17A5" w:rsidRPr="00BF3FC0">
        <w:t>2.0 m)</w:t>
      </w:r>
      <w:r>
        <w:t>:</w:t>
      </w:r>
      <w:r w:rsidR="00DD17A5" w:rsidRPr="00BF3FC0">
        <w:t>.</w:t>
      </w:r>
    </w:p>
    <w:p w14:paraId="48C2E818" w14:textId="09A4D30A" w:rsidR="00DD17A5" w:rsidRPr="00BF3FC0" w:rsidRDefault="00DD17A5" w:rsidP="00566E85">
      <w:pPr>
        <w:pStyle w:val="Bullets"/>
        <w:numPr>
          <w:ilvl w:val="1"/>
          <w:numId w:val="2"/>
        </w:numPr>
      </w:pPr>
      <w:r w:rsidRPr="00BF3FC0">
        <w:t>The chloride concentration of 11 mg/</w:t>
      </w:r>
      <w:r w:rsidR="00555E7B" w:rsidRPr="00BF3FC0">
        <w:t>L</w:t>
      </w:r>
      <w:r w:rsidRPr="00BF3FC0">
        <w:t xml:space="preserve"> is comparable to background conditions.</w:t>
      </w:r>
    </w:p>
    <w:p w14:paraId="784EB323" w14:textId="20C104FF" w:rsidR="00DD17A5" w:rsidRPr="00BF3FC0" w:rsidRDefault="00DD17A5" w:rsidP="00566E85">
      <w:pPr>
        <w:pStyle w:val="Bullets"/>
        <w:numPr>
          <w:ilvl w:val="1"/>
          <w:numId w:val="2"/>
        </w:numPr>
      </w:pPr>
      <w:r w:rsidRPr="00BF3FC0">
        <w:lastRenderedPageBreak/>
        <w:t>The EC value is associated with elevated levels of naturally occurring sulphate.</w:t>
      </w:r>
    </w:p>
    <w:p w14:paraId="7E3B3E6C" w14:textId="3AFFE346" w:rsidR="00DD17A5" w:rsidRPr="00BF3FC0" w:rsidRDefault="00DD17A5" w:rsidP="00566E85">
      <w:pPr>
        <w:pStyle w:val="Bullets"/>
        <w:numPr>
          <w:ilvl w:val="1"/>
          <w:numId w:val="2"/>
        </w:numPr>
      </w:pPr>
      <w:r w:rsidRPr="00BF3FC0">
        <w:t>The sample location is below the shallow root zone at 2</w:t>
      </w:r>
      <w:r w:rsidR="00F559A4">
        <w:t>.0 mbgs</w:t>
      </w:r>
      <w:r w:rsidRPr="00BF3FC0">
        <w:t>.</w:t>
      </w:r>
    </w:p>
    <w:p w14:paraId="41D6A70D" w14:textId="517CB785" w:rsidR="00DD17A5" w:rsidRPr="00BF3FC0" w:rsidRDefault="00DD17A5" w:rsidP="00566E85">
      <w:pPr>
        <w:pStyle w:val="Bullets"/>
        <w:numPr>
          <w:ilvl w:val="1"/>
          <w:numId w:val="2"/>
        </w:numPr>
      </w:pPr>
      <w:r w:rsidRPr="00BF3FC0">
        <w:t xml:space="preserve">Based on the above, the elevated EC is due to naturally occurring conditions and is assumed to </w:t>
      </w:r>
      <w:r w:rsidR="005451EF" w:rsidRPr="00BF3FC0">
        <w:t>have</w:t>
      </w:r>
      <w:r w:rsidRPr="00BF3FC0">
        <w:t xml:space="preserve"> little or no environmental risk.</w:t>
      </w:r>
    </w:p>
    <w:p w14:paraId="7CF8F1D0" w14:textId="3EE81248" w:rsidR="00B55C90" w:rsidRPr="00BF3FC0" w:rsidRDefault="004231B7" w:rsidP="00566E85">
      <w:pPr>
        <w:pStyle w:val="Bullets"/>
        <w:numPr>
          <w:ilvl w:val="1"/>
          <w:numId w:val="2"/>
        </w:numPr>
      </w:pPr>
      <w:r w:rsidRPr="00BF3FC0">
        <w:t xml:space="preserve">All other parameters </w:t>
      </w:r>
      <w:r w:rsidR="006A5670" w:rsidRPr="00BF3FC0">
        <w:t>complied with Tier 1.</w:t>
      </w:r>
      <w:r w:rsidR="00555E7B" w:rsidRPr="00BF3FC0">
        <w:t xml:space="preserve"> </w:t>
      </w:r>
    </w:p>
    <w:p w14:paraId="5114D7DD" w14:textId="3BFD3C23" w:rsidR="009D2D6B" w:rsidRPr="00BF3FC0" w:rsidRDefault="009D2D6B">
      <w:pPr>
        <w:spacing w:before="120" w:after="120"/>
        <w:ind w:left="714" w:hanging="357"/>
        <w:rPr>
          <w:color w:val="C00000"/>
          <w:u w:val="single"/>
        </w:rPr>
      </w:pPr>
      <w:r w:rsidRPr="00BF3FC0">
        <w:rPr>
          <w:color w:val="C00000"/>
          <w:u w:val="single"/>
        </w:rPr>
        <w:t>OR</w:t>
      </w:r>
    </w:p>
    <w:p w14:paraId="4BDD3DBD" w14:textId="4CAAFF05" w:rsidR="009D2D6B" w:rsidRPr="00BF3FC0" w:rsidRDefault="009D2D6B" w:rsidP="00566E85">
      <w:pPr>
        <w:pStyle w:val="Bullets"/>
      </w:pPr>
      <w:r w:rsidRPr="00BF3FC0">
        <w:t xml:space="preserve">EC values ranged from the </w:t>
      </w:r>
      <w:r w:rsidRPr="00BF3FC0">
        <w:rPr>
          <w:i/>
          <w:iCs/>
        </w:rPr>
        <w:t>Good</w:t>
      </w:r>
      <w:r w:rsidRPr="00BF3FC0">
        <w:t xml:space="preserve"> to </w:t>
      </w:r>
      <w:r w:rsidRPr="00BF3FC0">
        <w:rPr>
          <w:i/>
          <w:iCs/>
        </w:rPr>
        <w:t>Poor</w:t>
      </w:r>
      <w:r w:rsidRPr="00BF3FC0">
        <w:t xml:space="preserve"> </w:t>
      </w:r>
      <w:r w:rsidR="001A3D32">
        <w:t xml:space="preserve">soil </w:t>
      </w:r>
      <w:r w:rsidRPr="00BF3FC0">
        <w:t xml:space="preserve">rating categories, with one </w:t>
      </w:r>
      <w:r w:rsidR="002613E4" w:rsidRPr="00BF3FC0">
        <w:t xml:space="preserve">SCARG </w:t>
      </w:r>
      <w:r w:rsidRPr="00BF3FC0">
        <w:t>exceedance.</w:t>
      </w:r>
    </w:p>
    <w:p w14:paraId="0196665D" w14:textId="37C390BE" w:rsidR="009D2D6B" w:rsidRPr="00BF3FC0" w:rsidRDefault="009D2D6B" w:rsidP="00566E85">
      <w:pPr>
        <w:pStyle w:val="Bullets"/>
      </w:pPr>
      <w:r w:rsidRPr="00BF3FC0">
        <w:t xml:space="preserve">SAR values were within the </w:t>
      </w:r>
      <w:r w:rsidRPr="00BF3FC0">
        <w:rPr>
          <w:i/>
          <w:iCs/>
        </w:rPr>
        <w:t xml:space="preserve">Good </w:t>
      </w:r>
      <w:r w:rsidR="001A3D32">
        <w:t>soil r</w:t>
      </w:r>
      <w:r w:rsidRPr="00BF3FC0">
        <w:t>ating category.</w:t>
      </w:r>
    </w:p>
    <w:p w14:paraId="01E1A414" w14:textId="5E6E457B" w:rsidR="009D2D6B" w:rsidRPr="00BF3FC0" w:rsidRDefault="009D2D6B" w:rsidP="00566E85">
      <w:pPr>
        <w:pStyle w:val="Bullets"/>
      </w:pPr>
      <w:r w:rsidRPr="00BF3FC0">
        <w:t>Chloride concentrations ranged from 25 to 120 mg/</w:t>
      </w:r>
      <w:r w:rsidR="00B55C90" w:rsidRPr="00BF3FC0">
        <w:t>L (XX to XX mg/kg)</w:t>
      </w:r>
      <w:r w:rsidRPr="00BF3FC0">
        <w:t>.</w:t>
      </w:r>
    </w:p>
    <w:p w14:paraId="48603FC6" w14:textId="20D452DD" w:rsidR="009D2D6B" w:rsidRPr="00BF3FC0" w:rsidRDefault="00103BE9" w:rsidP="00566E85">
      <w:pPr>
        <w:pStyle w:val="Bullets"/>
      </w:pPr>
      <w:bookmarkStart w:id="78" w:name="_Hlk80352613"/>
      <w:r>
        <w:t xml:space="preserve">For the SAR exceedance at </w:t>
      </w:r>
      <w:r w:rsidR="009D2D6B" w:rsidRPr="00BF3FC0">
        <w:t>BH20-</w:t>
      </w:r>
      <w:r>
        <w:t>0</w:t>
      </w:r>
      <w:r w:rsidR="009D2D6B" w:rsidRPr="00BF3FC0">
        <w:t>2</w:t>
      </w:r>
      <w:r>
        <w:t>, BH20-03 and BH20-04.</w:t>
      </w:r>
      <w:r w:rsidR="009D2D6B" w:rsidRPr="00BF3FC0">
        <w:t>.</w:t>
      </w:r>
    </w:p>
    <w:p w14:paraId="2F7B7039" w14:textId="6D049079" w:rsidR="009D2D6B" w:rsidRPr="00BF3FC0" w:rsidRDefault="009D2D6B" w:rsidP="00566E85">
      <w:pPr>
        <w:pStyle w:val="Bullets"/>
        <w:numPr>
          <w:ilvl w:val="1"/>
          <w:numId w:val="2"/>
        </w:numPr>
      </w:pPr>
      <w:r w:rsidRPr="00BF3FC0">
        <w:t>The chloride concentration of 100 mg/</w:t>
      </w:r>
      <w:r w:rsidR="00450DE9" w:rsidRPr="00BF3FC0">
        <w:t>L (xx mg/kg)</w:t>
      </w:r>
      <w:r w:rsidRPr="00BF3FC0">
        <w:t xml:space="preserve"> is comparable to background conditions in the Medicine Hat region, where naturally occurring chloride is present </w:t>
      </w:r>
      <w:sdt>
        <w:sdtPr>
          <w:id w:val="1544255068"/>
          <w:citation/>
        </w:sdtPr>
        <w:sdtContent>
          <w:r w:rsidRPr="00BF3FC0">
            <w:fldChar w:fldCharType="begin"/>
          </w:r>
          <w:r w:rsidR="003550B6" w:rsidRPr="00BF3FC0">
            <w:instrText xml:space="preserve">CITATION MEM16 \l 4105 </w:instrText>
          </w:r>
          <w:r w:rsidRPr="00BF3FC0">
            <w:fldChar w:fldCharType="separate"/>
          </w:r>
          <w:r w:rsidR="006C5ACB">
            <w:rPr>
              <w:noProof/>
            </w:rPr>
            <w:t>(MEMS, 2016)</w:t>
          </w:r>
          <w:r w:rsidRPr="00BF3FC0">
            <w:fldChar w:fldCharType="end"/>
          </w:r>
        </w:sdtContent>
      </w:sdt>
      <w:r w:rsidRPr="00BF3FC0">
        <w:t xml:space="preserve">. On-site background chloride </w:t>
      </w:r>
      <w:r w:rsidR="002D470F" w:rsidRPr="00BF3FC0">
        <w:t xml:space="preserve">concentrations </w:t>
      </w:r>
      <w:r w:rsidR="00E3093D" w:rsidRPr="00BF3FC0">
        <w:t>ranged up to</w:t>
      </w:r>
      <w:r w:rsidR="002D470F" w:rsidRPr="00BF3FC0">
        <w:t xml:space="preserve"> </w:t>
      </w:r>
      <w:r w:rsidRPr="00BF3FC0">
        <w:t>1</w:t>
      </w:r>
      <w:r w:rsidR="002D470F" w:rsidRPr="00BF3FC0">
        <w:t>10</w:t>
      </w:r>
      <w:r w:rsidRPr="00BF3FC0">
        <w:t xml:space="preserve"> mg/</w:t>
      </w:r>
      <w:r w:rsidR="00612D10" w:rsidRPr="00BF3FC0">
        <w:t>L (XX mg/</w:t>
      </w:r>
      <w:r w:rsidRPr="00BF3FC0">
        <w:t>kg</w:t>
      </w:r>
      <w:r w:rsidR="00612D10" w:rsidRPr="00BF3FC0">
        <w:t>)</w:t>
      </w:r>
      <w:r w:rsidRPr="00BF3FC0">
        <w:t>.</w:t>
      </w:r>
    </w:p>
    <w:p w14:paraId="2D8D0B68" w14:textId="750215B4" w:rsidR="009D2D6B" w:rsidRPr="00BF3FC0" w:rsidRDefault="009D2D6B" w:rsidP="00566E85">
      <w:pPr>
        <w:pStyle w:val="Bullets"/>
        <w:numPr>
          <w:ilvl w:val="1"/>
          <w:numId w:val="2"/>
        </w:numPr>
      </w:pPr>
      <w:r w:rsidRPr="00BF3FC0">
        <w:t>The EC value</w:t>
      </w:r>
      <w:r w:rsidR="00103BE9">
        <w:t>s</w:t>
      </w:r>
      <w:r w:rsidRPr="00BF3FC0">
        <w:t xml:space="preserve"> </w:t>
      </w:r>
      <w:r w:rsidR="00103BE9">
        <w:t>are</w:t>
      </w:r>
      <w:r w:rsidRPr="00BF3FC0">
        <w:t xml:space="preserve"> primarily associated with elevated levels of naturally occurring sulphate (2100</w:t>
      </w:r>
      <w:r w:rsidR="00103BE9">
        <w:t xml:space="preserve">–3500 </w:t>
      </w:r>
      <w:r w:rsidRPr="00BF3FC0">
        <w:t>mg/</w:t>
      </w:r>
      <w:r w:rsidR="00520303" w:rsidRPr="00BF3FC0">
        <w:t>L</w:t>
      </w:r>
      <w:r w:rsidRPr="00BF3FC0">
        <w:t>).</w:t>
      </w:r>
    </w:p>
    <w:p w14:paraId="16FB6050" w14:textId="6F14055C" w:rsidR="009D2D6B" w:rsidRPr="00BF3FC0" w:rsidRDefault="009D2D6B" w:rsidP="00566E85">
      <w:pPr>
        <w:pStyle w:val="Bullets"/>
        <w:numPr>
          <w:ilvl w:val="1"/>
          <w:numId w:val="2"/>
        </w:numPr>
      </w:pPr>
      <w:r w:rsidRPr="00BF3FC0">
        <w:t>The sample location</w:t>
      </w:r>
      <w:r w:rsidR="00103BE9">
        <w:t>s</w:t>
      </w:r>
      <w:r w:rsidRPr="00BF3FC0">
        <w:t xml:space="preserve"> </w:t>
      </w:r>
      <w:r w:rsidR="00103BE9">
        <w:t>are</w:t>
      </w:r>
      <w:r w:rsidRPr="00BF3FC0">
        <w:t xml:space="preserve"> below the shallow root zone at 2</w:t>
      </w:r>
      <w:r w:rsidR="00F559A4">
        <w:t>.0 mbgs</w:t>
      </w:r>
      <w:r w:rsidRPr="00BF3FC0">
        <w:t>.</w:t>
      </w:r>
    </w:p>
    <w:p w14:paraId="44AA9423" w14:textId="35BE8644" w:rsidR="009D2D6B" w:rsidRPr="00BF3FC0" w:rsidRDefault="009D2D6B" w:rsidP="00566E85">
      <w:pPr>
        <w:pStyle w:val="Bullets"/>
        <w:numPr>
          <w:ilvl w:val="1"/>
          <w:numId w:val="2"/>
        </w:numPr>
      </w:pPr>
      <w:r w:rsidRPr="00BF3FC0">
        <w:t xml:space="preserve">Based on the above, the elevated EC </w:t>
      </w:r>
      <w:r w:rsidR="00103BE9">
        <w:t xml:space="preserve">values are </w:t>
      </w:r>
      <w:r w:rsidRPr="00BF3FC0">
        <w:t xml:space="preserve">due to naturally occurring conditions and </w:t>
      </w:r>
      <w:r w:rsidR="00103BE9">
        <w:t>are</w:t>
      </w:r>
      <w:r w:rsidRPr="00BF3FC0">
        <w:t xml:space="preserve"> assumed to </w:t>
      </w:r>
      <w:r w:rsidR="005451EF" w:rsidRPr="00BF3FC0">
        <w:t>have</w:t>
      </w:r>
      <w:r w:rsidRPr="00BF3FC0">
        <w:t xml:space="preserve"> little or no environmental risk.</w:t>
      </w:r>
    </w:p>
    <w:bookmarkEnd w:id="78"/>
    <w:p w14:paraId="5AD96AF5" w14:textId="54A71EDB" w:rsidR="004231B7" w:rsidRPr="00BF3FC0" w:rsidRDefault="004231B7" w:rsidP="00566E85">
      <w:pPr>
        <w:pStyle w:val="Bullets"/>
      </w:pPr>
      <w:r w:rsidRPr="00BF3FC0">
        <w:t>All other</w:t>
      </w:r>
      <w:r w:rsidR="006A5670" w:rsidRPr="00BF3FC0">
        <w:t xml:space="preserve"> </w:t>
      </w:r>
      <w:r w:rsidRPr="00BF3FC0">
        <w:t xml:space="preserve">parameters </w:t>
      </w:r>
      <w:r w:rsidR="006A5670" w:rsidRPr="00BF3FC0">
        <w:t xml:space="preserve">complied with Tier 1. </w:t>
      </w:r>
    </w:p>
    <w:p w14:paraId="28565475" w14:textId="56948BCF" w:rsidR="002D470F" w:rsidRPr="00BF3FC0" w:rsidRDefault="002D470F" w:rsidP="0078723F">
      <w:pPr>
        <w:pStyle w:val="Heading3"/>
        <w:rPr>
          <w:lang w:val="en-CA"/>
        </w:rPr>
      </w:pPr>
      <w:bookmarkStart w:id="79" w:name="_Toc241158088"/>
      <w:r w:rsidRPr="00BF3FC0">
        <w:rPr>
          <w:lang w:val="en-CA"/>
        </w:rPr>
        <w:t>Well Centre – Justified SAR</w:t>
      </w:r>
      <w:bookmarkEnd w:id="79"/>
    </w:p>
    <w:p w14:paraId="12F2C48E" w14:textId="5C4430A2" w:rsidR="002D470F" w:rsidRPr="00BF3FC0" w:rsidRDefault="002D470F" w:rsidP="002D470F">
      <w:r w:rsidRPr="00BF3FC0">
        <w:t xml:space="preserve">Two boreholes </w:t>
      </w:r>
      <w:r w:rsidR="007B5657" w:rsidRPr="00BF3FC0">
        <w:t>(BH2</w:t>
      </w:r>
      <w:r w:rsidR="00FB4B0D">
        <w:t>6</w:t>
      </w:r>
      <w:r w:rsidR="007B5657" w:rsidRPr="00BF3FC0">
        <w:t>-1 and BH2</w:t>
      </w:r>
      <w:r w:rsidR="00FB4B0D">
        <w:t>6</w:t>
      </w:r>
      <w:r w:rsidR="007B5657" w:rsidRPr="00BF3FC0">
        <w:t xml:space="preserve">-2) </w:t>
      </w:r>
      <w:r w:rsidRPr="00BF3FC0">
        <w:t xml:space="preserve">were advanced </w:t>
      </w:r>
      <w:r w:rsidR="009522DF">
        <w:t xml:space="preserve">near </w:t>
      </w:r>
      <w:r w:rsidRPr="00BF3FC0">
        <w:t>the former wellhead</w:t>
      </w:r>
      <w:r w:rsidR="00787555" w:rsidRPr="00BF3FC0">
        <w:t>, to a maximum depth of 3.0</w:t>
      </w:r>
      <w:r w:rsidR="00F559A4">
        <w:t> </w:t>
      </w:r>
      <w:r w:rsidR="00787555" w:rsidRPr="00BF3FC0">
        <w:t>mbgs</w:t>
      </w:r>
      <w:r w:rsidRPr="00BF3FC0">
        <w:t>. Two samples were analyzed for some or all of the following:</w:t>
      </w:r>
    </w:p>
    <w:p w14:paraId="066B29F8" w14:textId="77777777" w:rsidR="002D470F" w:rsidRPr="00BF3FC0" w:rsidRDefault="002D470F" w:rsidP="002D470F">
      <w:pPr>
        <w:pStyle w:val="Bullets"/>
      </w:pPr>
      <w:r w:rsidRPr="00BF3FC0">
        <w:t>Salinity</w:t>
      </w:r>
    </w:p>
    <w:p w14:paraId="5835D347" w14:textId="77777777" w:rsidR="002D470F" w:rsidRPr="00BF3FC0" w:rsidRDefault="002D470F" w:rsidP="002D470F">
      <w:pPr>
        <w:pStyle w:val="Bullets"/>
      </w:pPr>
      <w:r w:rsidRPr="00BF3FC0">
        <w:t>PHCs</w:t>
      </w:r>
    </w:p>
    <w:p w14:paraId="23F72FE0" w14:textId="77777777" w:rsidR="002D470F" w:rsidRPr="00BF3FC0" w:rsidRDefault="002D470F" w:rsidP="002D470F">
      <w:pPr>
        <w:pStyle w:val="Bullets"/>
      </w:pPr>
      <w:r w:rsidRPr="00BF3FC0">
        <w:t>Tier 1 regulated metals</w:t>
      </w:r>
    </w:p>
    <w:p w14:paraId="06182A5C" w14:textId="66079ABB" w:rsidR="002D470F" w:rsidRPr="00BF3FC0" w:rsidRDefault="002D470F" w:rsidP="00CF4D13">
      <w:pPr>
        <w:pStyle w:val="SmallTitles"/>
        <w:keepNext/>
        <w:rPr>
          <w:sz w:val="22"/>
        </w:rPr>
      </w:pPr>
      <w:r w:rsidRPr="00BF3FC0">
        <w:rPr>
          <w:sz w:val="22"/>
        </w:rPr>
        <w:t>Summary of Results</w:t>
      </w:r>
    </w:p>
    <w:p w14:paraId="64882E97" w14:textId="77777777" w:rsidR="00D92BDD" w:rsidRDefault="00D92BDD" w:rsidP="00D92BDD">
      <w:pPr>
        <w:pStyle w:val="Bullets"/>
      </w:pPr>
      <w:r>
        <w:t xml:space="preserve">Both EC and SAR were in the </w:t>
      </w:r>
      <w:r w:rsidRPr="00D92BDD">
        <w:rPr>
          <w:i/>
          <w:iCs/>
        </w:rPr>
        <w:t>Good</w:t>
      </w:r>
      <w:r>
        <w:t xml:space="preserve"> soil rating category, with no SCARG exceedances.</w:t>
      </w:r>
    </w:p>
    <w:p w14:paraId="57703929" w14:textId="77777777" w:rsidR="00D92BDD" w:rsidRPr="00D92BDD" w:rsidRDefault="00D92BDD" w:rsidP="00D92BDD">
      <w:pPr>
        <w:spacing w:before="120" w:after="120"/>
        <w:ind w:left="720"/>
        <w:rPr>
          <w:color w:val="C00000"/>
          <w:kern w:val="19"/>
          <w:u w:val="single"/>
        </w:rPr>
      </w:pPr>
      <w:r w:rsidRPr="00D92BDD">
        <w:rPr>
          <w:color w:val="C00000"/>
          <w:kern w:val="19"/>
          <w:u w:val="single"/>
        </w:rPr>
        <w:t>OR</w:t>
      </w:r>
    </w:p>
    <w:p w14:paraId="2D847407" w14:textId="0A9323B7" w:rsidR="00992932" w:rsidRPr="00BF3FC0" w:rsidRDefault="00992932" w:rsidP="00566E85">
      <w:pPr>
        <w:pStyle w:val="Bullets"/>
      </w:pPr>
      <w:r w:rsidRPr="00BF3FC0">
        <w:t xml:space="preserve">EC values were in the </w:t>
      </w:r>
      <w:r w:rsidRPr="00BF3FC0">
        <w:rPr>
          <w:i/>
          <w:iCs/>
        </w:rPr>
        <w:t>Good</w:t>
      </w:r>
      <w:r w:rsidRPr="00BF3FC0">
        <w:t xml:space="preserve"> </w:t>
      </w:r>
      <w:r w:rsidR="001A3D32">
        <w:t xml:space="preserve">soil </w:t>
      </w:r>
      <w:r w:rsidRPr="00BF3FC0">
        <w:t xml:space="preserve">rating category, with no </w:t>
      </w:r>
      <w:r w:rsidR="00714CD8" w:rsidRPr="00BF3FC0">
        <w:t xml:space="preserve">SCARG </w:t>
      </w:r>
      <w:r w:rsidRPr="00BF3FC0">
        <w:t>exceedances.</w:t>
      </w:r>
    </w:p>
    <w:p w14:paraId="4D63FD32" w14:textId="5FC80115" w:rsidR="00992932" w:rsidRPr="00BF3FC0" w:rsidRDefault="00992932" w:rsidP="00566E85">
      <w:pPr>
        <w:pStyle w:val="Bullets"/>
      </w:pPr>
      <w:r w:rsidRPr="00BF3FC0">
        <w:t xml:space="preserve">SAR values ranged from the </w:t>
      </w:r>
      <w:r w:rsidRPr="00BF3FC0">
        <w:rPr>
          <w:i/>
          <w:iCs/>
        </w:rPr>
        <w:t>Good</w:t>
      </w:r>
      <w:r w:rsidRPr="00BF3FC0">
        <w:t xml:space="preserve"> to </w:t>
      </w:r>
      <w:r w:rsidRPr="00BF3FC0">
        <w:rPr>
          <w:i/>
          <w:iCs/>
        </w:rPr>
        <w:t>Fair</w:t>
      </w:r>
      <w:r w:rsidRPr="00BF3FC0">
        <w:t xml:space="preserve"> </w:t>
      </w:r>
      <w:r w:rsidR="001A3D32">
        <w:t xml:space="preserve">soil </w:t>
      </w:r>
      <w:r w:rsidRPr="00BF3FC0">
        <w:t xml:space="preserve">rating categories, with one </w:t>
      </w:r>
      <w:r w:rsidR="00714CD8" w:rsidRPr="00BF3FC0">
        <w:t xml:space="preserve">SCARG </w:t>
      </w:r>
      <w:r w:rsidRPr="00BF3FC0">
        <w:t>exceedance.</w:t>
      </w:r>
    </w:p>
    <w:p w14:paraId="0FF53A0A" w14:textId="3B4D90F2" w:rsidR="00992932" w:rsidRPr="00BF3FC0" w:rsidRDefault="00992932" w:rsidP="00566E85">
      <w:pPr>
        <w:pStyle w:val="Bullets"/>
      </w:pPr>
      <w:r w:rsidRPr="00BF3FC0">
        <w:t>Chloride concentrations ranged from &lt;5.2 to 14 mg/</w:t>
      </w:r>
      <w:r w:rsidR="00520303" w:rsidRPr="00BF3FC0">
        <w:t>L (XX to XX mg/kg)</w:t>
      </w:r>
      <w:r w:rsidRPr="00BF3FC0">
        <w:t>.</w:t>
      </w:r>
    </w:p>
    <w:p w14:paraId="569D1D39" w14:textId="77777777" w:rsidR="00103BE9" w:rsidRPr="00A23125" w:rsidRDefault="00103BE9" w:rsidP="00103BE9">
      <w:pPr>
        <w:pStyle w:val="Bullets"/>
      </w:pPr>
      <w:r>
        <w:lastRenderedPageBreak/>
        <w:t>For the SAR exceedance at BH25-07 (0.6</w:t>
      </w:r>
      <w:r w:rsidRPr="00BF3FC0">
        <w:t xml:space="preserve"> m)</w:t>
      </w:r>
      <w:r>
        <w:t>:</w:t>
      </w:r>
    </w:p>
    <w:p w14:paraId="6476F749" w14:textId="77777777" w:rsidR="00103BE9" w:rsidRPr="00BF3FC0" w:rsidRDefault="00103BE9" w:rsidP="00103BE9">
      <w:pPr>
        <w:pStyle w:val="Bullets"/>
        <w:numPr>
          <w:ilvl w:val="1"/>
          <w:numId w:val="2"/>
        </w:numPr>
      </w:pPr>
      <w:r w:rsidRPr="00BF3FC0">
        <w:t xml:space="preserve">The chloride concentration of </w:t>
      </w:r>
      <w:r>
        <w:t>42</w:t>
      </w:r>
      <w:r w:rsidRPr="00BF3FC0">
        <w:t xml:space="preserve"> mg/L is comparable to background conditions.</w:t>
      </w:r>
    </w:p>
    <w:p w14:paraId="638CDBD3" w14:textId="4C4B78E0" w:rsidR="00992932" w:rsidRPr="00BF3FC0" w:rsidRDefault="00103BE9" w:rsidP="00103BE9">
      <w:pPr>
        <w:pStyle w:val="Bullets"/>
        <w:numPr>
          <w:ilvl w:val="1"/>
          <w:numId w:val="2"/>
        </w:numPr>
      </w:pPr>
      <w:r w:rsidRPr="00BF3FC0">
        <w:t xml:space="preserve">The </w:t>
      </w:r>
      <w:r>
        <w:t xml:space="preserve">elevated </w:t>
      </w:r>
      <w:r w:rsidRPr="00BF3FC0">
        <w:t xml:space="preserve">SAR is </w:t>
      </w:r>
      <w:r>
        <w:t xml:space="preserve">attributed to an ion imbalance caused by </w:t>
      </w:r>
      <w:r w:rsidRPr="00BF3FC0">
        <w:t xml:space="preserve">naturally occurring sodium sulphate, </w:t>
      </w:r>
      <w:r>
        <w:t xml:space="preserve">in combination </w:t>
      </w:r>
      <w:r w:rsidRPr="00BF3FC0">
        <w:t>with comparably low calcium and magnesium</w:t>
      </w:r>
      <w:r>
        <w:t xml:space="preserve"> concentrations</w:t>
      </w:r>
      <w:r w:rsidRPr="00BF3FC0">
        <w:t xml:space="preserve">. </w:t>
      </w:r>
    </w:p>
    <w:p w14:paraId="24E78A33" w14:textId="16D9005C" w:rsidR="00992932" w:rsidRPr="00BF3FC0" w:rsidRDefault="00992932" w:rsidP="00566E85">
      <w:pPr>
        <w:pStyle w:val="Bullets"/>
        <w:numPr>
          <w:ilvl w:val="1"/>
          <w:numId w:val="2"/>
        </w:numPr>
      </w:pPr>
      <w:r w:rsidRPr="00BF3FC0">
        <w:t>The sample location is below the shallow root zone at 3</w:t>
      </w:r>
      <w:r w:rsidR="00F559A4">
        <w:t>.0 </w:t>
      </w:r>
      <w:r w:rsidRPr="00BF3FC0">
        <w:t>mbgs.</w:t>
      </w:r>
    </w:p>
    <w:p w14:paraId="61AD90A1" w14:textId="28FDD21D" w:rsidR="00992932" w:rsidRPr="00BF3FC0" w:rsidRDefault="00992932" w:rsidP="00103BE9">
      <w:pPr>
        <w:pStyle w:val="Bullets"/>
        <w:numPr>
          <w:ilvl w:val="1"/>
          <w:numId w:val="2"/>
        </w:numPr>
      </w:pPr>
      <w:r w:rsidRPr="00BF3FC0">
        <w:t xml:space="preserve">Based on the above, the elevated SAR is due to naturally occurring conditions and is assumed to </w:t>
      </w:r>
      <w:r w:rsidR="005451EF" w:rsidRPr="00BF3FC0">
        <w:t>have</w:t>
      </w:r>
      <w:r w:rsidRPr="00BF3FC0">
        <w:t xml:space="preserve"> little or no environmental risk.</w:t>
      </w:r>
    </w:p>
    <w:p w14:paraId="40280B71" w14:textId="5DE7B64D" w:rsidR="00120D55" w:rsidRDefault="00120D55" w:rsidP="00566E85">
      <w:pPr>
        <w:pStyle w:val="Bullets"/>
      </w:pPr>
      <w:r w:rsidRPr="00BF3FC0">
        <w:t xml:space="preserve">All other parameters </w:t>
      </w:r>
      <w:r w:rsidR="006A5670" w:rsidRPr="00BF3FC0">
        <w:t xml:space="preserve">complied with Tier 1. </w:t>
      </w:r>
      <w:r w:rsidRPr="00BF3FC0">
        <w:t xml:space="preserve"> </w:t>
      </w:r>
    </w:p>
    <w:p w14:paraId="7404FE34" w14:textId="77777777" w:rsidR="006B0E7A" w:rsidRDefault="006B0E7A" w:rsidP="006B0E7A">
      <w:pPr>
        <w:pStyle w:val="Bullets"/>
        <w:numPr>
          <w:ilvl w:val="0"/>
          <w:numId w:val="0"/>
        </w:numPr>
      </w:pPr>
    </w:p>
    <w:p w14:paraId="69589173" w14:textId="77777777" w:rsidR="006B0E7A" w:rsidRPr="00BF3FC0" w:rsidRDefault="006B0E7A" w:rsidP="006B0E7A">
      <w:pPr>
        <w:pStyle w:val="Heading3"/>
        <w:rPr>
          <w:lang w:val="en-CA"/>
        </w:rPr>
      </w:pPr>
      <w:bookmarkStart w:id="80" w:name="_Toc218601010"/>
      <w:bookmarkStart w:id="81" w:name="_Toc241158091"/>
      <w:commentRangeStart w:id="82"/>
      <w:r>
        <w:rPr>
          <w:lang w:val="en-CA"/>
        </w:rPr>
        <w:t>Separator/Methanol Tank</w:t>
      </w:r>
      <w:bookmarkEnd w:id="80"/>
      <w:bookmarkEnd w:id="81"/>
      <w:commentRangeEnd w:id="82"/>
      <w:r w:rsidRPr="00BF3FC0">
        <w:rPr>
          <w:rStyle w:val="CommentReference"/>
          <w:sz w:val="24"/>
          <w:szCs w:val="24"/>
          <w:lang w:val="en-CA"/>
        </w:rPr>
        <w:commentReference w:id="82"/>
      </w:r>
    </w:p>
    <w:p w14:paraId="05D0E0AB" w14:textId="77777777" w:rsidR="006B0E7A" w:rsidRPr="00BF3FC0" w:rsidRDefault="006B0E7A" w:rsidP="006B0E7A">
      <w:r>
        <w:t>One</w:t>
      </w:r>
      <w:r w:rsidRPr="00BF3FC0">
        <w:t xml:space="preserve"> borehole (BH2</w:t>
      </w:r>
      <w:r>
        <w:t>6-03</w:t>
      </w:r>
      <w:r w:rsidRPr="00BF3FC0">
        <w:t>) w</w:t>
      </w:r>
      <w:r>
        <w:t>as</w:t>
      </w:r>
      <w:r w:rsidRPr="00BF3FC0">
        <w:t xml:space="preserve"> advanced </w:t>
      </w:r>
      <w:r>
        <w:t xml:space="preserve">near </w:t>
      </w:r>
      <w:r w:rsidRPr="00BF3FC0">
        <w:t xml:space="preserve">the </w:t>
      </w:r>
      <w:r>
        <w:t>former separator and methanol tank</w:t>
      </w:r>
      <w:r w:rsidRPr="00BF3FC0">
        <w:t>, to a</w:t>
      </w:r>
      <w:r>
        <w:t xml:space="preserve"> </w:t>
      </w:r>
      <w:r w:rsidRPr="00BF3FC0">
        <w:t xml:space="preserve">depth of </w:t>
      </w:r>
      <w:r>
        <w:t>3.0</w:t>
      </w:r>
      <w:r w:rsidRPr="00BF3FC0">
        <w:t xml:space="preserve"> mbgs. Two characterization samples were analyzed for some or all of the following:</w:t>
      </w:r>
    </w:p>
    <w:p w14:paraId="3947A536" w14:textId="77777777" w:rsidR="006B0E7A" w:rsidRPr="00BF3FC0" w:rsidRDefault="006B0E7A" w:rsidP="006B0E7A">
      <w:pPr>
        <w:pStyle w:val="Bullets"/>
      </w:pPr>
      <w:r w:rsidRPr="00BF3FC0">
        <w:t>Salinity</w:t>
      </w:r>
    </w:p>
    <w:p w14:paraId="0C99DF17" w14:textId="77777777" w:rsidR="006B0E7A" w:rsidRPr="00BF3FC0" w:rsidRDefault="006B0E7A" w:rsidP="006B0E7A">
      <w:pPr>
        <w:pStyle w:val="Bullets"/>
      </w:pPr>
      <w:r w:rsidRPr="00BF3FC0">
        <w:t>PHCs</w:t>
      </w:r>
    </w:p>
    <w:p w14:paraId="06101A00" w14:textId="77777777" w:rsidR="006B0E7A" w:rsidRPr="00BF3FC0" w:rsidRDefault="006B0E7A" w:rsidP="006B0E7A">
      <w:pPr>
        <w:pStyle w:val="Bullets"/>
      </w:pPr>
      <w:r>
        <w:t>Methanol</w:t>
      </w:r>
    </w:p>
    <w:p w14:paraId="32C21EA9" w14:textId="77777777" w:rsidR="006B0E7A" w:rsidRPr="00BF3FC0" w:rsidRDefault="006B0E7A" w:rsidP="006B0E7A">
      <w:pPr>
        <w:pStyle w:val="SmallTitles"/>
        <w:keepNext/>
        <w:rPr>
          <w:sz w:val="22"/>
        </w:rPr>
      </w:pPr>
      <w:r w:rsidRPr="00BF3FC0">
        <w:rPr>
          <w:sz w:val="22"/>
        </w:rPr>
        <w:t>Summary of Results</w:t>
      </w:r>
    </w:p>
    <w:p w14:paraId="5C1EF6C2" w14:textId="77777777" w:rsidR="006B0E7A" w:rsidRPr="00BF3FC0" w:rsidRDefault="006B0E7A" w:rsidP="006B0E7A">
      <w:pPr>
        <w:pStyle w:val="Bullets"/>
      </w:pPr>
      <w:r>
        <w:t xml:space="preserve">Both </w:t>
      </w:r>
      <w:r w:rsidRPr="00BF3FC0">
        <w:t xml:space="preserve">EC </w:t>
      </w:r>
      <w:r>
        <w:t xml:space="preserve">and SAR </w:t>
      </w:r>
      <w:r w:rsidRPr="00BF3FC0">
        <w:t xml:space="preserve">values </w:t>
      </w:r>
      <w:r>
        <w:t>were in the</w:t>
      </w:r>
      <w:r w:rsidRPr="00BF3FC0">
        <w:t xml:space="preserve"> </w:t>
      </w:r>
      <w:r>
        <w:rPr>
          <w:i/>
          <w:iCs/>
        </w:rPr>
        <w:t>Good</w:t>
      </w:r>
      <w:r w:rsidRPr="00BF3FC0">
        <w:t xml:space="preserve"> </w:t>
      </w:r>
      <w:r>
        <w:t xml:space="preserve">soil </w:t>
      </w:r>
      <w:r w:rsidRPr="00BF3FC0">
        <w:t>rating categor</w:t>
      </w:r>
      <w:r>
        <w:t>y</w:t>
      </w:r>
      <w:r w:rsidRPr="00BF3FC0">
        <w:t xml:space="preserve">, with </w:t>
      </w:r>
      <w:r>
        <w:t>no</w:t>
      </w:r>
      <w:r w:rsidRPr="00BF3FC0">
        <w:t xml:space="preserve"> SCARG exceedances.</w:t>
      </w:r>
    </w:p>
    <w:p w14:paraId="2AED679D" w14:textId="77777777" w:rsidR="006B0E7A" w:rsidRDefault="006B0E7A" w:rsidP="006B0E7A">
      <w:pPr>
        <w:pStyle w:val="Bullets"/>
      </w:pPr>
      <w:r>
        <w:t>The c</w:t>
      </w:r>
      <w:r w:rsidRPr="00BF3FC0">
        <w:t>hloride concentration</w:t>
      </w:r>
      <w:r>
        <w:t xml:space="preserve"> was 11</w:t>
      </w:r>
      <w:r w:rsidRPr="00BF3FC0">
        <w:t xml:space="preserve"> mg/L (</w:t>
      </w:r>
      <w:r>
        <w:t>8</w:t>
      </w:r>
      <w:r w:rsidRPr="00BF3FC0">
        <w:t xml:space="preserve"> mg/kg).</w:t>
      </w:r>
    </w:p>
    <w:p w14:paraId="70ACC487" w14:textId="77777777" w:rsidR="006B0E7A" w:rsidRDefault="006B0E7A" w:rsidP="006B0E7A">
      <w:pPr>
        <w:pStyle w:val="Bullets"/>
      </w:pPr>
      <w:r>
        <w:t xml:space="preserve">Methanol exceeded in both samples, at depths of 1.25 and 3.0 mbgs. Delineation was not achieved. </w:t>
      </w:r>
    </w:p>
    <w:p w14:paraId="2EFC6EB9" w14:textId="77777777" w:rsidR="006B0E7A" w:rsidRDefault="006B0E7A" w:rsidP="006B0E7A">
      <w:pPr>
        <w:pStyle w:val="Bullets"/>
      </w:pPr>
      <w:r w:rsidRPr="00BF3FC0">
        <w:t>All other parameters complied with Tier 1.</w:t>
      </w:r>
    </w:p>
    <w:p w14:paraId="25307677" w14:textId="77777777" w:rsidR="006B0E7A" w:rsidRPr="00BF3FC0" w:rsidRDefault="006B0E7A" w:rsidP="006B0E7A">
      <w:pPr>
        <w:pStyle w:val="Heading3"/>
        <w:rPr>
          <w:lang w:val="en-CA"/>
        </w:rPr>
      </w:pPr>
      <w:bookmarkStart w:id="83" w:name="_Toc218601011"/>
      <w:bookmarkStart w:id="84" w:name="_Toc241158092"/>
      <w:r>
        <w:rPr>
          <w:lang w:val="en-CA"/>
        </w:rPr>
        <w:t>Infrastructure #2</w:t>
      </w:r>
      <w:bookmarkEnd w:id="83"/>
      <w:bookmarkEnd w:id="84"/>
    </w:p>
    <w:p w14:paraId="4F3D831A" w14:textId="77777777" w:rsidR="006B0E7A" w:rsidRPr="00BF3FC0" w:rsidRDefault="006B0E7A" w:rsidP="006B0E7A">
      <w:r>
        <w:t>One</w:t>
      </w:r>
      <w:r w:rsidRPr="00BF3FC0">
        <w:t xml:space="preserve"> borehole (BH2</w:t>
      </w:r>
      <w:r>
        <w:t>6</w:t>
      </w:r>
      <w:r w:rsidRPr="00BF3FC0">
        <w:t>-</w:t>
      </w:r>
      <w:r>
        <w:t>04</w:t>
      </w:r>
      <w:r w:rsidRPr="00BF3FC0">
        <w:t>) w</w:t>
      </w:r>
      <w:r>
        <w:t>as</w:t>
      </w:r>
      <w:r w:rsidRPr="00BF3FC0">
        <w:t xml:space="preserve"> advanced </w:t>
      </w:r>
      <w:r>
        <w:t xml:space="preserve">within the Infrastructure #2 area to </w:t>
      </w:r>
      <w:r w:rsidRPr="00BF3FC0">
        <w:t xml:space="preserve">a depth of </w:t>
      </w:r>
      <w:r>
        <w:t>1.5 </w:t>
      </w:r>
      <w:r w:rsidRPr="00BF3FC0">
        <w:t xml:space="preserve">mbgs. </w:t>
      </w:r>
      <w:r>
        <w:t xml:space="preserve">The </w:t>
      </w:r>
      <w:r w:rsidRPr="00BF3FC0">
        <w:t>characterization sample</w:t>
      </w:r>
      <w:r>
        <w:t xml:space="preserve"> was</w:t>
      </w:r>
      <w:r w:rsidRPr="00BF3FC0">
        <w:t xml:space="preserve"> analyzed for </w:t>
      </w:r>
      <w:r>
        <w:t>t</w:t>
      </w:r>
      <w:r w:rsidRPr="00BF3FC0">
        <w:t>he following:</w:t>
      </w:r>
    </w:p>
    <w:p w14:paraId="05DB6E6A" w14:textId="77777777" w:rsidR="006B0E7A" w:rsidRPr="00BF3FC0" w:rsidRDefault="006B0E7A" w:rsidP="006B0E7A">
      <w:pPr>
        <w:pStyle w:val="Bullets"/>
      </w:pPr>
      <w:r w:rsidRPr="00BF3FC0">
        <w:t>Salinity</w:t>
      </w:r>
    </w:p>
    <w:p w14:paraId="4E27968C" w14:textId="77777777" w:rsidR="006B0E7A" w:rsidRPr="00BF3FC0" w:rsidRDefault="006B0E7A" w:rsidP="006B0E7A">
      <w:pPr>
        <w:pStyle w:val="Bullets"/>
      </w:pPr>
      <w:r w:rsidRPr="00BF3FC0">
        <w:t>PHCs</w:t>
      </w:r>
    </w:p>
    <w:p w14:paraId="5FC761FB" w14:textId="77777777" w:rsidR="006B0E7A" w:rsidRPr="00BF3FC0" w:rsidRDefault="006B0E7A" w:rsidP="006B0E7A">
      <w:pPr>
        <w:pStyle w:val="SmallTitles"/>
        <w:keepNext/>
        <w:rPr>
          <w:sz w:val="22"/>
        </w:rPr>
      </w:pPr>
      <w:r w:rsidRPr="00BF3FC0">
        <w:rPr>
          <w:sz w:val="22"/>
        </w:rPr>
        <w:t>Summary of Results</w:t>
      </w:r>
    </w:p>
    <w:p w14:paraId="7F06D450" w14:textId="77777777" w:rsidR="006B0E7A" w:rsidRPr="00BF3FC0" w:rsidRDefault="006B0E7A" w:rsidP="006B0E7A">
      <w:pPr>
        <w:pStyle w:val="Bullets"/>
      </w:pPr>
      <w:r>
        <w:t xml:space="preserve">Both </w:t>
      </w:r>
      <w:r w:rsidRPr="00BF3FC0">
        <w:t>EC</w:t>
      </w:r>
      <w:r>
        <w:t xml:space="preserve"> and SAR</w:t>
      </w:r>
      <w:r w:rsidRPr="00BF3FC0">
        <w:t xml:space="preserve"> values </w:t>
      </w:r>
      <w:r>
        <w:t xml:space="preserve">were in the </w:t>
      </w:r>
      <w:r w:rsidRPr="00BF3FC0">
        <w:rPr>
          <w:i/>
          <w:iCs/>
        </w:rPr>
        <w:t>Good</w:t>
      </w:r>
      <w:r w:rsidRPr="00BF3FC0">
        <w:t xml:space="preserve"> rating categor</w:t>
      </w:r>
      <w:r>
        <w:t>y</w:t>
      </w:r>
      <w:r w:rsidRPr="00BF3FC0">
        <w:t>, with no SCARG exceedances.</w:t>
      </w:r>
    </w:p>
    <w:p w14:paraId="440C041D" w14:textId="77777777" w:rsidR="006B0E7A" w:rsidRPr="00BF3FC0" w:rsidRDefault="006B0E7A" w:rsidP="006B0E7A">
      <w:pPr>
        <w:pStyle w:val="Bullets"/>
      </w:pPr>
      <w:r>
        <w:t>The c</w:t>
      </w:r>
      <w:r w:rsidRPr="00BF3FC0">
        <w:t>hloride concentration</w:t>
      </w:r>
      <w:r>
        <w:t xml:space="preserve"> was &lt;3</w:t>
      </w:r>
      <w:r w:rsidRPr="00BF3FC0">
        <w:t xml:space="preserve"> mg/L (</w:t>
      </w:r>
      <w:r>
        <w:t>&lt;2</w:t>
      </w:r>
      <w:r w:rsidRPr="00BF3FC0">
        <w:t xml:space="preserve"> mg/kg).</w:t>
      </w:r>
    </w:p>
    <w:p w14:paraId="1C069A8A" w14:textId="77777777" w:rsidR="006B0E7A" w:rsidRPr="00BF3FC0" w:rsidRDefault="006B0E7A" w:rsidP="006B0E7A">
      <w:pPr>
        <w:pStyle w:val="Bullets"/>
      </w:pPr>
      <w:r>
        <w:lastRenderedPageBreak/>
        <w:t>One sample, BH25-08 (0.6 m) exceeded for PHC F2 to F4. Vertical delineation was achieved at 1.25 mbgs, and lateral delineation was sufficient.</w:t>
      </w:r>
    </w:p>
    <w:p w14:paraId="446356FB" w14:textId="77777777" w:rsidR="006B0E7A" w:rsidRDefault="006B0E7A" w:rsidP="006B0E7A">
      <w:pPr>
        <w:pStyle w:val="Bullets"/>
      </w:pPr>
      <w:r w:rsidRPr="00BF3FC0">
        <w:t>All other parameters complied with Tier 1.</w:t>
      </w:r>
    </w:p>
    <w:p w14:paraId="320CB386" w14:textId="77777777" w:rsidR="006B0E7A" w:rsidRPr="00BF3FC0" w:rsidRDefault="006B0E7A" w:rsidP="006B0E7A">
      <w:pPr>
        <w:pStyle w:val="Heading3"/>
        <w:rPr>
          <w:lang w:val="en-CA"/>
        </w:rPr>
      </w:pPr>
      <w:bookmarkStart w:id="85" w:name="_Toc218601012"/>
      <w:bookmarkStart w:id="86" w:name="_Toc241158093"/>
      <w:r>
        <w:rPr>
          <w:lang w:val="en-CA"/>
        </w:rPr>
        <w:t>Infrastructure #3</w:t>
      </w:r>
      <w:bookmarkEnd w:id="85"/>
      <w:bookmarkEnd w:id="86"/>
    </w:p>
    <w:p w14:paraId="2C4FFB71" w14:textId="77777777" w:rsidR="006B0E7A" w:rsidRPr="00BF3FC0" w:rsidRDefault="006B0E7A" w:rsidP="006B0E7A">
      <w:r>
        <w:t>One</w:t>
      </w:r>
      <w:r w:rsidRPr="00BF3FC0">
        <w:t xml:space="preserve"> borehole (BH2</w:t>
      </w:r>
      <w:r>
        <w:t>6</w:t>
      </w:r>
      <w:r w:rsidRPr="00BF3FC0">
        <w:t>-</w:t>
      </w:r>
      <w:r>
        <w:t>05</w:t>
      </w:r>
      <w:r w:rsidRPr="00BF3FC0">
        <w:t>) w</w:t>
      </w:r>
      <w:r>
        <w:t>as</w:t>
      </w:r>
      <w:r w:rsidRPr="00BF3FC0">
        <w:t xml:space="preserve"> advanced w</w:t>
      </w:r>
      <w:r>
        <w:t xml:space="preserve">ithin the Infrastructure #3 area to a </w:t>
      </w:r>
      <w:r w:rsidRPr="00BF3FC0">
        <w:t xml:space="preserve">depth of </w:t>
      </w:r>
      <w:r>
        <w:t>1.5</w:t>
      </w:r>
      <w:r w:rsidRPr="00BF3FC0">
        <w:t xml:space="preserve"> mbgs. </w:t>
      </w:r>
      <w:r>
        <w:t xml:space="preserve">The </w:t>
      </w:r>
      <w:r w:rsidRPr="00BF3FC0">
        <w:t>characterization sample</w:t>
      </w:r>
      <w:r>
        <w:t xml:space="preserve"> was</w:t>
      </w:r>
      <w:r w:rsidRPr="00BF3FC0">
        <w:t xml:space="preserve"> analyzed for </w:t>
      </w:r>
      <w:r>
        <w:t>t</w:t>
      </w:r>
      <w:r w:rsidRPr="00BF3FC0">
        <w:t>he following:</w:t>
      </w:r>
    </w:p>
    <w:p w14:paraId="136DD6C6" w14:textId="77777777" w:rsidR="006B0E7A" w:rsidRPr="00BF3FC0" w:rsidRDefault="006B0E7A" w:rsidP="006B0E7A">
      <w:pPr>
        <w:pStyle w:val="Bullets"/>
      </w:pPr>
      <w:r w:rsidRPr="00BF3FC0">
        <w:t>Salinity</w:t>
      </w:r>
    </w:p>
    <w:p w14:paraId="77D530A9" w14:textId="77777777" w:rsidR="006B0E7A" w:rsidRPr="00BF3FC0" w:rsidRDefault="006B0E7A" w:rsidP="006B0E7A">
      <w:pPr>
        <w:pStyle w:val="Bullets"/>
      </w:pPr>
      <w:r w:rsidRPr="00BF3FC0">
        <w:t>PHCs</w:t>
      </w:r>
    </w:p>
    <w:p w14:paraId="48B8AF37" w14:textId="77777777" w:rsidR="006B0E7A" w:rsidRPr="00BF3FC0" w:rsidRDefault="006B0E7A" w:rsidP="006B0E7A">
      <w:pPr>
        <w:pStyle w:val="SmallTitles"/>
        <w:keepNext/>
        <w:rPr>
          <w:sz w:val="22"/>
        </w:rPr>
      </w:pPr>
      <w:r w:rsidRPr="00BF3FC0">
        <w:rPr>
          <w:sz w:val="22"/>
        </w:rPr>
        <w:t>Summary of Results</w:t>
      </w:r>
    </w:p>
    <w:p w14:paraId="7026B981" w14:textId="77777777" w:rsidR="006B0E7A" w:rsidRPr="00BF3FC0" w:rsidRDefault="006B0E7A" w:rsidP="006B0E7A">
      <w:pPr>
        <w:pStyle w:val="Bullets"/>
      </w:pPr>
      <w:r>
        <w:t xml:space="preserve">Both </w:t>
      </w:r>
      <w:r w:rsidRPr="00BF3FC0">
        <w:t>EC</w:t>
      </w:r>
      <w:r>
        <w:t xml:space="preserve"> and SAR</w:t>
      </w:r>
      <w:r w:rsidRPr="00BF3FC0">
        <w:t xml:space="preserve"> values </w:t>
      </w:r>
      <w:r>
        <w:t xml:space="preserve">were in the </w:t>
      </w:r>
      <w:r w:rsidRPr="00BF3FC0">
        <w:rPr>
          <w:i/>
          <w:iCs/>
        </w:rPr>
        <w:t>Good</w:t>
      </w:r>
      <w:r w:rsidRPr="00BF3FC0">
        <w:t xml:space="preserve"> </w:t>
      </w:r>
      <w:r>
        <w:t xml:space="preserve">soil </w:t>
      </w:r>
      <w:r w:rsidRPr="00BF3FC0">
        <w:t>rating categor</w:t>
      </w:r>
      <w:r>
        <w:t>y</w:t>
      </w:r>
      <w:r w:rsidRPr="00BF3FC0">
        <w:t>, with no SCARG exceedances.</w:t>
      </w:r>
    </w:p>
    <w:p w14:paraId="18A7729E" w14:textId="77777777" w:rsidR="006B0E7A" w:rsidRPr="00BF3FC0" w:rsidRDefault="006B0E7A" w:rsidP="006B0E7A">
      <w:pPr>
        <w:pStyle w:val="Bullets"/>
      </w:pPr>
      <w:r>
        <w:t>The c</w:t>
      </w:r>
      <w:r w:rsidRPr="00BF3FC0">
        <w:t>hloride concentration</w:t>
      </w:r>
      <w:r>
        <w:t xml:space="preserve"> was 5</w:t>
      </w:r>
      <w:r w:rsidRPr="00BF3FC0">
        <w:t xml:space="preserve"> mg/L (</w:t>
      </w:r>
      <w:r>
        <w:t>2</w:t>
      </w:r>
      <w:r w:rsidRPr="00BF3FC0">
        <w:t xml:space="preserve"> mg/kg).</w:t>
      </w:r>
    </w:p>
    <w:p w14:paraId="6AE4C853" w14:textId="77777777" w:rsidR="006B0E7A" w:rsidRPr="00BF3FC0" w:rsidRDefault="006B0E7A" w:rsidP="006B0E7A">
      <w:pPr>
        <w:pStyle w:val="Bullets"/>
      </w:pPr>
      <w:r w:rsidRPr="00BF3FC0">
        <w:t>All other parameters complied with Tier 1.</w:t>
      </w:r>
    </w:p>
    <w:p w14:paraId="65E60971" w14:textId="77777777" w:rsidR="006B0E7A" w:rsidRPr="00BF3FC0" w:rsidRDefault="006B0E7A" w:rsidP="006B0E7A">
      <w:pPr>
        <w:pStyle w:val="Heading3"/>
        <w:rPr>
          <w:lang w:val="en-CA"/>
        </w:rPr>
      </w:pPr>
      <w:bookmarkStart w:id="87" w:name="_Toc218601013"/>
      <w:bookmarkStart w:id="88" w:name="_Toc241158094"/>
      <w:r>
        <w:rPr>
          <w:lang w:val="en-CA"/>
        </w:rPr>
        <w:t>Surface Staining</w:t>
      </w:r>
      <w:bookmarkEnd w:id="87"/>
      <w:bookmarkEnd w:id="88"/>
    </w:p>
    <w:p w14:paraId="45052677" w14:textId="77777777" w:rsidR="006B0E7A" w:rsidRPr="00BF3FC0" w:rsidRDefault="006B0E7A" w:rsidP="006B0E7A">
      <w:r>
        <w:t>One</w:t>
      </w:r>
      <w:r w:rsidRPr="00BF3FC0">
        <w:t xml:space="preserve"> borehole (BH2</w:t>
      </w:r>
      <w:r>
        <w:t>6</w:t>
      </w:r>
      <w:r w:rsidRPr="00BF3FC0">
        <w:t>-</w:t>
      </w:r>
      <w:r>
        <w:t>06</w:t>
      </w:r>
      <w:r w:rsidRPr="00BF3FC0">
        <w:t>) w</w:t>
      </w:r>
      <w:r>
        <w:t>as</w:t>
      </w:r>
      <w:r w:rsidRPr="00BF3FC0">
        <w:t xml:space="preserve"> advanced wit</w:t>
      </w:r>
      <w:r>
        <w:t xml:space="preserve">hin the surface staining area observed during the Phase 1 ESA </w:t>
      </w:r>
      <w:sdt>
        <w:sdtPr>
          <w:id w:val="-1970431522"/>
          <w:citation/>
        </w:sdtPr>
        <w:sdtContent>
          <w:r>
            <w:fldChar w:fldCharType="begin"/>
          </w:r>
          <w:r>
            <w:instrText xml:space="preserve"> CITATION TLS231 \l 4105 </w:instrText>
          </w:r>
          <w:r>
            <w:fldChar w:fldCharType="separate"/>
          </w:r>
          <w:r>
            <w:rPr>
              <w:noProof/>
            </w:rPr>
            <w:t>(TLS, 2023)</w:t>
          </w:r>
          <w:r>
            <w:fldChar w:fldCharType="end"/>
          </w:r>
        </w:sdtContent>
      </w:sdt>
      <w:r>
        <w:t xml:space="preserve"> to a </w:t>
      </w:r>
      <w:r w:rsidRPr="00BF3FC0">
        <w:t xml:space="preserve">depth of </w:t>
      </w:r>
      <w:r>
        <w:t>1.5</w:t>
      </w:r>
      <w:r w:rsidRPr="00BF3FC0">
        <w:t xml:space="preserve"> mbgs. </w:t>
      </w:r>
      <w:r>
        <w:t xml:space="preserve">The </w:t>
      </w:r>
      <w:r w:rsidRPr="00BF3FC0">
        <w:t>characterization sample</w:t>
      </w:r>
      <w:r>
        <w:t xml:space="preserve"> was</w:t>
      </w:r>
      <w:r w:rsidRPr="00BF3FC0">
        <w:t xml:space="preserve"> analyzed for </w:t>
      </w:r>
      <w:r>
        <w:t>t</w:t>
      </w:r>
      <w:r w:rsidRPr="00BF3FC0">
        <w:t>he following:</w:t>
      </w:r>
    </w:p>
    <w:p w14:paraId="71A18B14" w14:textId="77777777" w:rsidR="006B0E7A" w:rsidRPr="00BF3FC0" w:rsidRDefault="006B0E7A" w:rsidP="006B0E7A">
      <w:pPr>
        <w:pStyle w:val="Bullets"/>
      </w:pPr>
      <w:r w:rsidRPr="00BF3FC0">
        <w:t>Salinity</w:t>
      </w:r>
    </w:p>
    <w:p w14:paraId="5D617507" w14:textId="77777777" w:rsidR="006B0E7A" w:rsidRPr="00BF3FC0" w:rsidRDefault="006B0E7A" w:rsidP="006B0E7A">
      <w:pPr>
        <w:pStyle w:val="Bullets"/>
      </w:pPr>
      <w:r w:rsidRPr="00BF3FC0">
        <w:t>PHCs</w:t>
      </w:r>
    </w:p>
    <w:p w14:paraId="7ED363A2" w14:textId="77777777" w:rsidR="006B0E7A" w:rsidRPr="00BF3FC0" w:rsidRDefault="006B0E7A" w:rsidP="006B0E7A">
      <w:pPr>
        <w:pStyle w:val="SmallTitles"/>
        <w:keepNext/>
        <w:rPr>
          <w:sz w:val="22"/>
        </w:rPr>
      </w:pPr>
      <w:r w:rsidRPr="00BF3FC0">
        <w:rPr>
          <w:sz w:val="22"/>
        </w:rPr>
        <w:t>Summary of Results</w:t>
      </w:r>
    </w:p>
    <w:p w14:paraId="0EA232BE" w14:textId="77777777" w:rsidR="006B0E7A" w:rsidRPr="00BF3FC0" w:rsidRDefault="006B0E7A" w:rsidP="006B0E7A">
      <w:pPr>
        <w:pStyle w:val="Bullets"/>
      </w:pPr>
      <w:r>
        <w:t xml:space="preserve">Both </w:t>
      </w:r>
      <w:r w:rsidRPr="00BF3FC0">
        <w:t>EC</w:t>
      </w:r>
      <w:r>
        <w:t xml:space="preserve"> and SAR</w:t>
      </w:r>
      <w:r w:rsidRPr="00BF3FC0">
        <w:t xml:space="preserve"> values </w:t>
      </w:r>
      <w:r>
        <w:t xml:space="preserve">were in the </w:t>
      </w:r>
      <w:r w:rsidRPr="00BF3FC0">
        <w:rPr>
          <w:i/>
          <w:iCs/>
        </w:rPr>
        <w:t>Good</w:t>
      </w:r>
      <w:r w:rsidRPr="00BF3FC0">
        <w:t xml:space="preserve"> </w:t>
      </w:r>
      <w:r>
        <w:t xml:space="preserve">soil </w:t>
      </w:r>
      <w:r w:rsidRPr="00BF3FC0">
        <w:t>rating categor</w:t>
      </w:r>
      <w:r>
        <w:t>y</w:t>
      </w:r>
      <w:r w:rsidRPr="00BF3FC0">
        <w:t>, with no SCARG exceedances.</w:t>
      </w:r>
    </w:p>
    <w:p w14:paraId="7F816448" w14:textId="77777777" w:rsidR="006B0E7A" w:rsidRPr="00BF3FC0" w:rsidRDefault="006B0E7A" w:rsidP="006B0E7A">
      <w:pPr>
        <w:pStyle w:val="Bullets"/>
      </w:pPr>
      <w:r>
        <w:t>The c</w:t>
      </w:r>
      <w:r w:rsidRPr="00BF3FC0">
        <w:t>hloride concentration</w:t>
      </w:r>
      <w:r>
        <w:t xml:space="preserve"> was 5</w:t>
      </w:r>
      <w:r w:rsidRPr="00BF3FC0">
        <w:t xml:space="preserve"> mg/L (</w:t>
      </w:r>
      <w:r>
        <w:t>2</w:t>
      </w:r>
      <w:r w:rsidRPr="00BF3FC0">
        <w:t xml:space="preserve"> mg/kg).</w:t>
      </w:r>
    </w:p>
    <w:p w14:paraId="21F12661" w14:textId="77777777" w:rsidR="006B0E7A" w:rsidRDefault="006B0E7A" w:rsidP="006B0E7A">
      <w:pPr>
        <w:pStyle w:val="Bullets"/>
      </w:pPr>
      <w:r w:rsidRPr="00BF3FC0">
        <w:t>All other parameters complied with Tier 1.</w:t>
      </w:r>
    </w:p>
    <w:p w14:paraId="71AF8189" w14:textId="77777777" w:rsidR="00563E02" w:rsidRDefault="00563E02" w:rsidP="00563E02">
      <w:pPr>
        <w:pStyle w:val="Bullets"/>
        <w:numPr>
          <w:ilvl w:val="0"/>
          <w:numId w:val="0"/>
        </w:numPr>
      </w:pPr>
    </w:p>
    <w:p w14:paraId="11A0DC0C" w14:textId="0E8C3086" w:rsidR="00563E02" w:rsidRDefault="00563E02" w:rsidP="00563E02">
      <w:pPr>
        <w:pStyle w:val="Bullets"/>
        <w:numPr>
          <w:ilvl w:val="0"/>
          <w:numId w:val="0"/>
        </w:numPr>
      </w:pPr>
      <w:r>
        <w:t>&lt;INSERT_42_APECS_END&gt;</w:t>
      </w:r>
    </w:p>
    <w:p w14:paraId="0585871E" w14:textId="5CB49272" w:rsidR="00D33FDE" w:rsidRDefault="00D33FDE" w:rsidP="00563E02">
      <w:pPr>
        <w:pStyle w:val="Bullets"/>
        <w:numPr>
          <w:ilvl w:val="0"/>
          <w:numId w:val="0"/>
        </w:numPr>
      </w:pPr>
      <w:r>
        <w:t>&lt;INSERT_42_DWDA_START&gt;</w:t>
      </w:r>
    </w:p>
    <w:p w14:paraId="247D9D99" w14:textId="628C976C" w:rsidR="001C09A0" w:rsidRPr="00BF3FC0" w:rsidRDefault="001C09A0" w:rsidP="0078723F">
      <w:pPr>
        <w:pStyle w:val="Heading3"/>
        <w:rPr>
          <w:lang w:val="en-CA"/>
        </w:rPr>
      </w:pPr>
      <w:bookmarkStart w:id="89" w:name="_Toc77925763"/>
      <w:bookmarkStart w:id="90" w:name="_Toc241158089"/>
      <w:r w:rsidRPr="00BF3FC0">
        <w:rPr>
          <w:lang w:val="en-CA"/>
        </w:rPr>
        <w:t>Drill</w:t>
      </w:r>
      <w:r w:rsidR="006654DA" w:rsidRPr="00BF3FC0">
        <w:rPr>
          <w:lang w:val="en-CA"/>
        </w:rPr>
        <w:t>ing</w:t>
      </w:r>
      <w:r w:rsidRPr="00BF3FC0">
        <w:rPr>
          <w:lang w:val="en-CA"/>
        </w:rPr>
        <w:t xml:space="preserve"> Waste Disposal Area</w:t>
      </w:r>
      <w:bookmarkEnd w:id="89"/>
      <w:bookmarkEnd w:id="90"/>
    </w:p>
    <w:p w14:paraId="3CD88787" w14:textId="77777777" w:rsidR="00FA577A" w:rsidRPr="007E1EF4" w:rsidRDefault="00FA577A" w:rsidP="00FA577A">
      <w:r w:rsidRPr="007E1EF4">
        <w:t xml:space="preserve">As the wellbore depth was less than </w:t>
      </w:r>
      <w:commentRangeStart w:id="91"/>
      <w:r w:rsidRPr="007E1EF4">
        <w:t>1500 m, three</w:t>
      </w:r>
      <w:commentRangeEnd w:id="91"/>
      <w:r w:rsidRPr="007E1EF4">
        <w:rPr>
          <w:rStyle w:val="CommentReference"/>
          <w:sz w:val="22"/>
          <w:szCs w:val="22"/>
        </w:rPr>
        <w:commentReference w:id="91"/>
      </w:r>
      <w:r w:rsidRPr="007E1EF4">
        <w:t xml:space="preserve"> representative samples of the DWDA soil-waste mix zone </w:t>
      </w:r>
      <w:r>
        <w:t xml:space="preserve">(SWMZ) </w:t>
      </w:r>
      <w:r w:rsidRPr="007E1EF4">
        <w:t>are required (AER, 2014). F</w:t>
      </w:r>
      <w:r>
        <w:t xml:space="preserve">our exploratory </w:t>
      </w:r>
      <w:r w:rsidRPr="007E1EF4">
        <w:t>boreholes (BH26-01 to BH</w:t>
      </w:r>
      <w:r>
        <w:t>26</w:t>
      </w:r>
      <w:r w:rsidRPr="007E1EF4">
        <w:t>-0</w:t>
      </w:r>
      <w:r>
        <w:t>4</w:t>
      </w:r>
      <w:r w:rsidRPr="007E1EF4">
        <w:t xml:space="preserve">) were advanced to a maximum depth of 3.0 mbgs at the most likely locations for a DWDA, based on the site </w:t>
      </w:r>
      <w:r w:rsidRPr="007E1EF4">
        <w:lastRenderedPageBreak/>
        <w:t xml:space="preserve">layout, landscape position, topography, and historical drilling practices. </w:t>
      </w:r>
      <w:r>
        <w:t>The SWMZ was identified and characterized in three boreholes (BH26-05 to BH26-07) and further delineated in two boreholes (BH26-08 and BH26-09). Per the Phase 1 Compliance Options, each characterization sample was analyzed for the following:</w:t>
      </w:r>
    </w:p>
    <w:p w14:paraId="59D4110C" w14:textId="77777777" w:rsidR="00FA577A" w:rsidRPr="007E1EF4" w:rsidRDefault="00FA577A" w:rsidP="00FA577A">
      <w:pPr>
        <w:numPr>
          <w:ilvl w:val="0"/>
          <w:numId w:val="45"/>
        </w:numPr>
        <w:spacing w:before="0" w:after="160" w:line="278" w:lineRule="auto"/>
        <w:jc w:val="left"/>
      </w:pPr>
      <w:r w:rsidRPr="007E1EF4">
        <w:t>Salinity</w:t>
      </w:r>
    </w:p>
    <w:p w14:paraId="379ECC61" w14:textId="77777777" w:rsidR="00FA577A" w:rsidRPr="007E1EF4" w:rsidRDefault="00FA577A" w:rsidP="00FA577A">
      <w:pPr>
        <w:numPr>
          <w:ilvl w:val="0"/>
          <w:numId w:val="45"/>
        </w:numPr>
        <w:spacing w:before="0" w:after="160" w:line="278" w:lineRule="auto"/>
        <w:jc w:val="left"/>
      </w:pPr>
      <w:r w:rsidRPr="007E1EF4">
        <w:t>PHCs</w:t>
      </w:r>
    </w:p>
    <w:p w14:paraId="621388F7" w14:textId="77777777" w:rsidR="00FA577A" w:rsidRPr="007E1EF4" w:rsidRDefault="00FA577A" w:rsidP="00FA577A">
      <w:pPr>
        <w:numPr>
          <w:ilvl w:val="0"/>
          <w:numId w:val="45"/>
        </w:numPr>
        <w:spacing w:before="0" w:after="160" w:line="278" w:lineRule="auto"/>
        <w:jc w:val="left"/>
      </w:pPr>
      <w:r w:rsidRPr="007E1EF4">
        <w:t>Tier 1 regulated metal</w:t>
      </w:r>
      <w:r>
        <w:t>s</w:t>
      </w:r>
    </w:p>
    <w:p w14:paraId="44DB57F0" w14:textId="77777777" w:rsidR="001C09A0" w:rsidRPr="00BF3FC0" w:rsidRDefault="001C09A0" w:rsidP="004F00EF">
      <w:pPr>
        <w:pStyle w:val="SmallTitles"/>
        <w:keepNext/>
        <w:rPr>
          <w:sz w:val="22"/>
        </w:rPr>
      </w:pPr>
      <w:r w:rsidRPr="00BF3FC0">
        <w:rPr>
          <w:sz w:val="22"/>
        </w:rPr>
        <w:t>Summary of Results</w:t>
      </w:r>
    </w:p>
    <w:p w14:paraId="20BD0226" w14:textId="14211F2E" w:rsidR="00A7547B" w:rsidRPr="00BF3FC0" w:rsidRDefault="00A7547B" w:rsidP="00566E85">
      <w:pPr>
        <w:pStyle w:val="Bullets"/>
      </w:pPr>
      <w:r w:rsidRPr="00BF3FC0">
        <w:t>The soil waste mix zone was identified in BH2</w:t>
      </w:r>
      <w:r w:rsidR="00FB4B0D">
        <w:t>6</w:t>
      </w:r>
      <w:r w:rsidRPr="00BF3FC0">
        <w:t>-XX (</w:t>
      </w:r>
      <w:r w:rsidR="00077E41" w:rsidRPr="00BF3FC0">
        <w:t>XX</w:t>
      </w:r>
      <w:r w:rsidR="00A243E7" w:rsidRPr="00BF3FC0">
        <w:t xml:space="preserve"> </w:t>
      </w:r>
      <w:r w:rsidR="00077E41" w:rsidRPr="00BF3FC0">
        <w:t>to</w:t>
      </w:r>
      <w:r w:rsidR="00A243E7" w:rsidRPr="00BF3FC0">
        <w:t xml:space="preserve"> XX</w:t>
      </w:r>
      <w:r w:rsidR="00F559A4">
        <w:t> mbgs</w:t>
      </w:r>
      <w:r w:rsidRPr="00BF3FC0">
        <w:t>)</w:t>
      </w:r>
      <w:r w:rsidR="00A243E7" w:rsidRPr="00BF3FC0">
        <w:t>, …</w:t>
      </w:r>
    </w:p>
    <w:p w14:paraId="074DBFBA" w14:textId="77777777" w:rsidR="00D92BDD" w:rsidRDefault="00D92BDD" w:rsidP="00D92BDD">
      <w:pPr>
        <w:pStyle w:val="Bullets"/>
      </w:pPr>
      <w:r>
        <w:t xml:space="preserve">Both EC and SAR were in the </w:t>
      </w:r>
      <w:r w:rsidRPr="00D92BDD">
        <w:rPr>
          <w:i/>
          <w:iCs/>
        </w:rPr>
        <w:t>Good</w:t>
      </w:r>
      <w:r>
        <w:t xml:space="preserve"> soil rating category, with no SCARG exceedances.</w:t>
      </w:r>
    </w:p>
    <w:p w14:paraId="4CC0F047" w14:textId="77777777" w:rsidR="00D92BDD" w:rsidRPr="00D92BDD" w:rsidRDefault="00D92BDD" w:rsidP="00D92BDD">
      <w:pPr>
        <w:spacing w:before="120" w:after="120"/>
        <w:ind w:left="720"/>
        <w:rPr>
          <w:color w:val="C00000"/>
          <w:kern w:val="19"/>
          <w:u w:val="single"/>
        </w:rPr>
      </w:pPr>
      <w:r w:rsidRPr="00D92BDD">
        <w:rPr>
          <w:color w:val="C00000"/>
          <w:kern w:val="19"/>
          <w:u w:val="single"/>
        </w:rPr>
        <w:t>OR</w:t>
      </w:r>
    </w:p>
    <w:p w14:paraId="2DC96775" w14:textId="305EB24B" w:rsidR="001C09A0" w:rsidRPr="00BF3FC0" w:rsidRDefault="001C09A0" w:rsidP="00566E85">
      <w:pPr>
        <w:pStyle w:val="Bullets"/>
      </w:pPr>
      <w:r w:rsidRPr="00BF3FC0">
        <w:t xml:space="preserve">EC values ranged from the </w:t>
      </w:r>
      <w:r w:rsidRPr="00BF3FC0">
        <w:rPr>
          <w:i/>
          <w:iCs/>
        </w:rPr>
        <w:t>Good</w:t>
      </w:r>
      <w:r w:rsidRPr="00BF3FC0">
        <w:t xml:space="preserve"> to </w:t>
      </w:r>
      <w:r w:rsidRPr="00BF3FC0">
        <w:rPr>
          <w:i/>
          <w:iCs/>
        </w:rPr>
        <w:t xml:space="preserve">Poor </w:t>
      </w:r>
      <w:r w:rsidR="001A3D32">
        <w:t>soil r</w:t>
      </w:r>
      <w:r w:rsidRPr="00BF3FC0">
        <w:t xml:space="preserve">ating categories, with no </w:t>
      </w:r>
      <w:r w:rsidR="000E263B" w:rsidRPr="00BF3FC0">
        <w:t xml:space="preserve">SCARG </w:t>
      </w:r>
      <w:r w:rsidRPr="00BF3FC0">
        <w:t>exceedances.</w:t>
      </w:r>
    </w:p>
    <w:p w14:paraId="2292C21B" w14:textId="6372CCDE" w:rsidR="001C09A0" w:rsidRPr="00BF3FC0" w:rsidRDefault="001C09A0" w:rsidP="00566E85">
      <w:pPr>
        <w:pStyle w:val="Bullets"/>
      </w:pPr>
      <w:r w:rsidRPr="00BF3FC0">
        <w:t xml:space="preserve">SAR values ranged from the </w:t>
      </w:r>
      <w:r w:rsidRPr="00BF3FC0">
        <w:rPr>
          <w:i/>
          <w:iCs/>
        </w:rPr>
        <w:t>Good</w:t>
      </w:r>
      <w:r w:rsidRPr="00BF3FC0">
        <w:t xml:space="preserve"> to </w:t>
      </w:r>
      <w:r w:rsidRPr="00BF3FC0">
        <w:rPr>
          <w:i/>
          <w:iCs/>
        </w:rPr>
        <w:t xml:space="preserve">Fair </w:t>
      </w:r>
      <w:r w:rsidR="001A3D32">
        <w:t>soil r</w:t>
      </w:r>
      <w:r w:rsidRPr="00BF3FC0">
        <w:t xml:space="preserve">ating categories, with no </w:t>
      </w:r>
      <w:r w:rsidR="000E263B" w:rsidRPr="00BF3FC0">
        <w:t xml:space="preserve">SCARG </w:t>
      </w:r>
      <w:r w:rsidRPr="00BF3FC0">
        <w:t>exceedances.</w:t>
      </w:r>
    </w:p>
    <w:p w14:paraId="732D4E09" w14:textId="6ABF2570" w:rsidR="001C09A0" w:rsidRPr="00BF3FC0" w:rsidRDefault="001C09A0" w:rsidP="00566E85">
      <w:pPr>
        <w:pStyle w:val="Bullets"/>
      </w:pPr>
      <w:r w:rsidRPr="00BF3FC0">
        <w:t xml:space="preserve">Chloride concentrations ranged from 6.8 to </w:t>
      </w:r>
      <w:r w:rsidR="005C0E13" w:rsidRPr="00BF3FC0">
        <w:t>8</w:t>
      </w:r>
      <w:r w:rsidRPr="00BF3FC0">
        <w:t>0 mg/</w:t>
      </w:r>
      <w:r w:rsidR="00595E19" w:rsidRPr="00BF3FC0">
        <w:t>L (XX to XX mg/kg)</w:t>
      </w:r>
      <w:r w:rsidRPr="00BF3FC0">
        <w:t>.</w:t>
      </w:r>
    </w:p>
    <w:bookmarkEnd w:id="75"/>
    <w:p w14:paraId="7F8437FA" w14:textId="6BC31CEC" w:rsidR="00120D55" w:rsidRDefault="00120D55" w:rsidP="00566E85">
      <w:pPr>
        <w:pStyle w:val="Bullets"/>
      </w:pPr>
      <w:r w:rsidRPr="00BF3FC0">
        <w:t>All other</w:t>
      </w:r>
      <w:r w:rsidR="006A5670" w:rsidRPr="00BF3FC0">
        <w:t xml:space="preserve"> </w:t>
      </w:r>
      <w:r w:rsidRPr="00BF3FC0">
        <w:t xml:space="preserve">parameters </w:t>
      </w:r>
      <w:r w:rsidR="006A5670" w:rsidRPr="00BF3FC0">
        <w:t xml:space="preserve">complied with Tier 1. </w:t>
      </w:r>
    </w:p>
    <w:p w14:paraId="12382653" w14:textId="77777777" w:rsidR="00D33FDE" w:rsidRDefault="00D33FDE" w:rsidP="00D33FDE">
      <w:pPr>
        <w:pStyle w:val="Bullets"/>
        <w:numPr>
          <w:ilvl w:val="0"/>
          <w:numId w:val="0"/>
        </w:numPr>
      </w:pPr>
    </w:p>
    <w:p w14:paraId="7C5E2897" w14:textId="04823450" w:rsidR="00D33FDE" w:rsidRDefault="00D33FDE" w:rsidP="00D33FDE">
      <w:pPr>
        <w:pStyle w:val="Bullets"/>
        <w:numPr>
          <w:ilvl w:val="0"/>
          <w:numId w:val="0"/>
        </w:numPr>
      </w:pPr>
      <w:r>
        <w:t>&lt;INSERT_42_DWDA_END&gt;</w:t>
      </w:r>
    </w:p>
    <w:p w14:paraId="690CAFC6" w14:textId="24B314D0" w:rsidR="001E7F60" w:rsidRDefault="001E7F60" w:rsidP="00D33FDE">
      <w:pPr>
        <w:pStyle w:val="Bullets"/>
        <w:numPr>
          <w:ilvl w:val="0"/>
          <w:numId w:val="0"/>
        </w:numPr>
      </w:pPr>
      <w:r>
        <w:t>&lt;INSERT_42_DWDA_NIL_START&gt;</w:t>
      </w:r>
    </w:p>
    <w:p w14:paraId="394A86D7" w14:textId="5E0F9F12" w:rsidR="002578A8" w:rsidRPr="00BF3FC0" w:rsidRDefault="002578A8" w:rsidP="0078723F">
      <w:pPr>
        <w:pStyle w:val="Heading3"/>
        <w:rPr>
          <w:lang w:val="en-CA"/>
        </w:rPr>
      </w:pPr>
      <w:bookmarkStart w:id="92" w:name="_Toc107392661"/>
      <w:bookmarkStart w:id="93" w:name="_Toc241158090"/>
      <w:r w:rsidRPr="00BF3FC0">
        <w:rPr>
          <w:lang w:val="en-CA"/>
        </w:rPr>
        <w:t>Drilling Waste Disposal Area</w:t>
      </w:r>
      <w:bookmarkEnd w:id="92"/>
      <w:r w:rsidRPr="00BF3FC0">
        <w:rPr>
          <w:lang w:val="en-CA"/>
        </w:rPr>
        <w:t xml:space="preserve"> – NIL FINDINGS</w:t>
      </w:r>
      <w:bookmarkEnd w:id="93"/>
    </w:p>
    <w:p w14:paraId="3F1C5506" w14:textId="45357423" w:rsidR="00CD2589" w:rsidRPr="00BF3FC0" w:rsidRDefault="00A204C1" w:rsidP="00CD2589">
      <w:r w:rsidRPr="00BF3FC0">
        <w:t xml:space="preserve">As the wellbore depth was less than 1500 m, </w:t>
      </w:r>
      <w:r w:rsidR="006369AB" w:rsidRPr="00BF3FC0">
        <w:t xml:space="preserve">three </w:t>
      </w:r>
      <w:r w:rsidR="00967F5A" w:rsidRPr="00BF3FC0">
        <w:t xml:space="preserve">representative </w:t>
      </w:r>
      <w:r w:rsidR="006369AB" w:rsidRPr="00BF3FC0">
        <w:t xml:space="preserve">samples of the </w:t>
      </w:r>
      <w:r w:rsidR="00967F5A" w:rsidRPr="00BF3FC0">
        <w:t xml:space="preserve">DWDA </w:t>
      </w:r>
      <w:r w:rsidR="006369AB" w:rsidRPr="00BF3FC0">
        <w:t>soil-waste mix zone are required</w:t>
      </w:r>
      <w:r w:rsidR="000D01B3" w:rsidRPr="00BF3FC0">
        <w:t xml:space="preserve"> </w:t>
      </w:r>
      <w:sdt>
        <w:sdtPr>
          <w:id w:val="121733347"/>
          <w:citation/>
        </w:sdtPr>
        <w:sdtContent>
          <w:r w:rsidRPr="00BF3FC0">
            <w:fldChar w:fldCharType="begin"/>
          </w:r>
          <w:r w:rsidRPr="00BF3FC0">
            <w:instrText xml:space="preserve"> CITATION AER14 \l 4105 </w:instrText>
          </w:r>
          <w:r w:rsidRPr="00BF3FC0">
            <w:fldChar w:fldCharType="separate"/>
          </w:r>
          <w:r w:rsidR="006C5ACB">
            <w:rPr>
              <w:noProof/>
            </w:rPr>
            <w:t>(AER, 2014)</w:t>
          </w:r>
          <w:r w:rsidRPr="00BF3FC0">
            <w:fldChar w:fldCharType="end"/>
          </w:r>
        </w:sdtContent>
      </w:sdt>
      <w:r w:rsidRPr="00BF3FC0">
        <w:t>.</w:t>
      </w:r>
      <w:r w:rsidR="004D336B" w:rsidRPr="00BF3FC0">
        <w:t xml:space="preserve"> </w:t>
      </w:r>
      <w:r w:rsidR="002E2A63" w:rsidRPr="00BF3FC0">
        <w:t xml:space="preserve">Five boreholes </w:t>
      </w:r>
      <w:r w:rsidR="00EA1CE9" w:rsidRPr="00BF3FC0">
        <w:t>(</w:t>
      </w:r>
      <w:r w:rsidR="001862D8" w:rsidRPr="00BF3FC0">
        <w:t>BH2</w:t>
      </w:r>
      <w:r w:rsidR="00FB4B0D">
        <w:t>6</w:t>
      </w:r>
      <w:r w:rsidR="001862D8" w:rsidRPr="00BF3FC0">
        <w:t>-</w:t>
      </w:r>
      <w:r w:rsidR="00FB4B0D">
        <w:t>XX</w:t>
      </w:r>
      <w:r w:rsidR="001862D8" w:rsidRPr="00BF3FC0">
        <w:t xml:space="preserve"> to BH2</w:t>
      </w:r>
      <w:r w:rsidR="00FB4B0D">
        <w:t>6</w:t>
      </w:r>
      <w:r w:rsidR="001862D8" w:rsidRPr="00BF3FC0">
        <w:t>-</w:t>
      </w:r>
      <w:r w:rsidR="00FB4B0D">
        <w:t>XX</w:t>
      </w:r>
      <w:r w:rsidR="00EA1CE9" w:rsidRPr="00BF3FC0">
        <w:t xml:space="preserve">) </w:t>
      </w:r>
      <w:r w:rsidR="002E2A63" w:rsidRPr="00BF3FC0">
        <w:t>were ad</w:t>
      </w:r>
      <w:r w:rsidR="00E513ED" w:rsidRPr="00BF3FC0">
        <w:t>v</w:t>
      </w:r>
      <w:r w:rsidR="002E2A63" w:rsidRPr="00BF3FC0">
        <w:t xml:space="preserve">anced </w:t>
      </w:r>
      <w:r w:rsidR="00EA1CE9" w:rsidRPr="00BF3FC0">
        <w:t>to a maximum depth of x</w:t>
      </w:r>
      <w:r w:rsidR="00F559A4">
        <w:t> mbgs</w:t>
      </w:r>
      <w:r w:rsidR="00EA1CE9" w:rsidRPr="00BF3FC0">
        <w:t xml:space="preserve"> </w:t>
      </w:r>
      <w:r w:rsidR="002E2A63" w:rsidRPr="00BF3FC0">
        <w:t xml:space="preserve">in the most likely locations for a DWDA based on </w:t>
      </w:r>
      <w:r w:rsidR="004D336B" w:rsidRPr="00BF3FC0">
        <w:t xml:space="preserve">the site layout, landscape position, topography, and historical drilling practices. </w:t>
      </w:r>
      <w:r w:rsidR="0052587B" w:rsidRPr="00BF3FC0">
        <w:t>N</w:t>
      </w:r>
      <w:r w:rsidR="004D336B" w:rsidRPr="00BF3FC0">
        <w:t>o indications of soil disturbance, drilling waste, or contaminant impacts were identified in any of the exploratory boreholes.</w:t>
      </w:r>
      <w:r w:rsidR="00300136" w:rsidRPr="00BF3FC0">
        <w:t xml:space="preserve"> </w:t>
      </w:r>
      <w:r w:rsidR="00CD2589" w:rsidRPr="00BF3FC0">
        <w:t xml:space="preserve">As such, samples were </w:t>
      </w:r>
      <w:r w:rsidR="00E513ED" w:rsidRPr="00BF3FC0">
        <w:t xml:space="preserve">not </w:t>
      </w:r>
      <w:r w:rsidR="00CD2589" w:rsidRPr="00BF3FC0">
        <w:t>collected or analyzed for this APEC assessment. It was concluded that a</w:t>
      </w:r>
      <w:r w:rsidR="004A7BC5" w:rsidRPr="00BF3FC0">
        <w:t xml:space="preserve"> DWDA </w:t>
      </w:r>
      <w:r w:rsidR="00CD2589" w:rsidRPr="00BF3FC0">
        <w:t>is not present or is of such low volume as to pose little to no environmental risk.</w:t>
      </w:r>
      <w:r w:rsidR="00560820" w:rsidRPr="00BF3FC0">
        <w:t xml:space="preserve"> </w:t>
      </w:r>
      <w:r w:rsidR="004A7BC5" w:rsidRPr="00BF3FC0">
        <w:t xml:space="preserve">The DWDA </w:t>
      </w:r>
      <w:r w:rsidR="00560820" w:rsidRPr="00BF3FC0">
        <w:t xml:space="preserve">search locations are </w:t>
      </w:r>
      <w:r w:rsidR="00F35029" w:rsidRPr="00BF3FC0">
        <w:t xml:space="preserve">shown in </w:t>
      </w:r>
      <w:r w:rsidR="00F35029" w:rsidRPr="00BF3FC0">
        <w:rPr>
          <w:b/>
          <w:bCs/>
        </w:rPr>
        <w:t>Figure 2</w:t>
      </w:r>
      <w:r w:rsidR="00F35029" w:rsidRPr="00BF3FC0">
        <w:t xml:space="preserve">. </w:t>
      </w:r>
      <w:r w:rsidR="00560820" w:rsidRPr="00BF3FC0">
        <w:t xml:space="preserve"> </w:t>
      </w:r>
    </w:p>
    <w:p w14:paraId="4540FF33" w14:textId="5DAA433F" w:rsidR="004D336B" w:rsidRPr="00BF3FC0" w:rsidRDefault="004D336B" w:rsidP="007C2900">
      <w:pPr>
        <w:rPr>
          <w:color w:val="C00000"/>
          <w:u w:val="single"/>
        </w:rPr>
      </w:pPr>
      <w:r w:rsidRPr="00BF3FC0">
        <w:rPr>
          <w:color w:val="C00000"/>
          <w:u w:val="single"/>
        </w:rPr>
        <w:t>OR</w:t>
      </w:r>
      <w:r w:rsidR="00410AB6" w:rsidRPr="00BF3FC0">
        <w:rPr>
          <w:color w:val="C00000"/>
          <w:u w:val="single"/>
        </w:rPr>
        <w:t xml:space="preserve"> – with an EM survey</w:t>
      </w:r>
    </w:p>
    <w:p w14:paraId="2240A461" w14:textId="4B3DD105" w:rsidR="00472166" w:rsidRPr="00BF3FC0" w:rsidRDefault="002558CE" w:rsidP="00410AB6">
      <w:r w:rsidRPr="00BF3FC0">
        <w:t xml:space="preserve">As the wellbore depth was less than 1500 m, three representative samples of the DWDA soil-waste mix zone are required </w:t>
      </w:r>
      <w:sdt>
        <w:sdtPr>
          <w:id w:val="-237790900"/>
          <w:citation/>
        </w:sdtPr>
        <w:sdtContent>
          <w:r w:rsidRPr="00BF3FC0">
            <w:fldChar w:fldCharType="begin"/>
          </w:r>
          <w:r w:rsidRPr="00BF3FC0">
            <w:instrText xml:space="preserve"> CITATION AER14 \l 4105 </w:instrText>
          </w:r>
          <w:r w:rsidRPr="00BF3FC0">
            <w:fldChar w:fldCharType="separate"/>
          </w:r>
          <w:r w:rsidR="006C5ACB">
            <w:rPr>
              <w:noProof/>
            </w:rPr>
            <w:t>(AER, 2014)</w:t>
          </w:r>
          <w:r w:rsidRPr="00BF3FC0">
            <w:fldChar w:fldCharType="end"/>
          </w:r>
        </w:sdtContent>
      </w:sdt>
      <w:r w:rsidRPr="00BF3FC0">
        <w:t xml:space="preserve">. Five boreholes </w:t>
      </w:r>
      <w:r w:rsidR="00186151" w:rsidRPr="00BF3FC0">
        <w:t>(BH2</w:t>
      </w:r>
      <w:r w:rsidR="00FB4B0D">
        <w:t>6</w:t>
      </w:r>
      <w:r w:rsidR="00186151" w:rsidRPr="00BF3FC0">
        <w:t>-</w:t>
      </w:r>
      <w:r w:rsidR="00FB4B0D">
        <w:t>XX</w:t>
      </w:r>
      <w:r w:rsidR="00186151" w:rsidRPr="00BF3FC0">
        <w:t xml:space="preserve"> to BH2</w:t>
      </w:r>
      <w:r w:rsidR="00FB4B0D">
        <w:t>6</w:t>
      </w:r>
      <w:r w:rsidR="00186151" w:rsidRPr="00BF3FC0">
        <w:t>-</w:t>
      </w:r>
      <w:r w:rsidR="00FB4B0D">
        <w:t>XX</w:t>
      </w:r>
      <w:r w:rsidR="00186151" w:rsidRPr="00BF3FC0">
        <w:t xml:space="preserve">) </w:t>
      </w:r>
      <w:r w:rsidRPr="00BF3FC0">
        <w:t xml:space="preserve">were advanced </w:t>
      </w:r>
      <w:r w:rsidR="00186151" w:rsidRPr="00BF3FC0">
        <w:t>to a maximum depth of x</w:t>
      </w:r>
      <w:r w:rsidR="00F559A4">
        <w:t> mbgs</w:t>
      </w:r>
      <w:r w:rsidR="00BA490B" w:rsidRPr="00BF3FC0">
        <w:t xml:space="preserve"> at the most likely locations for a DWDA,</w:t>
      </w:r>
      <w:r w:rsidRPr="00BF3FC0">
        <w:t xml:space="preserve"> based on the site layout, </w:t>
      </w:r>
      <w:r w:rsidRPr="00BF3FC0">
        <w:lastRenderedPageBreak/>
        <w:t>landscape position, topography, and historical drilling practices</w:t>
      </w:r>
      <w:r w:rsidR="00410AB6" w:rsidRPr="00BF3FC0">
        <w:t xml:space="preserve">. Additional consideration was given to the geophysical surveys </w:t>
      </w:r>
      <w:sdt>
        <w:sdtPr>
          <w:id w:val="-19631101"/>
          <w:citation/>
        </w:sdtPr>
        <w:sdtContent>
          <w:r w:rsidR="00410AB6" w:rsidRPr="00BF3FC0">
            <w:fldChar w:fldCharType="begin"/>
          </w:r>
          <w:r w:rsidR="002508B3" w:rsidRPr="00BF3FC0">
            <w:instrText xml:space="preserve">CITATION Bow192 \l 1033 </w:instrText>
          </w:r>
          <w:r w:rsidR="00410AB6" w:rsidRPr="00BF3FC0">
            <w:fldChar w:fldCharType="separate"/>
          </w:r>
          <w:r w:rsidR="006C5ACB" w:rsidRPr="006C5ACB">
            <w:rPr>
              <w:noProof/>
            </w:rPr>
            <w:t>(AKS, 2020)</w:t>
          </w:r>
          <w:r w:rsidR="00410AB6" w:rsidRPr="00BF3FC0">
            <w:fldChar w:fldCharType="end"/>
          </w:r>
        </w:sdtContent>
      </w:sdt>
      <w:r w:rsidR="00410AB6" w:rsidRPr="00BF3FC0">
        <w:t xml:space="preserve">, </w:t>
      </w:r>
      <w:r w:rsidR="00F74264" w:rsidRPr="00BF3FC0">
        <w:t>which did not show a significant response indicative of a drilling waste disposal area</w:t>
      </w:r>
      <w:r w:rsidR="00410AB6" w:rsidRPr="00BF3FC0">
        <w:t xml:space="preserve"> (</w:t>
      </w:r>
      <w:r w:rsidR="00410AB6" w:rsidRPr="00BF3FC0">
        <w:rPr>
          <w:b/>
          <w:bCs/>
        </w:rPr>
        <w:t xml:space="preserve">Appendix </w:t>
      </w:r>
      <w:r w:rsidR="00186B30" w:rsidRPr="00BF3FC0">
        <w:rPr>
          <w:b/>
          <w:bCs/>
        </w:rPr>
        <w:t>C</w:t>
      </w:r>
      <w:r w:rsidR="00410AB6" w:rsidRPr="00BF3FC0">
        <w:t>).</w:t>
      </w:r>
    </w:p>
    <w:p w14:paraId="335A71E0" w14:textId="07858E60" w:rsidR="00410AB6" w:rsidRPr="00BF3FC0" w:rsidRDefault="00472166" w:rsidP="00410AB6">
      <w:r w:rsidRPr="00BF3FC0">
        <w:t>N</w:t>
      </w:r>
      <w:r w:rsidR="00410AB6" w:rsidRPr="00BF3FC0">
        <w:t>o indications of soil disturbance, drilling waste, or contaminant impacts were identified in the exploratory boreholes.</w:t>
      </w:r>
      <w:r w:rsidRPr="00BF3FC0">
        <w:t xml:space="preserve"> </w:t>
      </w:r>
      <w:r w:rsidR="00410AB6" w:rsidRPr="00BF3FC0">
        <w:t xml:space="preserve">As such, samples were </w:t>
      </w:r>
      <w:r w:rsidR="008A26BE" w:rsidRPr="00BF3FC0">
        <w:t xml:space="preserve">not </w:t>
      </w:r>
      <w:r w:rsidR="00410AB6" w:rsidRPr="00BF3FC0">
        <w:t xml:space="preserve">collected or analyzed for this APEC assessment. It was concluded that a </w:t>
      </w:r>
      <w:r w:rsidR="004A7BC5" w:rsidRPr="00BF3FC0">
        <w:t xml:space="preserve">DWDA </w:t>
      </w:r>
      <w:r w:rsidR="00410AB6" w:rsidRPr="00BF3FC0">
        <w:t xml:space="preserve">is </w:t>
      </w:r>
      <w:r w:rsidR="00FD66EF">
        <w:t xml:space="preserve">either absent or </w:t>
      </w:r>
      <w:r w:rsidR="00410AB6" w:rsidRPr="00BF3FC0">
        <w:t xml:space="preserve">of such low volume </w:t>
      </w:r>
      <w:r w:rsidR="002D244C" w:rsidRPr="00BF3FC0">
        <w:t>that it poses</w:t>
      </w:r>
      <w:r w:rsidR="00410AB6" w:rsidRPr="00BF3FC0">
        <w:t xml:space="preserve"> little to no environmental risk.</w:t>
      </w:r>
      <w:r w:rsidR="00F35029" w:rsidRPr="00BF3FC0">
        <w:t xml:space="preserve"> </w:t>
      </w:r>
      <w:r w:rsidR="004A7BC5" w:rsidRPr="00BF3FC0">
        <w:t xml:space="preserve">The DWDA </w:t>
      </w:r>
      <w:r w:rsidR="00F35029" w:rsidRPr="00BF3FC0">
        <w:t xml:space="preserve">search locations are shown in </w:t>
      </w:r>
      <w:r w:rsidR="00F35029" w:rsidRPr="00BF3FC0">
        <w:rPr>
          <w:b/>
          <w:bCs/>
        </w:rPr>
        <w:t>Figure 2</w:t>
      </w:r>
      <w:r w:rsidR="00DB461F" w:rsidRPr="00BF3FC0">
        <w:rPr>
          <w:b/>
          <w:bCs/>
        </w:rPr>
        <w:t>.</w:t>
      </w:r>
    </w:p>
    <w:p w14:paraId="5FBE1B33" w14:textId="63BE4156" w:rsidR="00410AB6" w:rsidRPr="00BF3FC0" w:rsidRDefault="00410AB6" w:rsidP="007C2900">
      <w:pPr>
        <w:rPr>
          <w:color w:val="FF0000"/>
          <w:u w:val="single"/>
        </w:rPr>
      </w:pPr>
      <w:r w:rsidRPr="00BF3FC0">
        <w:rPr>
          <w:color w:val="FF0000"/>
          <w:u w:val="single"/>
        </w:rPr>
        <w:t xml:space="preserve">OR – with an EM survey that shows an anomaly outside the typical region for a </w:t>
      </w:r>
      <w:r w:rsidR="00971FD7" w:rsidRPr="00BF3FC0">
        <w:rPr>
          <w:color w:val="FF0000"/>
          <w:u w:val="single"/>
        </w:rPr>
        <w:t>sump.</w:t>
      </w:r>
    </w:p>
    <w:p w14:paraId="3A6585AD" w14:textId="4921049F" w:rsidR="0027436C" w:rsidRPr="00BF3FC0" w:rsidRDefault="002558CE" w:rsidP="007C2900">
      <w:r w:rsidRPr="00BF3FC0">
        <w:t xml:space="preserve">As the wellbore depth was less than 1500 m, three representative samples of the DWDA soil-waste mix zone are required </w:t>
      </w:r>
      <w:sdt>
        <w:sdtPr>
          <w:id w:val="-61953202"/>
          <w:citation/>
        </w:sdtPr>
        <w:sdtContent>
          <w:r w:rsidRPr="00BF3FC0">
            <w:fldChar w:fldCharType="begin"/>
          </w:r>
          <w:r w:rsidRPr="00BF3FC0">
            <w:instrText xml:space="preserve"> CITATION AER14 \l 4105 </w:instrText>
          </w:r>
          <w:r w:rsidRPr="00BF3FC0">
            <w:fldChar w:fldCharType="separate"/>
          </w:r>
          <w:r w:rsidR="006C5ACB">
            <w:rPr>
              <w:noProof/>
            </w:rPr>
            <w:t>(AER, 2014)</w:t>
          </w:r>
          <w:r w:rsidRPr="00BF3FC0">
            <w:fldChar w:fldCharType="end"/>
          </w:r>
        </w:sdtContent>
      </w:sdt>
      <w:r w:rsidRPr="00BF3FC0">
        <w:t xml:space="preserve">. Five boreholes </w:t>
      </w:r>
      <w:r w:rsidR="00EA27B6" w:rsidRPr="00BF3FC0">
        <w:t>(BH2</w:t>
      </w:r>
      <w:r w:rsidR="00FB4B0D">
        <w:t>6</w:t>
      </w:r>
      <w:r w:rsidR="00EA27B6" w:rsidRPr="00BF3FC0">
        <w:t>-</w:t>
      </w:r>
      <w:r w:rsidR="00FB4B0D">
        <w:t>XX</w:t>
      </w:r>
      <w:r w:rsidR="00EA27B6" w:rsidRPr="00BF3FC0">
        <w:t xml:space="preserve"> to BH2</w:t>
      </w:r>
      <w:r w:rsidR="00FB4B0D">
        <w:t>6</w:t>
      </w:r>
      <w:r w:rsidR="00EA27B6" w:rsidRPr="00BF3FC0">
        <w:t>-</w:t>
      </w:r>
      <w:r w:rsidR="00FB4B0D">
        <w:t>XX</w:t>
      </w:r>
      <w:r w:rsidR="00EA27B6" w:rsidRPr="00BF3FC0">
        <w:t>)</w:t>
      </w:r>
      <w:r w:rsidR="00D30E38" w:rsidRPr="00BF3FC0">
        <w:t xml:space="preserve"> </w:t>
      </w:r>
      <w:r w:rsidRPr="00BF3FC0">
        <w:t>were advanced</w:t>
      </w:r>
      <w:r w:rsidR="00D30E38" w:rsidRPr="00BF3FC0">
        <w:t xml:space="preserve"> to a maximum depth of x</w:t>
      </w:r>
      <w:r w:rsidR="00F559A4">
        <w:t> mbgs</w:t>
      </w:r>
      <w:r w:rsidR="00D30E38" w:rsidRPr="00BF3FC0">
        <w:t xml:space="preserve"> at</w:t>
      </w:r>
      <w:r w:rsidRPr="00BF3FC0">
        <w:t xml:space="preserve"> the most likely locations for a DWDA based on the site layout, landscape position, topography, and historical drilling practices. </w:t>
      </w:r>
      <w:r w:rsidR="0031147C" w:rsidRPr="00BF3FC0">
        <w:t xml:space="preserve">Additional consideration was given to the </w:t>
      </w:r>
      <w:r w:rsidR="00DD6F6A" w:rsidRPr="00BF3FC0">
        <w:t>geophysical surveys</w:t>
      </w:r>
      <w:r w:rsidR="000F45D6" w:rsidRPr="00BF3FC0">
        <w:t xml:space="preserve"> </w:t>
      </w:r>
      <w:sdt>
        <w:sdtPr>
          <w:id w:val="-1024784044"/>
          <w:citation/>
        </w:sdtPr>
        <w:sdtContent>
          <w:r w:rsidR="000F45D6" w:rsidRPr="00BF3FC0">
            <w:fldChar w:fldCharType="begin"/>
          </w:r>
          <w:r w:rsidR="002508B3" w:rsidRPr="00BF3FC0">
            <w:instrText xml:space="preserve">CITATION Bow192 \l 1033 </w:instrText>
          </w:r>
          <w:r w:rsidR="000F45D6" w:rsidRPr="00BF3FC0">
            <w:fldChar w:fldCharType="separate"/>
          </w:r>
          <w:r w:rsidR="006C5ACB" w:rsidRPr="006C5ACB">
            <w:rPr>
              <w:noProof/>
            </w:rPr>
            <w:t>(AKS, 2020)</w:t>
          </w:r>
          <w:r w:rsidR="000F45D6" w:rsidRPr="00BF3FC0">
            <w:fldChar w:fldCharType="end"/>
          </w:r>
        </w:sdtContent>
      </w:sdt>
      <w:r w:rsidR="000F45D6" w:rsidRPr="00BF3FC0">
        <w:t>,</w:t>
      </w:r>
      <w:r w:rsidR="0031147C" w:rsidRPr="00BF3FC0">
        <w:t xml:space="preserve"> which did not </w:t>
      </w:r>
      <w:r w:rsidR="003265BD" w:rsidRPr="00BF3FC0">
        <w:t xml:space="preserve">indicate </w:t>
      </w:r>
      <w:r w:rsidR="0031147C" w:rsidRPr="00BF3FC0">
        <w:t>elevated conductivity representative of a drilling waste disposal area (</w:t>
      </w:r>
      <w:r w:rsidR="0031147C" w:rsidRPr="00BF3FC0">
        <w:rPr>
          <w:b/>
          <w:bCs/>
        </w:rPr>
        <w:t xml:space="preserve">Appendix </w:t>
      </w:r>
      <w:r w:rsidR="003840CF" w:rsidRPr="00BF3FC0">
        <w:rPr>
          <w:b/>
          <w:bCs/>
        </w:rPr>
        <w:t>C</w:t>
      </w:r>
      <w:r w:rsidR="0031147C" w:rsidRPr="00BF3FC0">
        <w:t xml:space="preserve">). In the Medicine Hat region, drilling waste disposal areas are characterized by shallow impacts </w:t>
      </w:r>
      <w:r w:rsidR="005451EF" w:rsidRPr="00BF3FC0">
        <w:t>near</w:t>
      </w:r>
      <w:r w:rsidR="0031147C" w:rsidRPr="00BF3FC0">
        <w:t xml:space="preserve"> the wellbore.</w:t>
      </w:r>
      <w:r w:rsidR="00DD6F6A" w:rsidRPr="00BF3FC0">
        <w:t xml:space="preserve"> </w:t>
      </w:r>
    </w:p>
    <w:p w14:paraId="2ABBC313" w14:textId="5BD78D0F" w:rsidR="002578A8" w:rsidRDefault="0027436C" w:rsidP="007C2900">
      <w:pPr>
        <w:rPr>
          <w:b/>
          <w:bCs/>
        </w:rPr>
      </w:pPr>
      <w:r w:rsidRPr="00BF3FC0">
        <w:t>N</w:t>
      </w:r>
      <w:r w:rsidR="007C2900" w:rsidRPr="00BF3FC0">
        <w:t>o indications of soil disturbance, drilling waste, or contaminant impacts were identified in any of the exploratory boreholes.</w:t>
      </w:r>
      <w:r w:rsidRPr="00BF3FC0">
        <w:t xml:space="preserve"> </w:t>
      </w:r>
      <w:r w:rsidR="007C2900" w:rsidRPr="00BF3FC0">
        <w:t xml:space="preserve">As such, samples were </w:t>
      </w:r>
      <w:r w:rsidR="008A26BE" w:rsidRPr="00BF3FC0">
        <w:t xml:space="preserve">not </w:t>
      </w:r>
      <w:r w:rsidR="007C2900" w:rsidRPr="00BF3FC0">
        <w:t xml:space="preserve">collected or analyzed </w:t>
      </w:r>
      <w:r w:rsidR="0022684B" w:rsidRPr="00BF3FC0">
        <w:t>for this APEC assessment</w:t>
      </w:r>
      <w:r w:rsidR="007C2900" w:rsidRPr="00BF3FC0">
        <w:t xml:space="preserve">. It was concluded that a </w:t>
      </w:r>
      <w:r w:rsidR="009D79D8" w:rsidRPr="00BF3FC0">
        <w:t xml:space="preserve">DWDA </w:t>
      </w:r>
      <w:r w:rsidR="007C2900" w:rsidRPr="00BF3FC0">
        <w:t>is not present or is of such low volume as to pose little to no environmental risk.</w:t>
      </w:r>
      <w:r w:rsidR="00DB461F" w:rsidRPr="00BF3FC0">
        <w:t xml:space="preserve"> </w:t>
      </w:r>
      <w:r w:rsidR="009D79D8" w:rsidRPr="00BF3FC0">
        <w:t xml:space="preserve">The DWDA </w:t>
      </w:r>
      <w:r w:rsidR="00DB461F" w:rsidRPr="00BF3FC0">
        <w:t xml:space="preserve">search locations are shown in </w:t>
      </w:r>
      <w:r w:rsidR="00DB461F" w:rsidRPr="00BF3FC0">
        <w:rPr>
          <w:b/>
          <w:bCs/>
        </w:rPr>
        <w:t>Figure 2.</w:t>
      </w:r>
    </w:p>
    <w:p w14:paraId="5275B398" w14:textId="3B651435" w:rsidR="008F0672" w:rsidRDefault="008F0672" w:rsidP="008F0672">
      <w:pPr>
        <w:pStyle w:val="Bullets"/>
        <w:numPr>
          <w:ilvl w:val="0"/>
          <w:numId w:val="0"/>
        </w:numPr>
      </w:pPr>
      <w:r>
        <w:t>&lt;INSERT_42_DWDA_NIL_END&gt;</w:t>
      </w:r>
    </w:p>
    <w:p w14:paraId="2C4DEA44" w14:textId="770D8BF3" w:rsidR="00DA7F15" w:rsidRDefault="00926352" w:rsidP="00DA7F15">
      <w:pPr>
        <w:pStyle w:val="Heading2"/>
        <w:rPr>
          <w:lang w:val="en-CA"/>
        </w:rPr>
      </w:pPr>
      <w:bookmarkStart w:id="94" w:name="_Ref131165483"/>
      <w:bookmarkStart w:id="95" w:name="_Ref131165493"/>
      <w:bookmarkStart w:id="96" w:name="_Toc132206109"/>
      <w:bookmarkStart w:id="97" w:name="_Toc241158095"/>
      <w:r w:rsidRPr="00BF3FC0">
        <w:rPr>
          <w:lang w:val="en-CA"/>
        </w:rPr>
        <w:t xml:space="preserve">Tier 1 </w:t>
      </w:r>
      <w:r w:rsidR="00DA7F15" w:rsidRPr="00BF3FC0">
        <w:rPr>
          <w:lang w:val="en-CA"/>
        </w:rPr>
        <w:t>Chloride Delin</w:t>
      </w:r>
      <w:bookmarkEnd w:id="94"/>
      <w:bookmarkEnd w:id="95"/>
      <w:bookmarkEnd w:id="96"/>
      <w:r w:rsidR="00AE0556" w:rsidRPr="00BF3FC0">
        <w:rPr>
          <w:lang w:val="en-CA"/>
        </w:rPr>
        <w:t>eation</w:t>
      </w:r>
      <w:bookmarkEnd w:id="97"/>
    </w:p>
    <w:p w14:paraId="4137E033" w14:textId="3EB25EF7" w:rsidR="004A638D" w:rsidRPr="004A638D" w:rsidRDefault="004A638D" w:rsidP="004A638D">
      <w:r>
        <w:t>&lt;INSERT_43_START&gt;</w:t>
      </w:r>
    </w:p>
    <w:p w14:paraId="23BEC586" w14:textId="33B6CF43" w:rsidR="007B28BC" w:rsidRPr="00BF3FC0" w:rsidRDefault="007B28BC" w:rsidP="00DA7F15">
      <w:pPr>
        <w:rPr>
          <w:color w:val="C00000"/>
          <w:u w:val="single"/>
        </w:rPr>
      </w:pPr>
      <w:r w:rsidRPr="00BF3FC0">
        <w:rPr>
          <w:color w:val="C00000"/>
          <w:u w:val="single"/>
        </w:rPr>
        <w:t>Example</w:t>
      </w:r>
      <w:r w:rsidR="001638E5" w:rsidRPr="00BF3FC0">
        <w:rPr>
          <w:color w:val="C00000"/>
          <w:u w:val="single"/>
        </w:rPr>
        <w:t xml:space="preserve"> with background chloride:</w:t>
      </w:r>
    </w:p>
    <w:p w14:paraId="24BCE1FC" w14:textId="57AA5FCD" w:rsidR="007B28BC" w:rsidRPr="00BF3FC0" w:rsidRDefault="007B28BC" w:rsidP="007B28BC">
      <w:r w:rsidRPr="00BF3FC0">
        <w:t xml:space="preserve">Lateral and vertical delineation to the Tier 1 </w:t>
      </w:r>
      <w:r w:rsidR="001601E8">
        <w:t xml:space="preserve">standard </w:t>
      </w:r>
      <w:r w:rsidRPr="00BF3FC0">
        <w:t xml:space="preserve">of 100 mg/L </w:t>
      </w:r>
      <w:r w:rsidR="001601E8">
        <w:t xml:space="preserve">chloride </w:t>
      </w:r>
      <w:r w:rsidRPr="00BF3FC0">
        <w:t>was achieved at the well centre area</w:t>
      </w:r>
      <w:r w:rsidR="004B1A9A" w:rsidRPr="00BF3FC0">
        <w:t xml:space="preserve"> (</w:t>
      </w:r>
      <w:r w:rsidR="004B1A9A" w:rsidRPr="00BF3FC0">
        <w:rPr>
          <w:b/>
          <w:bCs/>
        </w:rPr>
        <w:t>Figure 5</w:t>
      </w:r>
      <w:r w:rsidR="004B1A9A" w:rsidRPr="00BF3FC0">
        <w:t>)</w:t>
      </w:r>
      <w:r w:rsidRPr="00BF3FC0">
        <w:t>. For the site as a whole, elevated background chloride was identified at BH25-24</w:t>
      </w:r>
      <w:r w:rsidR="00E225DC" w:rsidRPr="00BF3FC0">
        <w:t>, south of the site, and at BH25-25, east of the site, as</w:t>
      </w:r>
      <w:r w:rsidRPr="00BF3FC0">
        <w:t xml:space="preserve"> discussed further in </w:t>
      </w:r>
      <w:r w:rsidRPr="00BF3FC0">
        <w:rPr>
          <w:b/>
          <w:bCs/>
        </w:rPr>
        <w:t>Section 5</w:t>
      </w:r>
      <w:r w:rsidRPr="00BF3FC0">
        <w:t>. Vertical delineation was achieved at each location with elevated chloride (BH2</w:t>
      </w:r>
      <w:r w:rsidR="00FB4B0D">
        <w:t>6</w:t>
      </w:r>
      <w:r w:rsidRPr="00BF3FC0">
        <w:t>-02, BH2</w:t>
      </w:r>
      <w:r w:rsidR="00FB4B0D">
        <w:t>6</w:t>
      </w:r>
      <w:r w:rsidRPr="00BF3FC0">
        <w:t>-24, and BH2</w:t>
      </w:r>
      <w:r w:rsidR="00FB4B0D">
        <w:t>6</w:t>
      </w:r>
      <w:r w:rsidRPr="00BF3FC0">
        <w:t xml:space="preserve">-25), as shown in </w:t>
      </w:r>
      <w:r w:rsidRPr="00BF3FC0">
        <w:rPr>
          <w:b/>
          <w:bCs/>
        </w:rPr>
        <w:t>Figure 1</w:t>
      </w:r>
      <w:r w:rsidRPr="00BF3FC0">
        <w:t xml:space="preserve">. </w:t>
      </w:r>
    </w:p>
    <w:p w14:paraId="33D37DC0" w14:textId="77777777" w:rsidR="002A6906" w:rsidRPr="00BF3FC0" w:rsidRDefault="002A6906" w:rsidP="002A6906">
      <w:pPr>
        <w:rPr>
          <w:color w:val="C00000"/>
          <w:u w:val="single"/>
        </w:rPr>
      </w:pPr>
      <w:r w:rsidRPr="00BF3FC0">
        <w:rPr>
          <w:color w:val="C00000"/>
          <w:u w:val="single"/>
        </w:rPr>
        <w:t>Example with background chloride</w:t>
      </w:r>
    </w:p>
    <w:p w14:paraId="538C04B1" w14:textId="3691DD5B" w:rsidR="002A6906" w:rsidRPr="00BF3FC0" w:rsidRDefault="002A6906" w:rsidP="002A6906">
      <w:r w:rsidRPr="00BF3FC0">
        <w:t xml:space="preserve">Lateral delineation to the </w:t>
      </w:r>
      <w:r w:rsidR="001601E8" w:rsidRPr="00BF3FC0">
        <w:t xml:space="preserve">Tier 1 </w:t>
      </w:r>
      <w:r w:rsidR="001601E8">
        <w:t xml:space="preserve">standard </w:t>
      </w:r>
      <w:r w:rsidR="001601E8" w:rsidRPr="00BF3FC0">
        <w:t xml:space="preserve">of 100 mg/L </w:t>
      </w:r>
      <w:r w:rsidR="001601E8">
        <w:t xml:space="preserve">chloride </w:t>
      </w:r>
      <w:r w:rsidRPr="00BF3FC0">
        <w:t>was not achieved due to the naturally occurring chloride identified at BH2</w:t>
      </w:r>
      <w:r w:rsidR="00FB4B0D">
        <w:t>6</w:t>
      </w:r>
      <w:r w:rsidRPr="00BF3FC0">
        <w:t>-06 (</w:t>
      </w:r>
      <w:r w:rsidRPr="00BF3FC0">
        <w:rPr>
          <w:b/>
          <w:bCs/>
        </w:rPr>
        <w:t>Section 6</w:t>
      </w:r>
      <w:r w:rsidRPr="00BF3FC0">
        <w:t xml:space="preserve">). However, vertical delineation was achieved at </w:t>
      </w:r>
      <w:r w:rsidRPr="00BF3FC0">
        <w:lastRenderedPageBreak/>
        <w:t>BH2</w:t>
      </w:r>
      <w:r w:rsidR="00FB4B0D">
        <w:t>6</w:t>
      </w:r>
      <w:r w:rsidRPr="00BF3FC0">
        <w:t xml:space="preserve">-01, and field screening results from the surrounding boreholes do not indicate any chloride impacts. Additionally, the EM31 survey </w:t>
      </w:r>
      <w:r w:rsidR="00FD66EF">
        <w:t>showed no indication of on-site hotspots</w:t>
      </w:r>
      <w:r w:rsidRPr="00BF3FC0">
        <w:t>.</w:t>
      </w:r>
    </w:p>
    <w:p w14:paraId="3B5771FE" w14:textId="4382CB0F" w:rsidR="007B28BC" w:rsidRPr="00BF3FC0" w:rsidRDefault="00F72574" w:rsidP="00DA7F15">
      <w:pPr>
        <w:rPr>
          <w:color w:val="C00000"/>
          <w:u w:val="single"/>
        </w:rPr>
      </w:pPr>
      <w:r w:rsidRPr="00BF3FC0">
        <w:rPr>
          <w:color w:val="C00000"/>
          <w:u w:val="single"/>
        </w:rPr>
        <w:t>Examp</w:t>
      </w:r>
      <w:r w:rsidR="00571A27" w:rsidRPr="00BF3FC0">
        <w:rPr>
          <w:color w:val="C00000"/>
          <w:u w:val="single"/>
        </w:rPr>
        <w:t>le with significant chloride impacts</w:t>
      </w:r>
    </w:p>
    <w:p w14:paraId="45B32E50" w14:textId="7011106E" w:rsidR="00571A27" w:rsidRPr="00BF3FC0" w:rsidRDefault="00571A27" w:rsidP="00571A27">
      <w:r w:rsidRPr="00BF3FC0">
        <w:t xml:space="preserve">Lateral chloride delineation to </w:t>
      </w:r>
      <w:r w:rsidR="001601E8">
        <w:t xml:space="preserve">the </w:t>
      </w:r>
      <w:r w:rsidR="001601E8" w:rsidRPr="00BF3FC0">
        <w:t xml:space="preserve">Tier 1 </w:t>
      </w:r>
      <w:r w:rsidR="001601E8">
        <w:t xml:space="preserve">standard </w:t>
      </w:r>
      <w:r w:rsidR="001601E8" w:rsidRPr="00BF3FC0">
        <w:t xml:space="preserve">of 100 mg/L </w:t>
      </w:r>
      <w:r w:rsidR="001601E8">
        <w:t xml:space="preserve">chloride </w:t>
      </w:r>
      <w:r w:rsidRPr="00BF3FC0">
        <w:t>was achieved to the west and south, although not at equivalent depths to the worst-case impacts. Lateral delineation was not achieved to the east and north</w:t>
      </w:r>
      <w:r w:rsidR="00B972B0" w:rsidRPr="00BF3FC0">
        <w:t xml:space="preserve"> (</w:t>
      </w:r>
      <w:r w:rsidR="00B972B0" w:rsidRPr="00BF3FC0">
        <w:rPr>
          <w:b/>
          <w:bCs/>
        </w:rPr>
        <w:t>Figure 5</w:t>
      </w:r>
      <w:r w:rsidR="00B972B0" w:rsidRPr="00BF3FC0">
        <w:t>)</w:t>
      </w:r>
      <w:r w:rsidRPr="00BF3FC0">
        <w:t>, and vertical delineation was not achieved at the EM anomaly/former flare pit, the separator and UST, and the south flare pit.</w:t>
      </w:r>
    </w:p>
    <w:p w14:paraId="06047B5F" w14:textId="0CC33DBE" w:rsidR="00571A27" w:rsidRPr="00BF3FC0" w:rsidRDefault="00571A27" w:rsidP="00571A27">
      <w:r w:rsidRPr="00BF3FC0">
        <w:t>The worst-case chloride concentrations were observed in the southern portion of the site, at the EM anomaly and suspected flare pit (BH25-01), where concentrations as high as 3830 mg/L were measured at 7.5</w:t>
      </w:r>
      <w:r w:rsidR="00F559A4">
        <w:t> mbgs</w:t>
      </w:r>
      <w:r w:rsidRPr="00BF3FC0">
        <w:t>.</w:t>
      </w:r>
    </w:p>
    <w:p w14:paraId="40B1DBC6" w14:textId="77777777" w:rsidR="00DA7F15" w:rsidRPr="00BF3FC0" w:rsidRDefault="00DA7F15" w:rsidP="00DA7F15">
      <w:pPr>
        <w:rPr>
          <w:color w:val="C00000"/>
          <w:u w:val="single"/>
        </w:rPr>
      </w:pPr>
      <w:r w:rsidRPr="00BF3FC0">
        <w:rPr>
          <w:color w:val="C00000"/>
          <w:u w:val="single"/>
        </w:rPr>
        <w:t>For cases where delineation was not achieved due to too little assessment or analytical information.</w:t>
      </w:r>
    </w:p>
    <w:p w14:paraId="02491EAA" w14:textId="5A7DB0EC" w:rsidR="00DA7F15" w:rsidRPr="00BF3FC0" w:rsidRDefault="00DA7F15" w:rsidP="00DA7F15">
      <w:pPr>
        <w:rPr>
          <w:color w:val="FF0000"/>
        </w:rPr>
      </w:pPr>
      <w:r w:rsidRPr="00BF3FC0">
        <w:t xml:space="preserve">No indications of soil disturbance, drilling waste, or contaminant impacts were identified in any of the exploratory boreholes, and all samples had chloride concentrations below the Tier 1 chloride delineation screening value of 100 mg/L. The maximum chloride concentration at each borehole location is illustrated in </w:t>
      </w:r>
      <w:r w:rsidRPr="00BF3FC0">
        <w:rPr>
          <w:b/>
          <w:bCs/>
        </w:rPr>
        <w:t xml:space="preserve">Figure 2. </w:t>
      </w:r>
    </w:p>
    <w:p w14:paraId="4A2A0A2B" w14:textId="77777777" w:rsidR="00DA7F15" w:rsidRPr="00BF3FC0" w:rsidRDefault="00DA7F15" w:rsidP="00DA7F15">
      <w:pPr>
        <w:rPr>
          <w:color w:val="C00000"/>
          <w:u w:val="single"/>
        </w:rPr>
      </w:pPr>
      <w:r w:rsidRPr="00BF3FC0">
        <w:rPr>
          <w:color w:val="C00000"/>
          <w:u w:val="single"/>
        </w:rPr>
        <w:t>OR - NIL findings report</w:t>
      </w:r>
    </w:p>
    <w:p w14:paraId="49D4E61F" w14:textId="77777777" w:rsidR="00DA7F15" w:rsidRPr="00BF3FC0" w:rsidRDefault="00DA7F15" w:rsidP="00DA7F15">
      <w:r w:rsidRPr="00BF3FC0">
        <w:t>No indications of soil disturbance, drilling waste, or contaminant impacts were identified in any of the exploratory boreholes.  As such, samples were not collected or analyzed.</w:t>
      </w:r>
    </w:p>
    <w:p w14:paraId="078CFD38" w14:textId="77777777" w:rsidR="00DA7F15" w:rsidRPr="00BF3FC0" w:rsidRDefault="00DA7F15" w:rsidP="00DA7F15">
      <w:pPr>
        <w:rPr>
          <w:color w:val="C00000"/>
          <w:u w:val="single"/>
        </w:rPr>
      </w:pPr>
      <w:r w:rsidRPr="00BF3FC0">
        <w:rPr>
          <w:color w:val="C00000"/>
          <w:u w:val="single"/>
        </w:rPr>
        <w:t>OR</w:t>
      </w:r>
    </w:p>
    <w:p w14:paraId="46DB0B89" w14:textId="798ED6CF" w:rsidR="00DA7F15" w:rsidRPr="00BF3FC0" w:rsidRDefault="00DA7F15" w:rsidP="00DA7F15">
      <w:pPr>
        <w:rPr>
          <w:color w:val="FF0000"/>
        </w:rPr>
      </w:pPr>
      <w:r w:rsidRPr="00BF3FC0">
        <w:t xml:space="preserve">Lateral delineation to the </w:t>
      </w:r>
      <w:r w:rsidR="001601E8" w:rsidRPr="00BF3FC0">
        <w:t xml:space="preserve">Tier 1 </w:t>
      </w:r>
      <w:r w:rsidR="001601E8">
        <w:t xml:space="preserve">standard </w:t>
      </w:r>
      <w:r w:rsidR="001601E8" w:rsidRPr="00BF3FC0">
        <w:t xml:space="preserve">of 100 mg/L </w:t>
      </w:r>
      <w:r w:rsidR="001601E8">
        <w:t xml:space="preserve">chloride </w:t>
      </w:r>
      <w:r w:rsidRPr="00BF3FC0">
        <w:t xml:space="preserve">was achieved in all cardinal directions, as illustrated by the 100 mg/L contour in </w:t>
      </w:r>
      <w:r w:rsidRPr="00BF3FC0">
        <w:rPr>
          <w:b/>
          <w:bCs/>
        </w:rPr>
        <w:t>Figure 2</w:t>
      </w:r>
      <w:r w:rsidRPr="00BF3FC0">
        <w:t xml:space="preserve">. Vertical delineation of chloride impacts is shown in </w:t>
      </w:r>
      <w:r w:rsidRPr="00BF3FC0">
        <w:rPr>
          <w:b/>
          <w:bCs/>
        </w:rPr>
        <w:t>Table 4</w:t>
      </w:r>
      <w:r w:rsidRPr="00BF3FC0">
        <w:rPr>
          <w:color w:val="FF0000"/>
        </w:rPr>
        <w:t xml:space="preserve"> and </w:t>
      </w:r>
      <w:r w:rsidR="00FD66EF">
        <w:rPr>
          <w:color w:val="FF0000"/>
        </w:rPr>
        <w:t>in Figure 1 below, which presents</w:t>
      </w:r>
      <w:r w:rsidRPr="00BF3FC0">
        <w:rPr>
          <w:color w:val="FF0000"/>
        </w:rPr>
        <w:t xml:space="preserve"> the vertical soil chloride profile. </w:t>
      </w:r>
    </w:p>
    <w:p w14:paraId="658847F8" w14:textId="77777777" w:rsidR="005E73D9" w:rsidRDefault="00DA7F15" w:rsidP="00DA7F15">
      <w:pPr>
        <w:rPr>
          <w:color w:val="C00000"/>
          <w:u w:val="single"/>
        </w:rPr>
      </w:pPr>
      <w:commentRangeStart w:id="98"/>
      <w:r w:rsidRPr="00BF3FC0">
        <w:rPr>
          <w:color w:val="C00000"/>
          <w:u w:val="single"/>
        </w:rPr>
        <w:t xml:space="preserve">OR </w:t>
      </w:r>
      <w:commentRangeEnd w:id="98"/>
      <w:r>
        <w:rPr>
          <w:rStyle w:val="CommentReference"/>
          <w:color w:val="C00000"/>
          <w:sz w:val="22"/>
          <w:szCs w:val="22"/>
          <w:u w:val="single"/>
        </w:rPr>
        <w:commentReference w:id="98"/>
      </w:r>
    </w:p>
    <w:p w14:paraId="644181EC" w14:textId="3401211A" w:rsidR="009B7FD8" w:rsidRPr="005E73D9" w:rsidRDefault="00BD3029" w:rsidP="00DA7F15">
      <w:pPr>
        <w:rPr>
          <w:color w:val="C00000"/>
          <w:u w:val="single"/>
        </w:rPr>
      </w:pPr>
      <w:r>
        <w:t xml:space="preserve">Lateral delineation was achieved </w:t>
      </w:r>
      <w:r w:rsidR="00FD66EF">
        <w:t>relative to local background conditions; however, concentrations exceeded</w:t>
      </w:r>
      <w:r w:rsidR="005E73D9">
        <w:t xml:space="preserve"> the </w:t>
      </w:r>
      <w:r w:rsidR="001601E8" w:rsidRPr="00BF3FC0">
        <w:t xml:space="preserve">Tier 1 </w:t>
      </w:r>
      <w:r w:rsidR="001601E8">
        <w:t xml:space="preserve">standard </w:t>
      </w:r>
      <w:r w:rsidR="001601E8" w:rsidRPr="00BF3FC0">
        <w:t>of 100 mg/L</w:t>
      </w:r>
      <w:r>
        <w:t>.</w:t>
      </w:r>
      <w:r w:rsidR="001601E8" w:rsidRPr="00BF3FC0">
        <w:t xml:space="preserve"> </w:t>
      </w:r>
      <w:r w:rsidR="005E73D9">
        <w:t xml:space="preserve">A comprehensive analysis of the on-site background chloride is provided </w:t>
      </w:r>
      <w:r w:rsidR="009D4AE2">
        <w:rPr>
          <w:b/>
          <w:bCs/>
        </w:rPr>
        <w:t xml:space="preserve">in Section 5, referencing the naturally occurring chloride, which is prevalent in the </w:t>
      </w:r>
      <w:r w:rsidR="005E73D9">
        <w:t xml:space="preserve">Medicine Hat region. </w:t>
      </w:r>
      <w:commentRangeStart w:id="99"/>
      <w:commentRangeEnd w:id="99"/>
      <w:r w:rsidR="00DA7F15" w:rsidRPr="005E73D9">
        <w:rPr>
          <w:rStyle w:val="CommentReference"/>
          <w:color w:val="C00000"/>
          <w:sz w:val="22"/>
          <w:szCs w:val="22"/>
          <w:u w:val="single"/>
        </w:rPr>
        <w:commentReference w:id="99"/>
      </w:r>
    </w:p>
    <w:p w14:paraId="2DCF1CB3" w14:textId="262B56EB" w:rsidR="00DA7F15" w:rsidRDefault="00DA7F15" w:rsidP="00DA7F15">
      <w:pPr>
        <w:rPr>
          <w:color w:val="FF0000"/>
        </w:rPr>
      </w:pPr>
      <w:r w:rsidRPr="00BF3FC0">
        <w:t xml:space="preserve">For this site, the delineation criteria of </w:t>
      </w:r>
      <w:r w:rsidRPr="00BF3FC0">
        <w:rPr>
          <w:highlight w:val="yellow"/>
        </w:rPr>
        <w:t>157 mg/kg</w:t>
      </w:r>
      <w:r w:rsidRPr="00BF3FC0">
        <w:t xml:space="preserve"> </w:t>
      </w:r>
      <w:r w:rsidR="006A04B3">
        <w:t>was</w:t>
      </w:r>
      <w:r w:rsidRPr="00BF3FC0">
        <w:t xml:space="preserve"> used to d</w:t>
      </w:r>
      <w:r w:rsidR="006A04B3">
        <w:t xml:space="preserve">efine </w:t>
      </w:r>
      <w:r w:rsidRPr="00BF3FC0">
        <w:t xml:space="preserve">the impact area, illustrated by the </w:t>
      </w:r>
      <w:r w:rsidRPr="00BF3FC0">
        <w:rPr>
          <w:highlight w:val="yellow"/>
        </w:rPr>
        <w:t>157 mg/kg</w:t>
      </w:r>
      <w:r w:rsidRPr="00BF3FC0">
        <w:t xml:space="preserve"> contour in </w:t>
      </w:r>
      <w:r w:rsidRPr="00BF3FC0">
        <w:rPr>
          <w:b/>
          <w:bCs/>
        </w:rPr>
        <w:t>Figure 2</w:t>
      </w:r>
      <w:r w:rsidRPr="00BF3FC0">
        <w:t xml:space="preserve">. The vertical delineation of chloride impacts is shown in </w:t>
      </w:r>
      <w:r w:rsidRPr="00BF3FC0">
        <w:rPr>
          <w:b/>
          <w:bCs/>
        </w:rPr>
        <w:t>Table 4</w:t>
      </w:r>
      <w:r w:rsidRPr="00BF3FC0">
        <w:rPr>
          <w:color w:val="FF0000"/>
        </w:rPr>
        <w:t xml:space="preserve"> and </w:t>
      </w:r>
      <w:r w:rsidR="009D4AE2">
        <w:rPr>
          <w:color w:val="FF0000"/>
        </w:rPr>
        <w:t>in Figure 1 below, which presents</w:t>
      </w:r>
      <w:r w:rsidRPr="00BF3FC0">
        <w:rPr>
          <w:color w:val="FF0000"/>
        </w:rPr>
        <w:t xml:space="preserve"> the vertical soil chloride profile. </w:t>
      </w:r>
    </w:p>
    <w:p w14:paraId="4CA7C9AF" w14:textId="54DE213F" w:rsidR="00455FFA" w:rsidRPr="004A638D" w:rsidRDefault="00455FFA" w:rsidP="00455FFA">
      <w:r>
        <w:t>&lt;INSERT_43_END&gt;</w:t>
      </w:r>
    </w:p>
    <w:p w14:paraId="3650966E" w14:textId="77777777" w:rsidR="00455FFA" w:rsidRPr="00BF3FC0" w:rsidRDefault="00455FFA" w:rsidP="00DA7F15">
      <w:pPr>
        <w:rPr>
          <w:color w:val="FF0000"/>
        </w:rPr>
      </w:pPr>
    </w:p>
    <w:p w14:paraId="7D8CC5FB" w14:textId="77777777" w:rsidR="00DA7F15" w:rsidRDefault="00DA7F15" w:rsidP="00642A39">
      <w:pPr>
        <w:pStyle w:val="In-TextFigures"/>
      </w:pPr>
      <w:r w:rsidRPr="00BF3FC0">
        <w:t>Figure 1. Soil Chloride Pr</w:t>
      </w:r>
      <w:commentRangeStart w:id="100"/>
      <w:r w:rsidRPr="00BF3FC0">
        <w:t>ofile</w:t>
      </w:r>
      <w:commentRangeEnd w:id="100"/>
      <w:r w:rsidR="00494242">
        <w:rPr>
          <w:rStyle w:val="CommentReference"/>
          <w:sz w:val="24"/>
          <w:szCs w:val="22"/>
        </w:rPr>
        <w:commentReference w:id="100"/>
      </w:r>
    </w:p>
    <w:p w14:paraId="12919AC8" w14:textId="35B8C5E2" w:rsidR="00C1424C" w:rsidRPr="00BF3FC0" w:rsidRDefault="00C1424C" w:rsidP="00C1424C">
      <w:r>
        <w:t>&lt;INSERT_43_NA_PROFILE</w:t>
      </w:r>
      <w:r w:rsidR="00033B98">
        <w:t>_START</w:t>
      </w:r>
      <w:r>
        <w:t>&gt;</w:t>
      </w:r>
    </w:p>
    <w:p w14:paraId="1C942EEA" w14:textId="63AB4851" w:rsidR="00DA7F15" w:rsidRDefault="00494242" w:rsidP="00DA7F15">
      <w:r>
        <w:rPr>
          <w:noProof/>
        </w:rPr>
        <w:drawing>
          <wp:inline distT="0" distB="0" distL="0" distR="0" wp14:anchorId="3D023526" wp14:editId="737609CE">
            <wp:extent cx="3175958" cy="5076000"/>
            <wp:effectExtent l="0" t="0" r="5715" b="0"/>
            <wp:docPr id="8454806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75958" cy="5076000"/>
                    </a:xfrm>
                    <a:prstGeom prst="rect">
                      <a:avLst/>
                    </a:prstGeom>
                    <a:noFill/>
                  </pic:spPr>
                </pic:pic>
              </a:graphicData>
            </a:graphic>
          </wp:inline>
        </w:drawing>
      </w:r>
    </w:p>
    <w:p w14:paraId="2726D9AD" w14:textId="6D39B828" w:rsidR="00033B98" w:rsidRPr="00BF3FC0" w:rsidRDefault="00033B98" w:rsidP="00033B98">
      <w:r>
        <w:t>&lt;INSERT_43_NA_PROFILE_END&gt;</w:t>
      </w:r>
    </w:p>
    <w:p w14:paraId="23D46B58" w14:textId="77777777" w:rsidR="00033B98" w:rsidRPr="00BF3FC0" w:rsidRDefault="00033B98" w:rsidP="00DA7F15"/>
    <w:p w14:paraId="0337B640" w14:textId="77777777" w:rsidR="00DA7F15" w:rsidRPr="00BF3FC0" w:rsidRDefault="00DA7F15" w:rsidP="007C2900"/>
    <w:p w14:paraId="3B4E4D7D" w14:textId="77777777" w:rsidR="00160296" w:rsidRDefault="00160296" w:rsidP="00160296">
      <w:pPr>
        <w:pStyle w:val="Heading1"/>
        <w:rPr>
          <w:lang w:val="en-CA"/>
        </w:rPr>
      </w:pPr>
      <w:bookmarkStart w:id="101" w:name="_Ref178149129"/>
      <w:bookmarkStart w:id="102" w:name="_Ref178154440"/>
      <w:bookmarkStart w:id="103" w:name="_Toc192082458"/>
      <w:bookmarkStart w:id="104" w:name="_Toc241158096"/>
      <w:r w:rsidRPr="00BF3FC0">
        <w:rPr>
          <w:lang w:val="en-CA"/>
        </w:rPr>
        <w:lastRenderedPageBreak/>
        <w:t>Background Chloride</w:t>
      </w:r>
      <w:bookmarkEnd w:id="101"/>
      <w:bookmarkEnd w:id="102"/>
      <w:bookmarkEnd w:id="103"/>
      <w:bookmarkEnd w:id="104"/>
    </w:p>
    <w:p w14:paraId="21856069" w14:textId="617890C3" w:rsidR="004F3766" w:rsidRPr="004F3766" w:rsidRDefault="004F3766" w:rsidP="004F3766">
      <w:r>
        <w:t>&lt;INSERT_5_INTRO_START&gt;</w:t>
      </w:r>
    </w:p>
    <w:p w14:paraId="45FF990A" w14:textId="05C895B7" w:rsidR="00160296" w:rsidRPr="00BF3FC0" w:rsidRDefault="00160296" w:rsidP="00160296">
      <w:r w:rsidRPr="00BF3FC0">
        <w:t xml:space="preserve">As noted in </w:t>
      </w:r>
      <w:r w:rsidRPr="00BF3FC0">
        <w:rPr>
          <w:b/>
          <w:bCs/>
        </w:rPr>
        <w:t>Section 4.2</w:t>
      </w:r>
      <w:r w:rsidR="009A6AF6" w:rsidRPr="00BF3FC0">
        <w:rPr>
          <w:b/>
          <w:bCs/>
        </w:rPr>
        <w:t>.1</w:t>
      </w:r>
      <w:r w:rsidRPr="00BF3FC0">
        <w:t>, boreholes were advanced in undisturbed areas</w:t>
      </w:r>
      <w:r w:rsidR="008F1FF6" w:rsidRPr="00BF3FC0">
        <w:t xml:space="preserve">, away from former facility locations and known contaminant sources, to characterize </w:t>
      </w:r>
      <w:r w:rsidRPr="00BF3FC0">
        <w:t>background soil chemistry and native soil profiles.</w:t>
      </w:r>
    </w:p>
    <w:p w14:paraId="799EEC4C" w14:textId="21B6C0F2" w:rsidR="00160296" w:rsidRPr="00BF3FC0" w:rsidRDefault="00160296" w:rsidP="00160296">
      <w:r w:rsidRPr="00BF3FC0">
        <w:t>Boreholes BH2</w:t>
      </w:r>
      <w:r w:rsidR="00BD1887">
        <w:t>6</w:t>
      </w:r>
      <w:r w:rsidRPr="00BF3FC0">
        <w:t>-</w:t>
      </w:r>
      <w:r w:rsidR="00BD1887">
        <w:t>0</w:t>
      </w:r>
      <w:r w:rsidRPr="00BF3FC0">
        <w:t>1, BH2</w:t>
      </w:r>
      <w:r w:rsidR="00BD1887">
        <w:t>6</w:t>
      </w:r>
      <w:r w:rsidRPr="00BF3FC0">
        <w:t>-10, BH2</w:t>
      </w:r>
      <w:r w:rsidR="00BD1887">
        <w:t>6</w:t>
      </w:r>
      <w:r w:rsidRPr="00BF3FC0">
        <w:t>-15 to BH2</w:t>
      </w:r>
      <w:r w:rsidR="00BD1887">
        <w:t>6</w:t>
      </w:r>
      <w:r w:rsidRPr="00BF3FC0">
        <w:t>-18 and BH2</w:t>
      </w:r>
      <w:r w:rsidR="00BD1887">
        <w:t>6</w:t>
      </w:r>
      <w:r w:rsidRPr="00BF3FC0">
        <w:t xml:space="preserve">-22 were advanced near the </w:t>
      </w:r>
      <w:r w:rsidR="009F5BB8">
        <w:t>site</w:t>
      </w:r>
      <w:r w:rsidRPr="00BF3FC0">
        <w:t xml:space="preserve"> boundaries, with no evidence of soil disturbance noted in the borehole logs. However, chloride concentrations exceeding the </w:t>
      </w:r>
      <w:r w:rsidR="00987D3B" w:rsidRPr="00BF3FC0">
        <w:t xml:space="preserve">Tier 1 </w:t>
      </w:r>
      <w:r w:rsidRPr="00BF3FC0">
        <w:t>delineation guideline of 100 mg/</w:t>
      </w:r>
      <w:r w:rsidR="001C0486" w:rsidRPr="00BF3FC0">
        <w:t>L</w:t>
      </w:r>
      <w:r w:rsidRPr="00BF3FC0">
        <w:t xml:space="preserve"> were identified at BH2</w:t>
      </w:r>
      <w:r w:rsidR="00BD1887">
        <w:t>6</w:t>
      </w:r>
      <w:r w:rsidRPr="00BF3FC0">
        <w:t>-</w:t>
      </w:r>
      <w:r w:rsidR="00BD1887">
        <w:t>0</w:t>
      </w:r>
      <w:r w:rsidRPr="00BF3FC0">
        <w:t>1, BH2</w:t>
      </w:r>
      <w:r w:rsidR="00BD1887">
        <w:t>6</w:t>
      </w:r>
      <w:r w:rsidRPr="00BF3FC0">
        <w:t>-15, BH2</w:t>
      </w:r>
      <w:r w:rsidR="00BD1887">
        <w:t>6</w:t>
      </w:r>
      <w:r w:rsidRPr="00BF3FC0">
        <w:t>-16, and BH2</w:t>
      </w:r>
      <w:r w:rsidR="00BD1887">
        <w:t>6</w:t>
      </w:r>
      <w:r w:rsidRPr="00BF3FC0">
        <w:t>-18, with two maximum values of 150 mg/kg at BH2</w:t>
      </w:r>
      <w:r w:rsidR="00BD1887">
        <w:t>6</w:t>
      </w:r>
      <w:r w:rsidRPr="00BF3FC0">
        <w:t>-15 (2.0 m) and BH2</w:t>
      </w:r>
      <w:r w:rsidR="00BD1887">
        <w:t>6</w:t>
      </w:r>
      <w:r w:rsidRPr="00BF3FC0">
        <w:t xml:space="preserve">-16 (3.0 m). </w:t>
      </w:r>
    </w:p>
    <w:p w14:paraId="60DC0D61" w14:textId="4698FEA6" w:rsidR="00160296" w:rsidRDefault="00160296" w:rsidP="00160296">
      <w:r w:rsidRPr="00BF3FC0">
        <w:t xml:space="preserve">As naturally occurring chloride associated with saline lakes and seeps </w:t>
      </w:r>
      <w:r w:rsidR="00B763E5">
        <w:t>is</w:t>
      </w:r>
      <w:r w:rsidRPr="00BF3FC0">
        <w:t xml:space="preserve"> well documented in the region</w:t>
      </w:r>
      <w:sdt>
        <w:sdtPr>
          <w:id w:val="1682322423"/>
          <w:citation/>
        </w:sdtPr>
        <w:sdtContent>
          <w:r w:rsidRPr="00BF3FC0">
            <w:fldChar w:fldCharType="begin"/>
          </w:r>
          <w:r w:rsidRPr="00BF3FC0">
            <w:instrText xml:space="preserve">CITATION Las05 \m Kwi96 \m Van93 \l 4105 </w:instrText>
          </w:r>
          <w:r w:rsidRPr="00BF3FC0">
            <w:fldChar w:fldCharType="separate"/>
          </w:r>
          <w:r w:rsidR="006C5ACB">
            <w:rPr>
              <w:noProof/>
            </w:rPr>
            <w:t xml:space="preserve"> (Last &amp; Ginn, 2005; Kwiatkowski, et al., 1996; Vance et al., 1993)</w:t>
          </w:r>
          <w:r w:rsidRPr="00BF3FC0">
            <w:fldChar w:fldCharType="end"/>
          </w:r>
        </w:sdtContent>
      </w:sdt>
      <w:r w:rsidRPr="00BF3FC0">
        <w:t xml:space="preserve">, a review of the historical activities and site-specific soil and groundwater information was completed to evaluate the elevated chloride in the outlying background locations. </w:t>
      </w:r>
    </w:p>
    <w:p w14:paraId="300CF231" w14:textId="2EB99AAC" w:rsidR="004F3766" w:rsidRPr="004F3766" w:rsidRDefault="004F3766" w:rsidP="004F3766">
      <w:r>
        <w:t>&lt;INSERT_5_INTRO_END&gt;</w:t>
      </w:r>
    </w:p>
    <w:p w14:paraId="74FA201F" w14:textId="77777777" w:rsidR="00160296" w:rsidRDefault="00160296" w:rsidP="00160296">
      <w:pPr>
        <w:pStyle w:val="Heading2"/>
        <w:rPr>
          <w:lang w:val="en-CA"/>
        </w:rPr>
      </w:pPr>
      <w:bookmarkStart w:id="105" w:name="_Toc192082459"/>
      <w:bookmarkStart w:id="106" w:name="_Toc241158097"/>
      <w:r w:rsidRPr="00BF3FC0">
        <w:rPr>
          <w:lang w:val="en-CA"/>
        </w:rPr>
        <w:t>Historical Site Activities</w:t>
      </w:r>
      <w:bookmarkEnd w:id="105"/>
      <w:bookmarkEnd w:id="106"/>
    </w:p>
    <w:p w14:paraId="2B729865" w14:textId="4AAE4AA0" w:rsidR="00522B37" w:rsidRPr="00522B37" w:rsidRDefault="00522B37" w:rsidP="00522B37">
      <w:r>
        <w:t>&lt;INSERT_5_1_START&gt;</w:t>
      </w:r>
    </w:p>
    <w:p w14:paraId="3AAF35F4" w14:textId="1D95A326" w:rsidR="00160296" w:rsidRPr="00BF3FC0" w:rsidRDefault="00160296" w:rsidP="00160296">
      <w:r w:rsidRPr="00BF3FC0">
        <w:t xml:space="preserve">The Phase 1 ESA was reviewed for potential sources of chloride impact in the outlying areas, and the following was noted </w:t>
      </w:r>
      <w:sdt>
        <w:sdtPr>
          <w:id w:val="-1783950789"/>
          <w:citation/>
        </w:sdtPr>
        <w:sdtContent>
          <w:r w:rsidRPr="00BF3FC0">
            <w:fldChar w:fldCharType="begin"/>
          </w:r>
          <w:r w:rsidRPr="00BF3FC0">
            <w:instrText xml:space="preserve"> CITATION Sha071 \l 4105 </w:instrText>
          </w:r>
          <w:r w:rsidRPr="00BF3FC0">
            <w:fldChar w:fldCharType="separate"/>
          </w:r>
          <w:r w:rsidR="006C5ACB">
            <w:rPr>
              <w:noProof/>
            </w:rPr>
            <w:t>(Shark, 2007)</w:t>
          </w:r>
          <w:r w:rsidRPr="00BF3FC0">
            <w:fldChar w:fldCharType="end"/>
          </w:r>
        </w:sdtContent>
      </w:sdt>
      <w:r w:rsidRPr="00BF3FC0">
        <w:t>:</w:t>
      </w:r>
    </w:p>
    <w:p w14:paraId="6EB5B2AC" w14:textId="77777777" w:rsidR="00160296" w:rsidRPr="00BF3FC0" w:rsidRDefault="00160296" w:rsidP="00160296">
      <w:pPr>
        <w:pStyle w:val="Bullets"/>
        <w:rPr>
          <w:rFonts w:eastAsia="Calibri"/>
        </w:rPr>
      </w:pPr>
      <w:r w:rsidRPr="00BF3FC0">
        <w:rPr>
          <w:rFonts w:eastAsia="Calibri"/>
        </w:rPr>
        <w:t xml:space="preserve">There are no other wellsites, facilities, municipal roads, or highways near the site. </w:t>
      </w:r>
    </w:p>
    <w:p w14:paraId="4B9452F1" w14:textId="77777777" w:rsidR="00160296" w:rsidRPr="00BF3FC0" w:rsidRDefault="00160296" w:rsidP="00160296">
      <w:pPr>
        <w:pStyle w:val="Bullets"/>
        <w:rPr>
          <w:rFonts w:eastAsia="Calibri"/>
        </w:rPr>
      </w:pPr>
      <w:r w:rsidRPr="00BF3FC0">
        <w:rPr>
          <w:rFonts w:eastAsia="Calibri"/>
        </w:rPr>
        <w:t>There were no recorded spills associated with the site or nearby pipelines.</w:t>
      </w:r>
    </w:p>
    <w:p w14:paraId="143EB51B" w14:textId="77777777" w:rsidR="00160296" w:rsidRPr="00BF3FC0" w:rsidRDefault="00160296" w:rsidP="00160296">
      <w:pPr>
        <w:pStyle w:val="Bullets"/>
        <w:rPr>
          <w:rFonts w:eastAsia="Calibri"/>
        </w:rPr>
      </w:pPr>
      <w:r w:rsidRPr="00BF3FC0">
        <w:rPr>
          <w:rFonts w:eastAsia="Calibri"/>
        </w:rPr>
        <w:t>A drilling flare pit was likely in place but not used, as drilling was completed within two days, with no kicks or upsets.</w:t>
      </w:r>
    </w:p>
    <w:p w14:paraId="44B68036" w14:textId="41E4060B" w:rsidR="00160296" w:rsidRPr="00BF3FC0" w:rsidRDefault="00160296" w:rsidP="00160296">
      <w:pPr>
        <w:pStyle w:val="Bullets"/>
        <w:rPr>
          <w:rFonts w:eastAsia="Calibri"/>
        </w:rPr>
      </w:pPr>
      <w:r w:rsidRPr="00BF3FC0">
        <w:rPr>
          <w:rFonts w:eastAsia="Calibri"/>
        </w:rPr>
        <w:t>During production, the well produced a nominal volume (4.9 m</w:t>
      </w:r>
      <w:r w:rsidRPr="00BF3FC0">
        <w:rPr>
          <w:rFonts w:eastAsia="Calibri"/>
          <w:vertAlign w:val="superscript"/>
        </w:rPr>
        <w:t>3</w:t>
      </w:r>
      <w:r w:rsidRPr="00BF3FC0">
        <w:rPr>
          <w:rFonts w:eastAsia="Calibri"/>
        </w:rPr>
        <w:t xml:space="preserve">) of produced water over </w:t>
      </w:r>
      <w:r w:rsidR="009D4AE2">
        <w:rPr>
          <w:rFonts w:eastAsia="Calibri"/>
        </w:rPr>
        <w:t>four years</w:t>
      </w:r>
      <w:r w:rsidRPr="00BF3FC0">
        <w:rPr>
          <w:rFonts w:eastAsia="Calibri"/>
        </w:rPr>
        <w:t xml:space="preserve"> before ceasing operation in 1986.</w:t>
      </w:r>
    </w:p>
    <w:p w14:paraId="28616253" w14:textId="77777777" w:rsidR="00160296" w:rsidRPr="00BF3FC0" w:rsidRDefault="00160296" w:rsidP="00160296">
      <w:pPr>
        <w:pStyle w:val="Bullets"/>
        <w:rPr>
          <w:rFonts w:eastAsia="Calibri"/>
        </w:rPr>
      </w:pPr>
      <w:r w:rsidRPr="00BF3FC0">
        <w:rPr>
          <w:rFonts w:eastAsia="Calibri"/>
        </w:rPr>
        <w:t xml:space="preserve">There are two pipelines associated with the site, which head east and southeast from the well centre. </w:t>
      </w:r>
    </w:p>
    <w:p w14:paraId="3B05C14D" w14:textId="32D78063" w:rsidR="00160296" w:rsidRPr="00BF3FC0" w:rsidRDefault="00160296" w:rsidP="00160296">
      <w:pPr>
        <w:pStyle w:val="Bullets"/>
        <w:rPr>
          <w:rFonts w:eastAsia="Calibri"/>
        </w:rPr>
      </w:pPr>
      <w:r w:rsidRPr="00BF3FC0">
        <w:rPr>
          <w:rFonts w:eastAsia="Calibri"/>
        </w:rPr>
        <w:t>The area is likely used for cattle grazing, which could result in some salt-related impacts at the near</w:t>
      </w:r>
      <w:r w:rsidR="005A2201" w:rsidRPr="00BF3FC0">
        <w:rPr>
          <w:rFonts w:eastAsia="Calibri"/>
        </w:rPr>
        <w:t>-</w:t>
      </w:r>
      <w:r w:rsidRPr="00BF3FC0">
        <w:rPr>
          <w:rFonts w:eastAsia="Calibri"/>
        </w:rPr>
        <w:t>surface.</w:t>
      </w:r>
    </w:p>
    <w:p w14:paraId="66D574D2" w14:textId="402F2FC8" w:rsidR="00160296" w:rsidRDefault="00160296" w:rsidP="00160296">
      <w:r w:rsidRPr="00BF3FC0">
        <w:t xml:space="preserve">The background borehole locations are shown in </w:t>
      </w:r>
      <w:r w:rsidRPr="00BF3FC0">
        <w:rPr>
          <w:b/>
          <w:bCs/>
        </w:rPr>
        <w:t xml:space="preserve">Figure XX, </w:t>
      </w:r>
      <w:r w:rsidR="00B763E5">
        <w:t>overlaid</w:t>
      </w:r>
      <w:r w:rsidRPr="00BF3FC0">
        <w:t xml:space="preserve"> onto a post-disturbance aerial photograph from 1980. Each background location is </w:t>
      </w:r>
      <w:r w:rsidR="004C11FF" w:rsidRPr="00BF3FC0">
        <w:t xml:space="preserve">at least 14 m beyond the area of historical </w:t>
      </w:r>
      <w:r w:rsidR="004C11FF" w:rsidRPr="00BF3FC0">
        <w:lastRenderedPageBreak/>
        <w:t>disturbance, with no other known sources in proximity</w:t>
      </w:r>
      <w:r w:rsidRPr="00BF3FC0">
        <w:t>. Two potential exceptions would be BH2</w:t>
      </w:r>
      <w:r w:rsidR="00BD1887">
        <w:t>6</w:t>
      </w:r>
      <w:r w:rsidRPr="00BF3FC0">
        <w:t>-15 and BH2</w:t>
      </w:r>
      <w:r w:rsidR="00BD1887">
        <w:t>6</w:t>
      </w:r>
      <w:r w:rsidRPr="00BF3FC0">
        <w:t>-16, which are in the general vicinity of the two pipelines (</w:t>
      </w:r>
      <w:r w:rsidRPr="00BF3FC0">
        <w:rPr>
          <w:b/>
          <w:bCs/>
        </w:rPr>
        <w:t>Figure XX</w:t>
      </w:r>
      <w:r w:rsidRPr="00BF3FC0">
        <w:t>).</w:t>
      </w:r>
    </w:p>
    <w:p w14:paraId="4F93AFC5" w14:textId="24EFED2A" w:rsidR="00522B37" w:rsidRPr="00522B37" w:rsidRDefault="00522B37" w:rsidP="00522B37">
      <w:r>
        <w:t>&lt;INSERT_5_1_END&gt;</w:t>
      </w:r>
    </w:p>
    <w:p w14:paraId="25EF91EE" w14:textId="77777777" w:rsidR="00160296" w:rsidRDefault="00160296" w:rsidP="00160296">
      <w:pPr>
        <w:pStyle w:val="Heading2"/>
        <w:rPr>
          <w:lang w:val="en-CA"/>
        </w:rPr>
      </w:pPr>
      <w:bookmarkStart w:id="107" w:name="_Toc192082460"/>
      <w:bookmarkStart w:id="108" w:name="_Toc241158098"/>
      <w:r w:rsidRPr="00BF3FC0">
        <w:rPr>
          <w:lang w:val="en-CA"/>
        </w:rPr>
        <w:t>Contaminant Transport Mechanisms</w:t>
      </w:r>
      <w:bookmarkEnd w:id="107"/>
      <w:bookmarkEnd w:id="108"/>
    </w:p>
    <w:p w14:paraId="77A89638" w14:textId="55A51BED" w:rsidR="00D249D1" w:rsidRPr="00D249D1" w:rsidRDefault="00D249D1" w:rsidP="00D249D1">
      <w:r>
        <w:t>&lt;INSERT_5_2_START&gt;</w:t>
      </w:r>
    </w:p>
    <w:p w14:paraId="72BE11AD" w14:textId="77777777" w:rsidR="00160296" w:rsidRPr="00BF3FC0" w:rsidRDefault="00160296" w:rsidP="00160296">
      <w:r w:rsidRPr="00BF3FC0">
        <w:t xml:space="preserve">Potential contaminant transport mechanisms were evaluated in relation to the elevated chloride in the outlying boreholes. </w:t>
      </w:r>
    </w:p>
    <w:p w14:paraId="00B91F39" w14:textId="4B34CDC2" w:rsidR="00160296" w:rsidRPr="00BF3FC0" w:rsidRDefault="00160296" w:rsidP="00160296">
      <w:pPr>
        <w:pStyle w:val="Bullets"/>
        <w:rPr>
          <w:rFonts w:eastAsia="Calibri"/>
        </w:rPr>
      </w:pPr>
      <w:commentRangeStart w:id="109"/>
      <w:r w:rsidRPr="00BF3FC0">
        <w:rPr>
          <w:rFonts w:eastAsia="Calibri"/>
        </w:rPr>
        <w:t>The sulphate profile evaluation (</w:t>
      </w:r>
      <w:r w:rsidRPr="00BF3FC0">
        <w:rPr>
          <w:rFonts w:eastAsia="Calibri"/>
          <w:b/>
          <w:bCs/>
        </w:rPr>
        <w:t>Section X</w:t>
      </w:r>
      <w:r w:rsidRPr="00BF3FC0">
        <w:rPr>
          <w:rFonts w:eastAsia="Calibri"/>
        </w:rPr>
        <w:t xml:space="preserve">) suggests </w:t>
      </w:r>
      <w:commentRangeEnd w:id="109"/>
      <w:r w:rsidRPr="00BF3FC0">
        <w:rPr>
          <w:rStyle w:val="CommentReference"/>
          <w:rFonts w:eastAsia="Calibri"/>
          <w:sz w:val="22"/>
        </w:rPr>
        <w:commentReference w:id="109"/>
      </w:r>
      <w:r w:rsidRPr="00BF3FC0">
        <w:rPr>
          <w:rFonts w:eastAsia="Calibri"/>
        </w:rPr>
        <w:t>that the vertical gradient is downwards toward the shallow water table or DUA, which is consistent with the arid climate of the Dry Mixedgrass natural subregion.</w:t>
      </w:r>
    </w:p>
    <w:p w14:paraId="58EF8D78" w14:textId="70A7D41E" w:rsidR="00160296" w:rsidRPr="00BF3FC0" w:rsidRDefault="00160296" w:rsidP="00160296">
      <w:pPr>
        <w:pStyle w:val="Bullets"/>
        <w:rPr>
          <w:rFonts w:eastAsia="Calibri"/>
        </w:rPr>
      </w:pPr>
      <w:r w:rsidRPr="00BF3FC0">
        <w:rPr>
          <w:rFonts w:eastAsia="Calibri"/>
        </w:rPr>
        <w:t>The borehole logs (</w:t>
      </w:r>
      <w:r w:rsidRPr="00BF3FC0">
        <w:rPr>
          <w:rFonts w:eastAsia="Calibri"/>
          <w:b/>
          <w:bCs/>
        </w:rPr>
        <w:t>Appendix B</w:t>
      </w:r>
      <w:r w:rsidRPr="00BF3FC0">
        <w:rPr>
          <w:rFonts w:eastAsia="Calibri"/>
        </w:rPr>
        <w:t xml:space="preserve">) show predominantly fine-grained soils, which is consistent with the loam to clay loam texture analysis presented in </w:t>
      </w:r>
      <w:r w:rsidRPr="00BF3FC0">
        <w:rPr>
          <w:rFonts w:eastAsia="Calibri"/>
          <w:b/>
          <w:bCs/>
        </w:rPr>
        <w:t>Table XX.</w:t>
      </w:r>
    </w:p>
    <w:p w14:paraId="79132489" w14:textId="405B9368" w:rsidR="00160296" w:rsidRPr="00BF3FC0" w:rsidRDefault="00160296" w:rsidP="00160296">
      <w:pPr>
        <w:pStyle w:val="Bullets"/>
        <w:rPr>
          <w:rFonts w:eastAsia="Calibri"/>
        </w:rPr>
      </w:pPr>
      <w:r w:rsidRPr="00BF3FC0">
        <w:rPr>
          <w:rFonts w:eastAsia="Calibri"/>
        </w:rPr>
        <w:t>The borehole logs indicate that significant mottling, gleying, or saturated intervals were not observed to the maximum investigation depth of 9.0</w:t>
      </w:r>
      <w:r w:rsidR="00F559A4">
        <w:rPr>
          <w:rFonts w:eastAsia="Calibri"/>
        </w:rPr>
        <w:t> mbgs</w:t>
      </w:r>
      <w:r w:rsidRPr="00BF3FC0">
        <w:rPr>
          <w:rFonts w:eastAsia="Calibri"/>
        </w:rPr>
        <w:t>, the current estimate of the shallow groundwater table.</w:t>
      </w:r>
    </w:p>
    <w:p w14:paraId="6E6D8F4E" w14:textId="7E26BA82" w:rsidR="00160296" w:rsidRPr="00BF3FC0" w:rsidRDefault="00160296" w:rsidP="00160296">
      <w:pPr>
        <w:pStyle w:val="Bullets"/>
        <w:rPr>
          <w:rFonts w:eastAsia="Calibri"/>
        </w:rPr>
      </w:pPr>
      <w:r w:rsidRPr="00BF3FC0">
        <w:rPr>
          <w:rFonts w:eastAsia="Calibri"/>
        </w:rPr>
        <w:t>At the impacted well centre and DWDA, elevated chloride concentrations are concentrated in the root zone (maximum of 2800 mg/kg), extending from approximately 0.4 to 6.0</w:t>
      </w:r>
      <w:r w:rsidR="00F559A4">
        <w:rPr>
          <w:rFonts w:eastAsia="Calibri"/>
        </w:rPr>
        <w:t> mbgs</w:t>
      </w:r>
      <w:r w:rsidRPr="00BF3FC0">
        <w:rPr>
          <w:rFonts w:eastAsia="Calibri"/>
        </w:rPr>
        <w:t>.</w:t>
      </w:r>
    </w:p>
    <w:p w14:paraId="7C1FA722" w14:textId="470DA99B" w:rsidR="00160296" w:rsidRPr="00BF3FC0" w:rsidRDefault="00160296" w:rsidP="00160296">
      <w:pPr>
        <w:pStyle w:val="Bullets"/>
        <w:rPr>
          <w:rFonts w:eastAsia="Calibri"/>
        </w:rPr>
      </w:pPr>
      <w:r w:rsidRPr="00BF3FC0">
        <w:rPr>
          <w:rFonts w:eastAsia="Calibri"/>
        </w:rPr>
        <w:t>At the background locations, elevated chloride concentrations (100 to 150 mg/kg) were identified from 2.0 to 4.5</w:t>
      </w:r>
      <w:r w:rsidR="00F559A4">
        <w:rPr>
          <w:rFonts w:eastAsia="Calibri"/>
        </w:rPr>
        <w:t> mbgs</w:t>
      </w:r>
      <w:r w:rsidRPr="00BF3FC0">
        <w:rPr>
          <w:rFonts w:eastAsia="Calibri"/>
        </w:rPr>
        <w:t>, to the northwest (BH2</w:t>
      </w:r>
      <w:r w:rsidR="00BD1887">
        <w:rPr>
          <w:rFonts w:eastAsia="Calibri"/>
        </w:rPr>
        <w:t>6</w:t>
      </w:r>
      <w:r w:rsidRPr="00BF3FC0">
        <w:rPr>
          <w:rFonts w:eastAsia="Calibri"/>
        </w:rPr>
        <w:t>-</w:t>
      </w:r>
      <w:r w:rsidR="00BD1887">
        <w:rPr>
          <w:rFonts w:eastAsia="Calibri"/>
        </w:rPr>
        <w:t>0</w:t>
      </w:r>
      <w:r w:rsidRPr="00BF3FC0">
        <w:rPr>
          <w:rFonts w:eastAsia="Calibri"/>
        </w:rPr>
        <w:t>1 and BH2</w:t>
      </w:r>
      <w:r w:rsidR="00BD1887">
        <w:rPr>
          <w:rFonts w:eastAsia="Calibri"/>
        </w:rPr>
        <w:t>6</w:t>
      </w:r>
      <w:r w:rsidRPr="00BF3FC0">
        <w:rPr>
          <w:rFonts w:eastAsia="Calibri"/>
        </w:rPr>
        <w:t>-18), east (BH2</w:t>
      </w:r>
      <w:r w:rsidR="00BD1887">
        <w:rPr>
          <w:rFonts w:eastAsia="Calibri"/>
        </w:rPr>
        <w:t>6</w:t>
      </w:r>
      <w:r w:rsidRPr="00BF3FC0">
        <w:rPr>
          <w:rFonts w:eastAsia="Calibri"/>
        </w:rPr>
        <w:t>-15), and southeast (BH2</w:t>
      </w:r>
      <w:r w:rsidR="00BD1887">
        <w:rPr>
          <w:rFonts w:eastAsia="Calibri"/>
        </w:rPr>
        <w:t>6</w:t>
      </w:r>
      <w:r w:rsidRPr="00BF3FC0">
        <w:rPr>
          <w:rFonts w:eastAsia="Calibri"/>
        </w:rPr>
        <w:t>-16) of the known impact area on-site.</w:t>
      </w:r>
    </w:p>
    <w:p w14:paraId="655BB0AC" w14:textId="46F214BD" w:rsidR="00160296" w:rsidRPr="00BF3FC0" w:rsidRDefault="00160296" w:rsidP="00160296">
      <w:pPr>
        <w:spacing w:after="120"/>
        <w:rPr>
          <w:rFonts w:eastAsia="Calibri" w:cs="Arial"/>
        </w:rPr>
      </w:pPr>
      <w:r w:rsidRPr="00BF3FC0">
        <w:rPr>
          <w:rFonts w:eastAsia="Calibri" w:cs="Arial"/>
        </w:rPr>
        <w:t xml:space="preserve">It is expected that chloride impacts from the well centre and DWDA will leach </w:t>
      </w:r>
      <w:r w:rsidR="00531CC6" w:rsidRPr="00BF3FC0">
        <w:rPr>
          <w:rFonts w:eastAsia="Calibri" w:cs="Arial"/>
        </w:rPr>
        <w:t>downward in the unsaturated zone towards the groundwater table</w:t>
      </w:r>
      <w:r w:rsidRPr="00BF3FC0">
        <w:rPr>
          <w:rFonts w:eastAsia="Calibri" w:cs="Arial"/>
        </w:rPr>
        <w:t xml:space="preserve">. Impacts that reach the groundwater table would move laterally </w:t>
      </w:r>
      <w:r w:rsidR="00531CC6" w:rsidRPr="00BF3FC0">
        <w:rPr>
          <w:rFonts w:eastAsia="Calibri" w:cs="Arial"/>
        </w:rPr>
        <w:t>downgradient</w:t>
      </w:r>
      <w:r w:rsidRPr="00BF3FC0">
        <w:rPr>
          <w:rFonts w:eastAsia="Calibri" w:cs="Arial"/>
        </w:rPr>
        <w:t xml:space="preserve"> </w:t>
      </w:r>
      <w:r w:rsidR="008C0231">
        <w:rPr>
          <w:rFonts w:eastAsia="Calibri" w:cs="Arial"/>
        </w:rPr>
        <w:t xml:space="preserve">with the </w:t>
      </w:r>
      <w:r w:rsidRPr="00BF3FC0">
        <w:rPr>
          <w:rFonts w:eastAsia="Calibri" w:cs="Arial"/>
        </w:rPr>
        <w:t>groundwater flow.</w:t>
      </w:r>
    </w:p>
    <w:p w14:paraId="099590ED" w14:textId="2E008457" w:rsidR="00160296" w:rsidRDefault="00BC71B8" w:rsidP="00160296">
      <w:pPr>
        <w:spacing w:after="120"/>
        <w:rPr>
          <w:rFonts w:eastAsia="Calibri" w:cs="Arial"/>
        </w:rPr>
      </w:pPr>
      <w:r w:rsidRPr="00BF3FC0">
        <w:rPr>
          <w:rFonts w:eastAsia="Calibri" w:cs="Arial"/>
        </w:rPr>
        <w:t>Based on the depth of soil impact on-site relative</w:t>
      </w:r>
      <w:r w:rsidR="00160296" w:rsidRPr="00BF3FC0">
        <w:rPr>
          <w:rFonts w:eastAsia="Calibri" w:cs="Arial"/>
        </w:rPr>
        <w:t xml:space="preserve"> to the groundwater table, the probability of groundwater impacts is relatively low. Consequently, lateral transport from the source area to the outlying areas is extremely low. Despite this, neither of these transport mechanisms would account for chloride impacts at the depths (2.0–4.5 m) and locations encountered in the background boreholes, above the groundwater table and in multiple directions from the source area. </w:t>
      </w:r>
    </w:p>
    <w:p w14:paraId="7F04C4FD" w14:textId="032DFC98" w:rsidR="00D249D1" w:rsidRPr="00D249D1" w:rsidRDefault="00D249D1" w:rsidP="00D249D1">
      <w:r>
        <w:t>&lt;INSERT_5_2_END&gt;</w:t>
      </w:r>
    </w:p>
    <w:p w14:paraId="49E590CA" w14:textId="77777777" w:rsidR="00160296" w:rsidRDefault="00160296" w:rsidP="00160296">
      <w:pPr>
        <w:pStyle w:val="Heading2"/>
        <w:rPr>
          <w:highlight w:val="yellow"/>
          <w:lang w:val="en-CA"/>
        </w:rPr>
      </w:pPr>
      <w:bookmarkStart w:id="110" w:name="_Toc192082461"/>
      <w:bookmarkStart w:id="111" w:name="_Toc241158099"/>
      <w:commentRangeStart w:id="112"/>
      <w:r w:rsidRPr="00BF3FC0">
        <w:rPr>
          <w:highlight w:val="yellow"/>
          <w:lang w:val="en-CA"/>
        </w:rPr>
        <w:t>Chemistry Footprint</w:t>
      </w:r>
      <w:bookmarkEnd w:id="110"/>
      <w:bookmarkEnd w:id="111"/>
      <w:commentRangeEnd w:id="112"/>
      <w:r w:rsidR="0070324D">
        <w:rPr>
          <w:rStyle w:val="CommentReference"/>
          <w:sz w:val="28"/>
          <w:szCs w:val="26"/>
          <w:highlight w:val="yellow"/>
          <w:lang w:val="en-CA"/>
        </w:rPr>
        <w:commentReference w:id="112"/>
      </w:r>
    </w:p>
    <w:p w14:paraId="13E723B0" w14:textId="2D2D7CDF" w:rsidR="00594047" w:rsidRPr="00594047" w:rsidRDefault="00594047" w:rsidP="00594047">
      <w:pPr>
        <w:rPr>
          <w:highlight w:val="yellow"/>
        </w:rPr>
      </w:pPr>
      <w:r>
        <w:t>&lt;INSERT_5_3_START&gt;</w:t>
      </w:r>
    </w:p>
    <w:p w14:paraId="06F0742C" w14:textId="7A1936D5" w:rsidR="00160296" w:rsidRPr="00BF3FC0" w:rsidRDefault="00160296" w:rsidP="00160296">
      <w:pPr>
        <w:spacing w:after="120"/>
        <w:rPr>
          <w:rFonts w:eastAsia="Calibri" w:cs="Arial"/>
          <w:highlight w:val="yellow"/>
        </w:rPr>
      </w:pPr>
      <w:r w:rsidRPr="00BF3FC0">
        <w:rPr>
          <w:rFonts w:eastAsia="Calibri" w:cs="Arial"/>
          <w:highlight w:val="yellow"/>
        </w:rPr>
        <w:lastRenderedPageBreak/>
        <w:t xml:space="preserve">A simple comparison </w:t>
      </w:r>
      <w:r w:rsidR="00B560D2">
        <w:rPr>
          <w:rFonts w:eastAsia="Calibri" w:cs="Arial"/>
          <w:highlight w:val="yellow"/>
        </w:rPr>
        <w:t xml:space="preserve">between </w:t>
      </w:r>
      <w:r w:rsidRPr="00BF3FC0">
        <w:rPr>
          <w:rFonts w:eastAsia="Calibri" w:cs="Arial"/>
          <w:highlight w:val="yellow"/>
        </w:rPr>
        <w:t xml:space="preserve">the source and background areas was </w:t>
      </w:r>
      <w:r w:rsidR="00411622">
        <w:rPr>
          <w:rFonts w:eastAsia="Calibri" w:cs="Arial"/>
          <w:highlight w:val="yellow"/>
        </w:rPr>
        <w:t xml:space="preserve">conducted by evaluating the ratios of chloride to sulphate and </w:t>
      </w:r>
      <w:r w:rsidRPr="00BF3FC0">
        <w:rPr>
          <w:rFonts w:eastAsia="Calibri" w:cs="Arial"/>
          <w:highlight w:val="yellow"/>
        </w:rPr>
        <w:t xml:space="preserve">potassium. Sulphate is a naturally occurring salt that is prevalent in the region, and potassium is a common drilling mud additive, as identified in the Phase 1 ESA </w:t>
      </w:r>
      <w:sdt>
        <w:sdtPr>
          <w:rPr>
            <w:rFonts w:eastAsia="Calibri" w:cs="Arial"/>
            <w:highlight w:val="yellow"/>
          </w:rPr>
          <w:id w:val="-115688840"/>
          <w:citation/>
        </w:sdtPr>
        <w:sdtContent>
          <w:r w:rsidRPr="00BF3FC0">
            <w:rPr>
              <w:rFonts w:eastAsia="Calibri" w:cs="Arial"/>
              <w:highlight w:val="yellow"/>
            </w:rPr>
            <w:fldChar w:fldCharType="begin"/>
          </w:r>
          <w:r w:rsidRPr="00BF3FC0">
            <w:rPr>
              <w:rFonts w:eastAsia="Calibri" w:cs="Arial"/>
              <w:highlight w:val="yellow"/>
            </w:rPr>
            <w:instrText xml:space="preserve"> CITATION Sha071 \l 4105 </w:instrText>
          </w:r>
          <w:r w:rsidRPr="00BF3FC0">
            <w:rPr>
              <w:rFonts w:eastAsia="Calibri" w:cs="Arial"/>
              <w:highlight w:val="yellow"/>
            </w:rPr>
            <w:fldChar w:fldCharType="separate"/>
          </w:r>
          <w:r w:rsidR="006C5ACB" w:rsidRPr="006C5ACB">
            <w:rPr>
              <w:rFonts w:eastAsia="Calibri" w:cs="Arial"/>
              <w:noProof/>
              <w:highlight w:val="yellow"/>
            </w:rPr>
            <w:t>(Shark, 2007)</w:t>
          </w:r>
          <w:r w:rsidRPr="00BF3FC0">
            <w:rPr>
              <w:rFonts w:eastAsia="Calibri" w:cs="Arial"/>
              <w:highlight w:val="yellow"/>
            </w:rPr>
            <w:fldChar w:fldCharType="end"/>
          </w:r>
        </w:sdtContent>
      </w:sdt>
      <w:r w:rsidRPr="00BF3FC0">
        <w:rPr>
          <w:rFonts w:eastAsia="Calibri" w:cs="Arial"/>
          <w:highlight w:val="yellow"/>
        </w:rPr>
        <w:t>. For a more representative comparison, the units for each comparison are in meq/L.</w:t>
      </w:r>
    </w:p>
    <w:p w14:paraId="51A566D8" w14:textId="389916D3" w:rsidR="00160296" w:rsidRPr="00BF3FC0" w:rsidRDefault="00160296" w:rsidP="00160296">
      <w:pPr>
        <w:spacing w:after="120"/>
        <w:rPr>
          <w:rFonts w:eastAsia="Calibri" w:cs="Arial"/>
          <w:highlight w:val="yellow"/>
        </w:rPr>
      </w:pPr>
      <w:r w:rsidRPr="00BF3FC0">
        <w:rPr>
          <w:rFonts w:eastAsia="Calibri" w:cs="Arial"/>
          <w:b/>
          <w:bCs/>
          <w:highlight w:val="yellow"/>
        </w:rPr>
        <w:fldChar w:fldCharType="begin"/>
      </w:r>
      <w:r w:rsidRPr="00BF3FC0">
        <w:rPr>
          <w:rFonts w:eastAsia="Calibri" w:cs="Arial"/>
          <w:b/>
          <w:bCs/>
          <w:highlight w:val="yellow"/>
        </w:rPr>
        <w:instrText xml:space="preserve"> REF _Ref178153454 \h  \* MERGEFORMAT </w:instrText>
      </w:r>
      <w:r w:rsidRPr="00BF3FC0">
        <w:rPr>
          <w:rFonts w:eastAsia="Calibri" w:cs="Arial"/>
          <w:b/>
          <w:bCs/>
          <w:highlight w:val="yellow"/>
        </w:rPr>
      </w:r>
      <w:r w:rsidRPr="00BF3FC0">
        <w:rPr>
          <w:rFonts w:eastAsia="Calibri" w:cs="Arial"/>
          <w:b/>
          <w:bCs/>
          <w:highlight w:val="yellow"/>
        </w:rPr>
        <w:fldChar w:fldCharType="separate"/>
      </w:r>
      <w:r w:rsidR="00E06128" w:rsidRPr="00E06128">
        <w:rPr>
          <w:rFonts w:eastAsia="Calibri" w:cs="Arial"/>
          <w:b/>
          <w:bCs/>
          <w:highlight w:val="yellow"/>
        </w:rPr>
        <w:t xml:space="preserve">Figure </w:t>
      </w:r>
      <w:r w:rsidR="00E06128">
        <w:rPr>
          <w:rFonts w:eastAsia="Calibri" w:cs="Arial"/>
          <w:b/>
          <w:bCs/>
          <w:noProof/>
          <w:sz w:val="24"/>
          <w:highlight w:val="yellow"/>
        </w:rPr>
        <w:t>1</w:t>
      </w:r>
      <w:r w:rsidRPr="00BF3FC0">
        <w:rPr>
          <w:rFonts w:eastAsia="Calibri" w:cs="Arial"/>
          <w:b/>
          <w:bCs/>
          <w:highlight w:val="yellow"/>
        </w:rPr>
        <w:fldChar w:fldCharType="end"/>
      </w:r>
      <w:r w:rsidRPr="00BF3FC0">
        <w:rPr>
          <w:rFonts w:eastAsia="Calibri" w:cs="Arial"/>
          <w:highlight w:val="yellow"/>
        </w:rPr>
        <w:t xml:space="preserve"> shows the relationship between potassium and chloride. As expected, samples from the impact area contain elevated levels of potassium and chloride. In contrast, the background samples contain equally low </w:t>
      </w:r>
      <w:r w:rsidR="00411622">
        <w:rPr>
          <w:rFonts w:eastAsia="Calibri" w:cs="Arial"/>
          <w:highlight w:val="yellow"/>
        </w:rPr>
        <w:t>potassium levels</w:t>
      </w:r>
      <w:r w:rsidRPr="00BF3FC0">
        <w:rPr>
          <w:rFonts w:eastAsia="Calibri" w:cs="Arial"/>
          <w:highlight w:val="yellow"/>
        </w:rPr>
        <w:t xml:space="preserve"> regardless of the elevated chloride.</w:t>
      </w:r>
    </w:p>
    <w:p w14:paraId="51674269" w14:textId="357FB967" w:rsidR="00160296" w:rsidRDefault="00160296" w:rsidP="00160296">
      <w:pPr>
        <w:spacing w:after="120"/>
        <w:rPr>
          <w:rFonts w:eastAsia="Calibri" w:cs="Arial"/>
          <w:highlight w:val="yellow"/>
        </w:rPr>
      </w:pPr>
      <w:r w:rsidRPr="00BF3FC0">
        <w:rPr>
          <w:rFonts w:eastAsia="Calibri" w:cs="Arial"/>
          <w:b/>
          <w:bCs/>
          <w:highlight w:val="yellow"/>
        </w:rPr>
        <w:fldChar w:fldCharType="begin"/>
      </w:r>
      <w:r w:rsidRPr="00BF3FC0">
        <w:rPr>
          <w:rFonts w:eastAsia="Calibri" w:cs="Arial"/>
          <w:b/>
          <w:bCs/>
          <w:highlight w:val="yellow"/>
        </w:rPr>
        <w:instrText xml:space="preserve"> REF _Ref178153458 \h  \* MERGEFORMAT </w:instrText>
      </w:r>
      <w:r w:rsidRPr="00BF3FC0">
        <w:rPr>
          <w:rFonts w:eastAsia="Calibri" w:cs="Arial"/>
          <w:b/>
          <w:bCs/>
          <w:highlight w:val="yellow"/>
        </w:rPr>
      </w:r>
      <w:r w:rsidRPr="00BF3FC0">
        <w:rPr>
          <w:rFonts w:eastAsia="Calibri" w:cs="Arial"/>
          <w:b/>
          <w:bCs/>
          <w:highlight w:val="yellow"/>
        </w:rPr>
        <w:fldChar w:fldCharType="separate"/>
      </w:r>
      <w:r w:rsidR="00E06128" w:rsidRPr="00E06128">
        <w:rPr>
          <w:rFonts w:eastAsia="Calibri" w:cs="Arial"/>
          <w:b/>
          <w:bCs/>
          <w:highlight w:val="yellow"/>
        </w:rPr>
        <w:t xml:space="preserve">Figure </w:t>
      </w:r>
      <w:r w:rsidR="00E06128">
        <w:rPr>
          <w:rFonts w:eastAsia="Calibri" w:cs="Arial"/>
          <w:b/>
          <w:bCs/>
          <w:noProof/>
          <w:sz w:val="24"/>
          <w:highlight w:val="yellow"/>
        </w:rPr>
        <w:t>2</w:t>
      </w:r>
      <w:r w:rsidRPr="00BF3FC0">
        <w:rPr>
          <w:rFonts w:eastAsia="Calibri" w:cs="Arial"/>
          <w:b/>
          <w:bCs/>
          <w:highlight w:val="yellow"/>
        </w:rPr>
        <w:fldChar w:fldCharType="end"/>
      </w:r>
      <w:r w:rsidRPr="00BF3FC0">
        <w:rPr>
          <w:rFonts w:eastAsia="Calibri" w:cs="Arial"/>
          <w:highlight w:val="yellow"/>
        </w:rPr>
        <w:t xml:space="preserve"> shows a striking contrast between the impact area and the background samples. The background locations with elevated chloride (yellow) are grouped vertically with the background samples, </w:t>
      </w:r>
      <w:r w:rsidR="009D4AE2">
        <w:rPr>
          <w:rFonts w:eastAsia="Calibri" w:cs="Arial"/>
          <w:highlight w:val="yellow"/>
        </w:rPr>
        <w:t>whereas those from the impact area (red) are grouped separately</w:t>
      </w:r>
      <w:r w:rsidRPr="00BF3FC0">
        <w:rPr>
          <w:rFonts w:eastAsia="Calibri" w:cs="Arial"/>
          <w:highlight w:val="yellow"/>
        </w:rPr>
        <w:t>.</w:t>
      </w:r>
    </w:p>
    <w:p w14:paraId="0170F9E8" w14:textId="3CA6502C" w:rsidR="00DC55FC" w:rsidRPr="00BF3FC0" w:rsidRDefault="00DC55FC" w:rsidP="00160296">
      <w:pPr>
        <w:spacing w:after="120"/>
        <w:rPr>
          <w:rFonts w:eastAsia="Calibri" w:cs="Arial"/>
          <w:highlight w:val="yellow"/>
        </w:rPr>
      </w:pPr>
      <w:r>
        <w:t>&lt;INSERT_5_3_FIGURES_START&gt;</w:t>
      </w:r>
    </w:p>
    <w:p w14:paraId="016B9D1A" w14:textId="4896191F" w:rsidR="00160296" w:rsidRPr="00BF3FC0" w:rsidRDefault="00160296" w:rsidP="00160296">
      <w:pPr>
        <w:keepNext/>
        <w:spacing w:after="120" w:line="264" w:lineRule="auto"/>
        <w:rPr>
          <w:rFonts w:eastAsia="Calibri" w:cs="Arial"/>
          <w:b/>
          <w:bCs/>
          <w:sz w:val="24"/>
          <w:highlight w:val="yellow"/>
        </w:rPr>
      </w:pPr>
      <w:bookmarkStart w:id="113" w:name="_Ref178153454"/>
      <w:bookmarkStart w:id="114" w:name="_Ref178153450"/>
      <w:bookmarkStart w:id="115" w:name="_Toc192082511"/>
      <w:r w:rsidRPr="00BF3FC0">
        <w:rPr>
          <w:rFonts w:eastAsia="Calibri" w:cs="Arial"/>
          <w:b/>
          <w:bCs/>
          <w:sz w:val="24"/>
          <w:highlight w:val="yellow"/>
        </w:rPr>
        <w:t xml:space="preserve">Figure </w:t>
      </w:r>
      <w:bookmarkEnd w:id="113"/>
      <w:r w:rsidR="00BD1887">
        <w:rPr>
          <w:rFonts w:eastAsia="Calibri" w:cs="Arial"/>
          <w:b/>
          <w:bCs/>
          <w:sz w:val="24"/>
          <w:highlight w:val="yellow"/>
        </w:rPr>
        <w:t>2</w:t>
      </w:r>
      <w:r w:rsidRPr="00BF3FC0">
        <w:rPr>
          <w:rFonts w:eastAsia="Calibri" w:cs="Arial"/>
          <w:b/>
          <w:bCs/>
          <w:sz w:val="24"/>
          <w:highlight w:val="yellow"/>
        </w:rPr>
        <w:t>: Chemistry Footprint: Potassium vs. Chloride</w:t>
      </w:r>
      <w:bookmarkEnd w:id="114"/>
      <w:bookmarkEnd w:id="115"/>
    </w:p>
    <w:p w14:paraId="18769197" w14:textId="77777777" w:rsidR="00160296" w:rsidRPr="00BF3FC0" w:rsidRDefault="00160296" w:rsidP="00160296">
      <w:pPr>
        <w:spacing w:after="120"/>
        <w:rPr>
          <w:rFonts w:eastAsia="Calibri" w:cs="Arial"/>
          <w:highlight w:val="yellow"/>
        </w:rPr>
      </w:pPr>
      <w:r w:rsidRPr="00BF3FC0">
        <w:rPr>
          <w:rFonts w:eastAsia="Calibri" w:cs="Arial"/>
          <w:noProof/>
          <w:highlight w:val="yellow"/>
        </w:rPr>
        <w:drawing>
          <wp:inline distT="0" distB="0" distL="0" distR="0" wp14:anchorId="2FAE4A0C" wp14:editId="4C5B89B2">
            <wp:extent cx="3960000" cy="2951418"/>
            <wp:effectExtent l="0" t="0" r="2540" b="1905"/>
            <wp:docPr id="513898051" name="Picture 1" descr="A graph of a graph showing different types of samp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98051" name="Picture 1" descr="A graph of a graph showing different types of samples&#10;&#10;Description automatically generated with medium confidenc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60000" cy="2951418"/>
                    </a:xfrm>
                    <a:prstGeom prst="rect">
                      <a:avLst/>
                    </a:prstGeom>
                    <a:noFill/>
                  </pic:spPr>
                </pic:pic>
              </a:graphicData>
            </a:graphic>
          </wp:inline>
        </w:drawing>
      </w:r>
    </w:p>
    <w:p w14:paraId="17BC089A" w14:textId="019C9834" w:rsidR="00160296" w:rsidRPr="00BF3FC0" w:rsidRDefault="00160296" w:rsidP="00160296">
      <w:pPr>
        <w:keepNext/>
        <w:spacing w:after="120" w:line="264" w:lineRule="auto"/>
        <w:rPr>
          <w:rFonts w:eastAsia="Calibri" w:cs="Arial"/>
          <w:b/>
          <w:bCs/>
          <w:sz w:val="24"/>
          <w:highlight w:val="yellow"/>
        </w:rPr>
      </w:pPr>
      <w:bookmarkStart w:id="116" w:name="_Ref178153458"/>
      <w:bookmarkStart w:id="117" w:name="_Toc192082512"/>
      <w:r w:rsidRPr="00BF3FC0">
        <w:rPr>
          <w:rFonts w:eastAsia="Calibri" w:cs="Arial"/>
          <w:b/>
          <w:bCs/>
          <w:sz w:val="24"/>
          <w:highlight w:val="yellow"/>
        </w:rPr>
        <w:lastRenderedPageBreak/>
        <w:t xml:space="preserve">Figure </w:t>
      </w:r>
      <w:bookmarkEnd w:id="116"/>
      <w:r w:rsidR="00BD1887">
        <w:rPr>
          <w:rFonts w:eastAsia="Calibri" w:cs="Arial"/>
          <w:b/>
          <w:bCs/>
          <w:sz w:val="24"/>
          <w:highlight w:val="yellow"/>
        </w:rPr>
        <w:t>3</w:t>
      </w:r>
      <w:r w:rsidRPr="00BF3FC0">
        <w:rPr>
          <w:rFonts w:eastAsia="Calibri" w:cs="Arial"/>
          <w:b/>
          <w:bCs/>
          <w:sz w:val="24"/>
          <w:highlight w:val="yellow"/>
        </w:rPr>
        <w:t>: Chemistry Footprint: Sulphate vs. Chloride</w:t>
      </w:r>
      <w:bookmarkEnd w:id="117"/>
    </w:p>
    <w:p w14:paraId="23A2CA82" w14:textId="77777777" w:rsidR="00160296" w:rsidRDefault="00160296" w:rsidP="00160296">
      <w:pPr>
        <w:spacing w:after="120"/>
        <w:rPr>
          <w:rFonts w:eastAsia="Calibri" w:cs="Arial"/>
        </w:rPr>
      </w:pPr>
      <w:r w:rsidRPr="00BF3FC0">
        <w:rPr>
          <w:rFonts w:eastAsia="Calibri" w:cs="Arial"/>
          <w:noProof/>
          <w:highlight w:val="yellow"/>
        </w:rPr>
        <w:drawing>
          <wp:inline distT="0" distB="0" distL="0" distR="0" wp14:anchorId="6EBE5B9C" wp14:editId="17CD69BC">
            <wp:extent cx="3960000" cy="2972151"/>
            <wp:effectExtent l="0" t="0" r="2540" b="0"/>
            <wp:docPr id="1925405906" name="Picture 2" descr="A graph of a number of samp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05906" name="Picture 2" descr="A graph of a number of samples&#10;&#10;Description automatically generated with medium confidenc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60000" cy="2972151"/>
                    </a:xfrm>
                    <a:prstGeom prst="rect">
                      <a:avLst/>
                    </a:prstGeom>
                    <a:noFill/>
                  </pic:spPr>
                </pic:pic>
              </a:graphicData>
            </a:graphic>
          </wp:inline>
        </w:drawing>
      </w:r>
    </w:p>
    <w:p w14:paraId="70B4381C" w14:textId="7569EE45" w:rsidR="00DC55FC" w:rsidRDefault="00DC55FC" w:rsidP="00160296">
      <w:pPr>
        <w:spacing w:after="120"/>
      </w:pPr>
      <w:r>
        <w:t>&lt;INSERT_5_3_FIGURES_END&gt;</w:t>
      </w:r>
    </w:p>
    <w:p w14:paraId="617FF4AD" w14:textId="5ADFE4A3" w:rsidR="00DC55FC" w:rsidRPr="00BF3FC0" w:rsidRDefault="00DC55FC" w:rsidP="00160296">
      <w:pPr>
        <w:spacing w:after="120"/>
        <w:rPr>
          <w:rFonts w:eastAsia="Calibri" w:cs="Arial"/>
        </w:rPr>
      </w:pPr>
      <w:r>
        <w:t>&lt;INSERT_5_3_END&gt;</w:t>
      </w:r>
    </w:p>
    <w:p w14:paraId="373FB528" w14:textId="77777777" w:rsidR="00160296" w:rsidRDefault="00160296" w:rsidP="00160296">
      <w:pPr>
        <w:pStyle w:val="Heading2"/>
        <w:rPr>
          <w:lang w:val="en-CA"/>
        </w:rPr>
      </w:pPr>
      <w:bookmarkStart w:id="118" w:name="_Toc192082462"/>
      <w:bookmarkStart w:id="119" w:name="_Toc241158100"/>
      <w:r w:rsidRPr="00BF3FC0">
        <w:rPr>
          <w:lang w:val="en-CA"/>
        </w:rPr>
        <w:t>Background Chloride Summary</w:t>
      </w:r>
      <w:bookmarkEnd w:id="118"/>
      <w:bookmarkEnd w:id="119"/>
    </w:p>
    <w:p w14:paraId="159FD7E7" w14:textId="618AFBAD" w:rsidR="000F6E05" w:rsidRPr="000F6E05" w:rsidRDefault="000F6E05" w:rsidP="000F6E05">
      <w:r>
        <w:t>&lt;INSERT_5_4_START&gt;</w:t>
      </w:r>
    </w:p>
    <w:p w14:paraId="0AE807A0" w14:textId="77777777" w:rsidR="00B10368" w:rsidRDefault="00B10368" w:rsidP="00B10368">
      <w:pPr>
        <w:spacing w:after="120"/>
        <w:rPr>
          <w:rFonts w:eastAsia="Calibri" w:cs="Arial"/>
        </w:rPr>
      </w:pPr>
      <w:r w:rsidRPr="00BF3FC0">
        <w:rPr>
          <w:rFonts w:eastAsia="Calibri" w:cs="Arial"/>
        </w:rPr>
        <w:t xml:space="preserve">Based on the above lines of evidence, it is concluded that the elevated chloride levels at the outlying background locations are not related to the on-site source area and are due to naturally occurring conditions. As such, boreholes BH25-08 to BH25-11 were used as background for SCARG guideline development. </w:t>
      </w:r>
    </w:p>
    <w:p w14:paraId="79B2AA85" w14:textId="5A2B79FF" w:rsidR="000F6E05" w:rsidRPr="00BF3FC0" w:rsidRDefault="000F6E05" w:rsidP="00B10368">
      <w:pPr>
        <w:spacing w:after="120"/>
        <w:rPr>
          <w:rFonts w:eastAsia="Calibri" w:cs="Arial"/>
        </w:rPr>
      </w:pPr>
      <w:r>
        <w:t>&lt;INSERT_5_4_END&gt;</w:t>
      </w:r>
    </w:p>
    <w:p w14:paraId="04F9A1D0" w14:textId="01DA4FDB" w:rsidR="00057BEE" w:rsidRPr="00BF3FC0" w:rsidRDefault="00057BEE" w:rsidP="00FF67B6">
      <w:pPr>
        <w:pStyle w:val="Heading1"/>
        <w:rPr>
          <w:lang w:val="en-CA"/>
        </w:rPr>
      </w:pPr>
      <w:bookmarkStart w:id="120" w:name="_Toc241158101"/>
      <w:r w:rsidRPr="00BF3FC0">
        <w:rPr>
          <w:lang w:val="en-CA"/>
        </w:rPr>
        <w:lastRenderedPageBreak/>
        <w:t>Impact Volume</w:t>
      </w:r>
      <w:bookmarkEnd w:id="120"/>
    </w:p>
    <w:p w14:paraId="7908C550" w14:textId="05F3B63A" w:rsidR="00C44752" w:rsidRPr="00BF3FC0" w:rsidRDefault="00C44752" w:rsidP="00C44752">
      <w:r w:rsidRPr="00BF3FC0">
        <w:t xml:space="preserve">Below is a summary of the preliminary remediation volume, shown in </w:t>
      </w:r>
      <w:r w:rsidRPr="00BF3FC0">
        <w:rPr>
          <w:b/>
          <w:bCs/>
        </w:rPr>
        <w:t>Figure XX</w:t>
      </w:r>
      <w:r w:rsidRPr="00BF3FC0">
        <w:t xml:space="preserve">. The estimates do not account for justified exceedances. </w:t>
      </w:r>
    </w:p>
    <w:p w14:paraId="4F786301" w14:textId="277C6AE9" w:rsidR="00AE0B22" w:rsidRPr="00BF3FC0" w:rsidRDefault="00AE0B22" w:rsidP="00AE0B22">
      <w:r w:rsidRPr="00BF3FC0">
        <w:t>Volume-to-tonnage conversions were based on a soil bulk density of 1.</w:t>
      </w:r>
      <w:r w:rsidR="00A155DB">
        <w:t>7</w:t>
      </w:r>
      <w:r w:rsidRPr="00BF3FC0">
        <w:t xml:space="preserve"> t/m</w:t>
      </w:r>
      <w:r w:rsidRPr="00BF3FC0">
        <w:rPr>
          <w:vertAlign w:val="superscript"/>
        </w:rPr>
        <w:t>3</w:t>
      </w:r>
      <w:r w:rsidRPr="00BF3FC0">
        <w:t xml:space="preserve">, and a 10% contingency </w:t>
      </w:r>
      <w:r w:rsidR="00D05A7F" w:rsidRPr="00BF3FC0">
        <w:t xml:space="preserve">was </w:t>
      </w:r>
      <w:r w:rsidR="00AD2F05" w:rsidRPr="00BF3FC0">
        <w:t>applied</w:t>
      </w:r>
      <w:r w:rsidRPr="00BF3FC0">
        <w:t>.</w:t>
      </w:r>
    </w:p>
    <w:p w14:paraId="45BC4151" w14:textId="2B4A2BA2" w:rsidR="00D05A7F" w:rsidRPr="00BF3FC0" w:rsidRDefault="00D05A7F" w:rsidP="008651F4">
      <w:pPr>
        <w:rPr>
          <w:color w:val="C00000"/>
          <w:u w:val="single"/>
        </w:rPr>
      </w:pPr>
      <w:r w:rsidRPr="00BF3FC0">
        <w:rPr>
          <w:color w:val="C00000"/>
          <w:u w:val="single"/>
        </w:rPr>
        <w:t>Fo</w:t>
      </w:r>
      <w:r w:rsidR="007265D0" w:rsidRPr="00BF3FC0">
        <w:rPr>
          <w:color w:val="C00000"/>
          <w:u w:val="single"/>
        </w:rPr>
        <w:t>r a rough estimate with little data</w:t>
      </w:r>
    </w:p>
    <w:p w14:paraId="1D747240" w14:textId="69D8578E" w:rsidR="008651F4" w:rsidRPr="00BF3FC0" w:rsidRDefault="008651F4" w:rsidP="008651F4">
      <w:r w:rsidRPr="00BF3FC0">
        <w:t>Volume-to-tonnage conversions were based on a soil bulk density of 1.</w:t>
      </w:r>
      <w:r w:rsidR="00A155DB">
        <w:t>7</w:t>
      </w:r>
      <w:r w:rsidRPr="00BF3FC0">
        <w:t xml:space="preserve"> t/m</w:t>
      </w:r>
      <w:r w:rsidRPr="00BF3FC0">
        <w:rPr>
          <w:vertAlign w:val="superscript"/>
        </w:rPr>
        <w:t>3</w:t>
      </w:r>
      <w:r w:rsidRPr="00BF3FC0">
        <w:t>. Due to the absence of a detailed delineation, the lateral and vertical dimensions are approximate, and a 1</w:t>
      </w:r>
      <w:r w:rsidR="00D05A7F" w:rsidRPr="00BF3FC0">
        <w:t>5</w:t>
      </w:r>
      <w:r w:rsidRPr="00BF3FC0">
        <w:t xml:space="preserve">% contingency was </w:t>
      </w:r>
      <w:r w:rsidR="00AD2F05" w:rsidRPr="00BF3FC0">
        <w:t>applied</w:t>
      </w:r>
      <w:r w:rsidRPr="00BF3FC0">
        <w:t>.</w:t>
      </w:r>
    </w:p>
    <w:p w14:paraId="65317FD7" w14:textId="2E3784AE" w:rsidR="00C44752" w:rsidRPr="00BF3FC0" w:rsidRDefault="0017270E" w:rsidP="00C44752">
      <w:pPr>
        <w:rPr>
          <w:color w:val="C00000"/>
          <w:u w:val="single"/>
        </w:rPr>
      </w:pPr>
      <w:r w:rsidRPr="00BF3FC0">
        <w:rPr>
          <w:color w:val="C00000"/>
          <w:u w:val="single"/>
        </w:rPr>
        <w:t>Lack of delineation:</w:t>
      </w:r>
    </w:p>
    <w:p w14:paraId="478C3B86" w14:textId="673552A7" w:rsidR="00B61458" w:rsidRPr="00BF3FC0" w:rsidRDefault="00516FD7" w:rsidP="00C44752">
      <w:r w:rsidRPr="00BF3FC0">
        <w:t>Volume-to-tonnage conversions were based on a soil bulk density of 1.</w:t>
      </w:r>
      <w:r w:rsidR="00A155DB">
        <w:t>7</w:t>
      </w:r>
      <w:r w:rsidRPr="00BF3FC0">
        <w:t xml:space="preserve"> t/m</w:t>
      </w:r>
      <w:r w:rsidRPr="00BF3FC0">
        <w:rPr>
          <w:vertAlign w:val="superscript"/>
        </w:rPr>
        <w:t>3</w:t>
      </w:r>
      <w:r w:rsidRPr="00BF3FC0">
        <w:t xml:space="preserve">. </w:t>
      </w:r>
      <w:r w:rsidR="00C44752" w:rsidRPr="00BF3FC0">
        <w:t xml:space="preserve">As </w:t>
      </w:r>
      <w:r w:rsidR="00AD2F05" w:rsidRPr="00BF3FC0">
        <w:t xml:space="preserve">vertical and lateral </w:t>
      </w:r>
      <w:r w:rsidR="00C44752" w:rsidRPr="00BF3FC0">
        <w:t xml:space="preserve">delineation is incomplete for the </w:t>
      </w:r>
      <w:r w:rsidR="00AD2F05" w:rsidRPr="00BF3FC0">
        <w:t xml:space="preserve">compressor area, </w:t>
      </w:r>
      <w:r w:rsidR="00CB3F4E" w:rsidRPr="00BF3FC0">
        <w:t xml:space="preserve">a 20% </w:t>
      </w:r>
      <w:r w:rsidR="00C44752" w:rsidRPr="00BF3FC0">
        <w:t xml:space="preserve">contingency was applied. </w:t>
      </w:r>
    </w:p>
    <w:p w14:paraId="4E106106" w14:textId="4B76DC10" w:rsidR="004F7C51" w:rsidRPr="00BF3FC0" w:rsidRDefault="002B79A3" w:rsidP="00642A39">
      <w:pPr>
        <w:pStyle w:val="In-TextTables"/>
      </w:pPr>
      <w:r w:rsidRPr="00BF3FC0">
        <w:t xml:space="preserve">Table </w:t>
      </w:r>
      <w:fldSimple w:instr=" SEQ Table \* ARABIC ">
        <w:r w:rsidR="00E06128">
          <w:rPr>
            <w:noProof/>
          </w:rPr>
          <w:t>4</w:t>
        </w:r>
      </w:fldSimple>
      <w:r w:rsidRPr="00BF3FC0">
        <w:rPr>
          <w:noProof/>
        </w:rPr>
        <w:t>:</w:t>
      </w:r>
      <w:r w:rsidR="004F7C51" w:rsidRPr="00BF3FC0">
        <w:t xml:space="preserve"> Remediation Volume Estimate</w:t>
      </w:r>
    </w:p>
    <w:tbl>
      <w:tblPr>
        <w:tblW w:w="10060" w:type="dxa"/>
        <w:tblLayout w:type="fixed"/>
        <w:tblLook w:val="04A0" w:firstRow="1" w:lastRow="0" w:firstColumn="1" w:lastColumn="0" w:noHBand="0" w:noVBand="1"/>
      </w:tblPr>
      <w:tblGrid>
        <w:gridCol w:w="2689"/>
        <w:gridCol w:w="1474"/>
        <w:gridCol w:w="1474"/>
        <w:gridCol w:w="1446"/>
        <w:gridCol w:w="1559"/>
        <w:gridCol w:w="1418"/>
      </w:tblGrid>
      <w:tr w:rsidR="004368B8" w:rsidRPr="00BF3FC0" w14:paraId="231D2901" w14:textId="77777777" w:rsidTr="00E34639">
        <w:trPr>
          <w:trHeight w:val="283"/>
        </w:trPr>
        <w:tc>
          <w:tcPr>
            <w:tcW w:w="2689" w:type="dxa"/>
            <w:vMerge w:val="restart"/>
            <w:tcBorders>
              <w:top w:val="single" w:sz="4" w:space="0" w:color="auto"/>
              <w:left w:val="single" w:sz="4" w:space="0" w:color="auto"/>
            </w:tcBorders>
            <w:shd w:val="clear" w:color="000000" w:fill="52796F"/>
            <w:noWrap/>
            <w:vAlign w:val="center"/>
            <w:hideMark/>
          </w:tcPr>
          <w:p w14:paraId="158C4276" w14:textId="13E0FC67" w:rsidR="004368B8" w:rsidRPr="00BF3FC0" w:rsidRDefault="004368B8" w:rsidP="00E34639">
            <w:pPr>
              <w:spacing w:before="0" w:after="0" w:line="264" w:lineRule="auto"/>
              <w:jc w:val="center"/>
              <w:rPr>
                <w:b/>
                <w:bCs/>
                <w:color w:val="FFFFFF" w:themeColor="background1"/>
                <w:kern w:val="19"/>
                <w:sz w:val="19"/>
                <w:lang w:eastAsia="en-CA"/>
              </w:rPr>
            </w:pPr>
            <w:r w:rsidRPr="00BF3FC0">
              <w:rPr>
                <w:b/>
                <w:bCs/>
                <w:color w:val="FFFFFF" w:themeColor="background1"/>
                <w:kern w:val="19"/>
                <w:sz w:val="19"/>
                <w:lang w:eastAsia="en-CA"/>
              </w:rPr>
              <w:t>Area</w:t>
            </w:r>
          </w:p>
        </w:tc>
        <w:tc>
          <w:tcPr>
            <w:tcW w:w="1474" w:type="dxa"/>
            <w:tcBorders>
              <w:top w:val="single" w:sz="4" w:space="0" w:color="auto"/>
            </w:tcBorders>
            <w:shd w:val="clear" w:color="000000" w:fill="52796F"/>
            <w:noWrap/>
            <w:vAlign w:val="center"/>
            <w:hideMark/>
          </w:tcPr>
          <w:p w14:paraId="40DE6FE6" w14:textId="77777777" w:rsidR="004368B8" w:rsidRPr="00BF3FC0" w:rsidRDefault="004368B8" w:rsidP="00710FB2">
            <w:pPr>
              <w:spacing w:before="0" w:after="0" w:line="264" w:lineRule="auto"/>
              <w:jc w:val="center"/>
              <w:rPr>
                <w:b/>
                <w:bCs/>
                <w:color w:val="FFFFFF" w:themeColor="background1"/>
                <w:kern w:val="19"/>
                <w:sz w:val="19"/>
                <w:lang w:eastAsia="en-CA"/>
              </w:rPr>
            </w:pPr>
            <w:r w:rsidRPr="00BF3FC0">
              <w:rPr>
                <w:b/>
                <w:bCs/>
                <w:color w:val="FFFFFF" w:themeColor="background1"/>
                <w:kern w:val="19"/>
                <w:sz w:val="19"/>
                <w:lang w:eastAsia="en-CA"/>
              </w:rPr>
              <w:t>Area</w:t>
            </w:r>
          </w:p>
        </w:tc>
        <w:tc>
          <w:tcPr>
            <w:tcW w:w="1474" w:type="dxa"/>
            <w:tcBorders>
              <w:top w:val="single" w:sz="4" w:space="0" w:color="auto"/>
            </w:tcBorders>
            <w:shd w:val="clear" w:color="000000" w:fill="52796F"/>
            <w:vAlign w:val="center"/>
            <w:hideMark/>
          </w:tcPr>
          <w:p w14:paraId="3077ABE3" w14:textId="77777777" w:rsidR="004368B8" w:rsidRPr="00BF3FC0" w:rsidRDefault="004368B8" w:rsidP="00710FB2">
            <w:pPr>
              <w:spacing w:before="0" w:after="0" w:line="264" w:lineRule="auto"/>
              <w:jc w:val="center"/>
              <w:rPr>
                <w:b/>
                <w:bCs/>
                <w:color w:val="FFFFFF" w:themeColor="background1"/>
                <w:kern w:val="19"/>
                <w:sz w:val="19"/>
                <w:lang w:eastAsia="en-CA"/>
              </w:rPr>
            </w:pPr>
            <w:r w:rsidRPr="00BF3FC0">
              <w:rPr>
                <w:b/>
                <w:bCs/>
                <w:color w:val="FFFFFF" w:themeColor="background1"/>
                <w:kern w:val="19"/>
                <w:sz w:val="19"/>
                <w:lang w:eastAsia="en-CA"/>
              </w:rPr>
              <w:t>Top</w:t>
            </w:r>
          </w:p>
        </w:tc>
        <w:tc>
          <w:tcPr>
            <w:tcW w:w="1446" w:type="dxa"/>
            <w:tcBorders>
              <w:top w:val="single" w:sz="4" w:space="0" w:color="auto"/>
            </w:tcBorders>
            <w:shd w:val="clear" w:color="000000" w:fill="52796F"/>
            <w:vAlign w:val="center"/>
            <w:hideMark/>
          </w:tcPr>
          <w:p w14:paraId="7A09FB6D" w14:textId="77777777" w:rsidR="004368B8" w:rsidRPr="00BF3FC0" w:rsidRDefault="004368B8" w:rsidP="00710FB2">
            <w:pPr>
              <w:spacing w:before="0" w:after="0" w:line="264" w:lineRule="auto"/>
              <w:jc w:val="center"/>
              <w:rPr>
                <w:b/>
                <w:bCs/>
                <w:color w:val="FFFFFF" w:themeColor="background1"/>
                <w:kern w:val="19"/>
                <w:sz w:val="19"/>
                <w:lang w:eastAsia="en-CA"/>
              </w:rPr>
            </w:pPr>
            <w:r w:rsidRPr="00BF3FC0">
              <w:rPr>
                <w:b/>
                <w:bCs/>
                <w:color w:val="FFFFFF" w:themeColor="background1"/>
                <w:kern w:val="19"/>
                <w:sz w:val="19"/>
                <w:lang w:eastAsia="en-CA"/>
              </w:rPr>
              <w:t>Base</w:t>
            </w:r>
          </w:p>
        </w:tc>
        <w:tc>
          <w:tcPr>
            <w:tcW w:w="1559" w:type="dxa"/>
            <w:tcBorders>
              <w:top w:val="single" w:sz="4" w:space="0" w:color="auto"/>
            </w:tcBorders>
            <w:shd w:val="clear" w:color="000000" w:fill="52796F"/>
            <w:vAlign w:val="center"/>
            <w:hideMark/>
          </w:tcPr>
          <w:p w14:paraId="6BFF8E3D" w14:textId="77777777" w:rsidR="004368B8" w:rsidRPr="00BF3FC0" w:rsidRDefault="004368B8" w:rsidP="00710FB2">
            <w:pPr>
              <w:spacing w:before="0" w:after="0" w:line="264" w:lineRule="auto"/>
              <w:jc w:val="center"/>
              <w:rPr>
                <w:b/>
                <w:bCs/>
                <w:color w:val="FFFFFF" w:themeColor="background1"/>
                <w:kern w:val="19"/>
                <w:sz w:val="19"/>
                <w:lang w:eastAsia="en-CA"/>
              </w:rPr>
            </w:pPr>
            <w:r w:rsidRPr="00BF3FC0">
              <w:rPr>
                <w:b/>
                <w:bCs/>
                <w:color w:val="FFFFFF" w:themeColor="background1"/>
                <w:kern w:val="19"/>
                <w:sz w:val="19"/>
                <w:lang w:eastAsia="en-CA"/>
              </w:rPr>
              <w:t>Volume</w:t>
            </w:r>
          </w:p>
        </w:tc>
        <w:tc>
          <w:tcPr>
            <w:tcW w:w="1418" w:type="dxa"/>
            <w:tcBorders>
              <w:top w:val="single" w:sz="4" w:space="0" w:color="auto"/>
              <w:right w:val="single" w:sz="4" w:space="0" w:color="auto"/>
            </w:tcBorders>
            <w:shd w:val="clear" w:color="000000" w:fill="52796F"/>
            <w:noWrap/>
            <w:vAlign w:val="center"/>
            <w:hideMark/>
          </w:tcPr>
          <w:p w14:paraId="4600ADED" w14:textId="77777777" w:rsidR="004368B8" w:rsidRPr="00BF3FC0" w:rsidRDefault="004368B8" w:rsidP="00710FB2">
            <w:pPr>
              <w:spacing w:before="0" w:after="0" w:line="264" w:lineRule="auto"/>
              <w:jc w:val="center"/>
              <w:rPr>
                <w:b/>
                <w:bCs/>
                <w:color w:val="FFFFFF" w:themeColor="background1"/>
                <w:kern w:val="19"/>
                <w:sz w:val="19"/>
                <w:lang w:eastAsia="en-CA"/>
              </w:rPr>
            </w:pPr>
            <w:r w:rsidRPr="00BF3FC0">
              <w:rPr>
                <w:b/>
                <w:bCs/>
                <w:color w:val="FFFFFF" w:themeColor="background1"/>
                <w:kern w:val="19"/>
                <w:sz w:val="19"/>
                <w:lang w:eastAsia="en-CA"/>
              </w:rPr>
              <w:t>Tonnes</w:t>
            </w:r>
          </w:p>
        </w:tc>
      </w:tr>
      <w:tr w:rsidR="004368B8" w:rsidRPr="00BF3FC0" w14:paraId="26F82AF5" w14:textId="77777777" w:rsidTr="00E34639">
        <w:trPr>
          <w:trHeight w:val="283"/>
        </w:trPr>
        <w:tc>
          <w:tcPr>
            <w:tcW w:w="2689" w:type="dxa"/>
            <w:vMerge/>
            <w:tcBorders>
              <w:left w:val="single" w:sz="4" w:space="0" w:color="auto"/>
              <w:bottom w:val="single" w:sz="4" w:space="0" w:color="auto"/>
            </w:tcBorders>
            <w:vAlign w:val="center"/>
            <w:hideMark/>
          </w:tcPr>
          <w:p w14:paraId="7B088892" w14:textId="77777777" w:rsidR="004368B8" w:rsidRPr="00BF3FC0" w:rsidRDefault="004368B8" w:rsidP="00710FB2">
            <w:pPr>
              <w:spacing w:before="0" w:after="0" w:line="264" w:lineRule="auto"/>
              <w:jc w:val="center"/>
              <w:rPr>
                <w:b/>
                <w:bCs/>
                <w:color w:val="FFFFFF" w:themeColor="background1"/>
                <w:kern w:val="19"/>
                <w:sz w:val="19"/>
                <w:lang w:eastAsia="en-CA"/>
              </w:rPr>
            </w:pPr>
          </w:p>
        </w:tc>
        <w:tc>
          <w:tcPr>
            <w:tcW w:w="1474" w:type="dxa"/>
            <w:tcBorders>
              <w:top w:val="nil"/>
              <w:bottom w:val="single" w:sz="4" w:space="0" w:color="auto"/>
            </w:tcBorders>
            <w:shd w:val="clear" w:color="000000" w:fill="52796F"/>
            <w:vAlign w:val="center"/>
            <w:hideMark/>
          </w:tcPr>
          <w:p w14:paraId="116C3E01" w14:textId="77777777" w:rsidR="004368B8" w:rsidRPr="00BF3FC0" w:rsidRDefault="004368B8" w:rsidP="00710FB2">
            <w:pPr>
              <w:spacing w:before="0" w:after="0" w:line="264" w:lineRule="auto"/>
              <w:jc w:val="center"/>
              <w:rPr>
                <w:b/>
                <w:bCs/>
                <w:color w:val="FFFFFF" w:themeColor="background1"/>
                <w:kern w:val="19"/>
                <w:sz w:val="19"/>
                <w:lang w:eastAsia="en-CA"/>
              </w:rPr>
            </w:pPr>
            <w:r w:rsidRPr="00BF3FC0">
              <w:rPr>
                <w:b/>
                <w:bCs/>
                <w:color w:val="FFFFFF" w:themeColor="background1"/>
                <w:kern w:val="19"/>
                <w:sz w:val="19"/>
                <w:lang w:eastAsia="en-CA"/>
              </w:rPr>
              <w:t>m</w:t>
            </w:r>
          </w:p>
        </w:tc>
        <w:tc>
          <w:tcPr>
            <w:tcW w:w="1474" w:type="dxa"/>
            <w:tcBorders>
              <w:top w:val="nil"/>
              <w:bottom w:val="single" w:sz="4" w:space="0" w:color="auto"/>
            </w:tcBorders>
            <w:shd w:val="clear" w:color="000000" w:fill="52796F"/>
            <w:noWrap/>
            <w:vAlign w:val="center"/>
            <w:hideMark/>
          </w:tcPr>
          <w:p w14:paraId="009374AC" w14:textId="77777777" w:rsidR="004368B8" w:rsidRPr="00BF3FC0" w:rsidRDefault="004368B8" w:rsidP="00710FB2">
            <w:pPr>
              <w:spacing w:before="0" w:after="0" w:line="264" w:lineRule="auto"/>
              <w:jc w:val="center"/>
              <w:rPr>
                <w:b/>
                <w:bCs/>
                <w:color w:val="FFFFFF" w:themeColor="background1"/>
                <w:kern w:val="19"/>
                <w:sz w:val="19"/>
                <w:lang w:eastAsia="en-CA"/>
              </w:rPr>
            </w:pPr>
            <w:r w:rsidRPr="00BF3FC0">
              <w:rPr>
                <w:b/>
                <w:bCs/>
                <w:color w:val="FFFFFF" w:themeColor="background1"/>
                <w:kern w:val="19"/>
                <w:sz w:val="19"/>
                <w:lang w:eastAsia="en-CA"/>
              </w:rPr>
              <w:t>mbgs</w:t>
            </w:r>
          </w:p>
        </w:tc>
        <w:tc>
          <w:tcPr>
            <w:tcW w:w="1446" w:type="dxa"/>
            <w:tcBorders>
              <w:top w:val="nil"/>
              <w:bottom w:val="single" w:sz="4" w:space="0" w:color="auto"/>
            </w:tcBorders>
            <w:shd w:val="clear" w:color="000000" w:fill="52796F"/>
            <w:vAlign w:val="center"/>
            <w:hideMark/>
          </w:tcPr>
          <w:p w14:paraId="33EFA8D3" w14:textId="77777777" w:rsidR="004368B8" w:rsidRPr="00BF3FC0" w:rsidRDefault="004368B8" w:rsidP="00710FB2">
            <w:pPr>
              <w:spacing w:before="0" w:after="0" w:line="264" w:lineRule="auto"/>
              <w:jc w:val="center"/>
              <w:rPr>
                <w:b/>
                <w:bCs/>
                <w:color w:val="FFFFFF" w:themeColor="background1"/>
                <w:kern w:val="19"/>
                <w:sz w:val="19"/>
                <w:lang w:eastAsia="en-CA"/>
              </w:rPr>
            </w:pPr>
            <w:r w:rsidRPr="00BF3FC0">
              <w:rPr>
                <w:b/>
                <w:bCs/>
                <w:color w:val="FFFFFF" w:themeColor="background1"/>
                <w:kern w:val="19"/>
                <w:sz w:val="19"/>
                <w:lang w:eastAsia="en-CA"/>
              </w:rPr>
              <w:t>mbgs</w:t>
            </w:r>
          </w:p>
        </w:tc>
        <w:tc>
          <w:tcPr>
            <w:tcW w:w="1559" w:type="dxa"/>
            <w:tcBorders>
              <w:top w:val="nil"/>
              <w:bottom w:val="single" w:sz="4" w:space="0" w:color="auto"/>
            </w:tcBorders>
            <w:shd w:val="clear" w:color="000000" w:fill="52796F"/>
            <w:vAlign w:val="center"/>
            <w:hideMark/>
          </w:tcPr>
          <w:p w14:paraId="0C2C854B" w14:textId="77777777" w:rsidR="004368B8" w:rsidRPr="00BF3FC0" w:rsidRDefault="004368B8" w:rsidP="00710FB2">
            <w:pPr>
              <w:spacing w:before="0" w:after="0" w:line="264" w:lineRule="auto"/>
              <w:jc w:val="center"/>
              <w:rPr>
                <w:b/>
                <w:bCs/>
                <w:color w:val="FFFFFF" w:themeColor="background1"/>
                <w:kern w:val="19"/>
                <w:sz w:val="19"/>
                <w:lang w:eastAsia="en-CA"/>
              </w:rPr>
            </w:pPr>
            <w:r w:rsidRPr="00BF3FC0">
              <w:rPr>
                <w:b/>
                <w:bCs/>
                <w:color w:val="FFFFFF" w:themeColor="background1"/>
                <w:kern w:val="19"/>
                <w:sz w:val="19"/>
                <w:lang w:eastAsia="en-CA"/>
              </w:rPr>
              <w:t>m</w:t>
            </w:r>
            <w:r w:rsidRPr="00BF3FC0">
              <w:rPr>
                <w:b/>
                <w:bCs/>
                <w:color w:val="FFFFFF" w:themeColor="background1"/>
                <w:kern w:val="19"/>
                <w:sz w:val="19"/>
                <w:vertAlign w:val="superscript"/>
                <w:lang w:eastAsia="en-CA"/>
              </w:rPr>
              <w:t>3</w:t>
            </w:r>
          </w:p>
        </w:tc>
        <w:tc>
          <w:tcPr>
            <w:tcW w:w="1418" w:type="dxa"/>
            <w:tcBorders>
              <w:top w:val="nil"/>
              <w:bottom w:val="single" w:sz="4" w:space="0" w:color="auto"/>
              <w:right w:val="single" w:sz="4" w:space="0" w:color="auto"/>
            </w:tcBorders>
            <w:shd w:val="clear" w:color="000000" w:fill="52796F"/>
            <w:noWrap/>
            <w:vAlign w:val="center"/>
            <w:hideMark/>
          </w:tcPr>
          <w:p w14:paraId="230236AC" w14:textId="77777777" w:rsidR="004368B8" w:rsidRPr="00BF3FC0" w:rsidRDefault="004368B8" w:rsidP="00710FB2">
            <w:pPr>
              <w:spacing w:before="0" w:after="0" w:line="264" w:lineRule="auto"/>
              <w:jc w:val="center"/>
              <w:rPr>
                <w:b/>
                <w:bCs/>
                <w:color w:val="FFFFFF" w:themeColor="background1"/>
                <w:kern w:val="19"/>
                <w:sz w:val="19"/>
                <w:lang w:eastAsia="en-CA"/>
              </w:rPr>
            </w:pPr>
            <w:r w:rsidRPr="00BF3FC0">
              <w:rPr>
                <w:b/>
                <w:bCs/>
                <w:color w:val="FFFFFF" w:themeColor="background1"/>
                <w:kern w:val="19"/>
                <w:sz w:val="19"/>
                <w:lang w:eastAsia="en-CA"/>
              </w:rPr>
              <w:t>t</w:t>
            </w:r>
          </w:p>
        </w:tc>
      </w:tr>
      <w:tr w:rsidR="00E34639" w:rsidRPr="00BF3FC0" w14:paraId="2FE833C4" w14:textId="77777777" w:rsidTr="00E34639">
        <w:trPr>
          <w:trHeight w:val="283"/>
        </w:trPr>
        <w:tc>
          <w:tcPr>
            <w:tcW w:w="2689" w:type="dxa"/>
            <w:tcBorders>
              <w:top w:val="single" w:sz="4" w:space="0" w:color="auto"/>
              <w:left w:val="single" w:sz="4" w:space="0" w:color="auto"/>
              <w:bottom w:val="single" w:sz="4" w:space="0" w:color="auto"/>
              <w:right w:val="single" w:sz="4" w:space="0" w:color="auto"/>
            </w:tcBorders>
            <w:noWrap/>
            <w:vAlign w:val="center"/>
            <w:hideMark/>
          </w:tcPr>
          <w:p w14:paraId="37914ECF" w14:textId="1CE6FB65" w:rsidR="00E34639" w:rsidRPr="00BF3FC0" w:rsidRDefault="00E34639" w:rsidP="00E34639">
            <w:pPr>
              <w:spacing w:before="0" w:after="0" w:line="264" w:lineRule="auto"/>
              <w:jc w:val="center"/>
              <w:rPr>
                <w:kern w:val="19"/>
                <w:sz w:val="19"/>
              </w:rPr>
            </w:pPr>
            <w:r w:rsidRPr="00BF3FC0">
              <w:rPr>
                <w:kern w:val="19"/>
                <w:sz w:val="19"/>
              </w:rPr>
              <w:t>Well centre</w:t>
            </w:r>
          </w:p>
        </w:tc>
        <w:tc>
          <w:tcPr>
            <w:tcW w:w="1474" w:type="dxa"/>
            <w:tcBorders>
              <w:top w:val="single" w:sz="4" w:space="0" w:color="auto"/>
              <w:left w:val="nil"/>
              <w:bottom w:val="single" w:sz="4" w:space="0" w:color="auto"/>
              <w:right w:val="single" w:sz="4" w:space="0" w:color="auto"/>
            </w:tcBorders>
            <w:noWrap/>
            <w:vAlign w:val="center"/>
            <w:hideMark/>
          </w:tcPr>
          <w:p w14:paraId="5C891C9C" w14:textId="15B6003C" w:rsidR="00E34639" w:rsidRPr="00BF3FC0" w:rsidRDefault="00E34639" w:rsidP="00710FB2">
            <w:pPr>
              <w:spacing w:before="0" w:after="0" w:line="264" w:lineRule="auto"/>
              <w:jc w:val="center"/>
              <w:rPr>
                <w:kern w:val="19"/>
                <w:sz w:val="19"/>
              </w:rPr>
            </w:pPr>
            <w:r w:rsidRPr="00BF3FC0">
              <w:rPr>
                <w:kern w:val="19"/>
                <w:sz w:val="19"/>
              </w:rPr>
              <w:t>100</w:t>
            </w:r>
          </w:p>
        </w:tc>
        <w:tc>
          <w:tcPr>
            <w:tcW w:w="1474" w:type="dxa"/>
            <w:tcBorders>
              <w:top w:val="single" w:sz="4" w:space="0" w:color="auto"/>
              <w:left w:val="nil"/>
              <w:bottom w:val="single" w:sz="4" w:space="0" w:color="auto"/>
              <w:right w:val="single" w:sz="4" w:space="0" w:color="auto"/>
            </w:tcBorders>
            <w:noWrap/>
            <w:vAlign w:val="center"/>
            <w:hideMark/>
          </w:tcPr>
          <w:p w14:paraId="131B7C78" w14:textId="77777777" w:rsidR="00E34639" w:rsidRPr="00BF3FC0" w:rsidRDefault="00E34639" w:rsidP="00710FB2">
            <w:pPr>
              <w:spacing w:before="0" w:after="0" w:line="264" w:lineRule="auto"/>
              <w:jc w:val="center"/>
              <w:rPr>
                <w:kern w:val="19"/>
                <w:sz w:val="19"/>
              </w:rPr>
            </w:pPr>
            <w:r w:rsidRPr="00BF3FC0">
              <w:rPr>
                <w:kern w:val="19"/>
                <w:sz w:val="19"/>
              </w:rPr>
              <w:t>0</w:t>
            </w:r>
          </w:p>
        </w:tc>
        <w:tc>
          <w:tcPr>
            <w:tcW w:w="1446" w:type="dxa"/>
            <w:tcBorders>
              <w:top w:val="single" w:sz="4" w:space="0" w:color="auto"/>
              <w:left w:val="nil"/>
              <w:bottom w:val="single" w:sz="4" w:space="0" w:color="auto"/>
              <w:right w:val="single" w:sz="4" w:space="0" w:color="auto"/>
            </w:tcBorders>
            <w:vAlign w:val="center"/>
            <w:hideMark/>
          </w:tcPr>
          <w:p w14:paraId="2082BB5F" w14:textId="394A2980" w:rsidR="00E34639" w:rsidRPr="00BF3FC0" w:rsidRDefault="00E34639" w:rsidP="00710FB2">
            <w:pPr>
              <w:spacing w:before="0" w:after="0" w:line="264" w:lineRule="auto"/>
              <w:jc w:val="center"/>
              <w:rPr>
                <w:kern w:val="19"/>
                <w:sz w:val="19"/>
              </w:rPr>
            </w:pPr>
            <w:r w:rsidRPr="00BF3FC0">
              <w:rPr>
                <w:kern w:val="19"/>
                <w:sz w:val="19"/>
              </w:rPr>
              <w:t>3</w:t>
            </w:r>
          </w:p>
        </w:tc>
        <w:tc>
          <w:tcPr>
            <w:tcW w:w="1559" w:type="dxa"/>
            <w:tcBorders>
              <w:top w:val="single" w:sz="4" w:space="0" w:color="auto"/>
              <w:left w:val="nil"/>
              <w:bottom w:val="single" w:sz="4" w:space="0" w:color="auto"/>
              <w:right w:val="single" w:sz="4" w:space="0" w:color="auto"/>
            </w:tcBorders>
            <w:vAlign w:val="center"/>
            <w:hideMark/>
          </w:tcPr>
          <w:p w14:paraId="525AF2B1" w14:textId="22EDCF62" w:rsidR="00E34639" w:rsidRPr="00BF3FC0" w:rsidRDefault="00E34639" w:rsidP="00710FB2">
            <w:pPr>
              <w:spacing w:before="0" w:after="0" w:line="264" w:lineRule="auto"/>
              <w:jc w:val="center"/>
              <w:rPr>
                <w:kern w:val="19"/>
                <w:sz w:val="19"/>
              </w:rPr>
            </w:pPr>
            <w:r w:rsidRPr="00BF3FC0">
              <w:rPr>
                <w:kern w:val="19"/>
                <w:sz w:val="19"/>
              </w:rPr>
              <w:t>300</w:t>
            </w:r>
          </w:p>
        </w:tc>
        <w:tc>
          <w:tcPr>
            <w:tcW w:w="1418" w:type="dxa"/>
            <w:tcBorders>
              <w:top w:val="single" w:sz="4" w:space="0" w:color="auto"/>
              <w:left w:val="nil"/>
              <w:bottom w:val="single" w:sz="4" w:space="0" w:color="auto"/>
              <w:right w:val="single" w:sz="4" w:space="0" w:color="auto"/>
            </w:tcBorders>
            <w:noWrap/>
            <w:vAlign w:val="center"/>
            <w:hideMark/>
          </w:tcPr>
          <w:p w14:paraId="061D5F93" w14:textId="52C33C74" w:rsidR="00E34639" w:rsidRPr="00BF3FC0" w:rsidRDefault="00E34639" w:rsidP="00710FB2">
            <w:pPr>
              <w:spacing w:before="0" w:after="0" w:line="264" w:lineRule="auto"/>
              <w:jc w:val="center"/>
              <w:rPr>
                <w:kern w:val="19"/>
                <w:sz w:val="19"/>
              </w:rPr>
            </w:pPr>
            <w:r w:rsidRPr="00BF3FC0">
              <w:rPr>
                <w:kern w:val="19"/>
                <w:sz w:val="19"/>
              </w:rPr>
              <w:t>540</w:t>
            </w:r>
          </w:p>
        </w:tc>
      </w:tr>
      <w:tr w:rsidR="00E34639" w:rsidRPr="00BF3FC0" w14:paraId="323A1FDF" w14:textId="77777777" w:rsidTr="00E34639">
        <w:trPr>
          <w:trHeight w:val="283"/>
        </w:trPr>
        <w:tc>
          <w:tcPr>
            <w:tcW w:w="2689" w:type="dxa"/>
            <w:tcBorders>
              <w:top w:val="nil"/>
              <w:left w:val="single" w:sz="4" w:space="0" w:color="auto"/>
              <w:right w:val="single" w:sz="4" w:space="0" w:color="auto"/>
            </w:tcBorders>
            <w:noWrap/>
            <w:vAlign w:val="center"/>
            <w:hideMark/>
          </w:tcPr>
          <w:p w14:paraId="0542EDC6" w14:textId="57F7C7C5" w:rsidR="00E34639" w:rsidRPr="00BF3FC0" w:rsidRDefault="00E34639" w:rsidP="00E34639">
            <w:pPr>
              <w:spacing w:before="0" w:after="0" w:line="264" w:lineRule="auto"/>
              <w:jc w:val="center"/>
              <w:rPr>
                <w:kern w:val="19"/>
                <w:sz w:val="19"/>
              </w:rPr>
            </w:pPr>
            <w:r w:rsidRPr="00BF3FC0">
              <w:rPr>
                <w:kern w:val="19"/>
                <w:sz w:val="19"/>
              </w:rPr>
              <w:t>DWDA</w:t>
            </w:r>
          </w:p>
        </w:tc>
        <w:tc>
          <w:tcPr>
            <w:tcW w:w="1474" w:type="dxa"/>
            <w:tcBorders>
              <w:top w:val="nil"/>
              <w:left w:val="nil"/>
              <w:right w:val="single" w:sz="4" w:space="0" w:color="auto"/>
            </w:tcBorders>
            <w:noWrap/>
            <w:vAlign w:val="center"/>
            <w:hideMark/>
          </w:tcPr>
          <w:p w14:paraId="73A88750" w14:textId="3E083239" w:rsidR="00E34639" w:rsidRPr="00BF3FC0" w:rsidRDefault="00E34639" w:rsidP="00120E9B">
            <w:pPr>
              <w:spacing w:before="0" w:after="0" w:line="264" w:lineRule="auto"/>
              <w:jc w:val="center"/>
              <w:rPr>
                <w:kern w:val="19"/>
                <w:sz w:val="19"/>
              </w:rPr>
            </w:pPr>
            <w:r w:rsidRPr="00BF3FC0">
              <w:rPr>
                <w:kern w:val="19"/>
                <w:sz w:val="19"/>
              </w:rPr>
              <w:t>200</w:t>
            </w:r>
          </w:p>
        </w:tc>
        <w:tc>
          <w:tcPr>
            <w:tcW w:w="1474" w:type="dxa"/>
            <w:tcBorders>
              <w:top w:val="nil"/>
              <w:left w:val="nil"/>
              <w:right w:val="single" w:sz="4" w:space="0" w:color="auto"/>
            </w:tcBorders>
            <w:noWrap/>
            <w:vAlign w:val="center"/>
            <w:hideMark/>
          </w:tcPr>
          <w:p w14:paraId="235C05B8" w14:textId="3009AC29" w:rsidR="00E34639" w:rsidRPr="00BF3FC0" w:rsidRDefault="00E34639" w:rsidP="00120E9B">
            <w:pPr>
              <w:spacing w:before="0" w:after="0" w:line="264" w:lineRule="auto"/>
              <w:jc w:val="center"/>
              <w:rPr>
                <w:kern w:val="19"/>
                <w:sz w:val="19"/>
              </w:rPr>
            </w:pPr>
            <w:r w:rsidRPr="00BF3FC0">
              <w:rPr>
                <w:kern w:val="19"/>
                <w:sz w:val="19"/>
              </w:rPr>
              <w:t>1</w:t>
            </w:r>
          </w:p>
        </w:tc>
        <w:tc>
          <w:tcPr>
            <w:tcW w:w="1446" w:type="dxa"/>
            <w:tcBorders>
              <w:top w:val="nil"/>
              <w:left w:val="nil"/>
              <w:right w:val="single" w:sz="4" w:space="0" w:color="auto"/>
            </w:tcBorders>
            <w:vAlign w:val="center"/>
            <w:hideMark/>
          </w:tcPr>
          <w:p w14:paraId="1C542ED9" w14:textId="6EEA9769" w:rsidR="00E34639" w:rsidRPr="00BF3FC0" w:rsidRDefault="00E34639" w:rsidP="00120E9B">
            <w:pPr>
              <w:spacing w:before="0" w:after="0" w:line="264" w:lineRule="auto"/>
              <w:jc w:val="center"/>
              <w:rPr>
                <w:kern w:val="19"/>
                <w:sz w:val="19"/>
              </w:rPr>
            </w:pPr>
            <w:r w:rsidRPr="00BF3FC0">
              <w:rPr>
                <w:kern w:val="19"/>
                <w:sz w:val="19"/>
              </w:rPr>
              <w:t>3</w:t>
            </w:r>
          </w:p>
        </w:tc>
        <w:tc>
          <w:tcPr>
            <w:tcW w:w="1559" w:type="dxa"/>
            <w:tcBorders>
              <w:top w:val="single" w:sz="4" w:space="0" w:color="auto"/>
              <w:left w:val="nil"/>
              <w:bottom w:val="single" w:sz="4" w:space="0" w:color="auto"/>
              <w:right w:val="single" w:sz="4" w:space="0" w:color="auto"/>
            </w:tcBorders>
            <w:vAlign w:val="center"/>
            <w:hideMark/>
          </w:tcPr>
          <w:p w14:paraId="64960DDA" w14:textId="26D5812A" w:rsidR="00E34639" w:rsidRPr="00BF3FC0" w:rsidRDefault="00E34639" w:rsidP="00120E9B">
            <w:pPr>
              <w:spacing w:before="0" w:after="0" w:line="264" w:lineRule="auto"/>
              <w:jc w:val="center"/>
              <w:rPr>
                <w:kern w:val="19"/>
                <w:sz w:val="19"/>
              </w:rPr>
            </w:pPr>
            <w:r w:rsidRPr="00BF3FC0">
              <w:rPr>
                <w:kern w:val="19"/>
                <w:sz w:val="19"/>
              </w:rPr>
              <w:t>400</w:t>
            </w:r>
          </w:p>
        </w:tc>
        <w:tc>
          <w:tcPr>
            <w:tcW w:w="1418" w:type="dxa"/>
            <w:tcBorders>
              <w:top w:val="single" w:sz="4" w:space="0" w:color="auto"/>
              <w:left w:val="nil"/>
              <w:bottom w:val="single" w:sz="4" w:space="0" w:color="auto"/>
              <w:right w:val="single" w:sz="4" w:space="0" w:color="auto"/>
            </w:tcBorders>
            <w:noWrap/>
            <w:vAlign w:val="center"/>
            <w:hideMark/>
          </w:tcPr>
          <w:p w14:paraId="6B9E47EC" w14:textId="625EB0D9" w:rsidR="00E34639" w:rsidRPr="00BF3FC0" w:rsidRDefault="00E34639" w:rsidP="00120E9B">
            <w:pPr>
              <w:spacing w:before="0" w:after="0" w:line="264" w:lineRule="auto"/>
              <w:jc w:val="center"/>
              <w:rPr>
                <w:kern w:val="19"/>
                <w:sz w:val="19"/>
              </w:rPr>
            </w:pPr>
            <w:r w:rsidRPr="00BF3FC0">
              <w:rPr>
                <w:kern w:val="19"/>
                <w:sz w:val="19"/>
              </w:rPr>
              <w:t>720</w:t>
            </w:r>
          </w:p>
        </w:tc>
      </w:tr>
      <w:tr w:rsidR="00710FB2" w:rsidRPr="00BF3FC0" w14:paraId="090A1ABF" w14:textId="77777777" w:rsidTr="00E34639">
        <w:trPr>
          <w:trHeight w:val="283"/>
        </w:trPr>
        <w:tc>
          <w:tcPr>
            <w:tcW w:w="7083" w:type="dxa"/>
            <w:gridSpan w:val="4"/>
            <w:tcBorders>
              <w:top w:val="single" w:sz="4" w:space="0" w:color="auto"/>
              <w:left w:val="single" w:sz="4" w:space="0" w:color="auto"/>
              <w:bottom w:val="single" w:sz="4" w:space="0" w:color="auto"/>
              <w:right w:val="single" w:sz="4" w:space="0" w:color="auto"/>
            </w:tcBorders>
            <w:noWrap/>
            <w:vAlign w:val="center"/>
            <w:hideMark/>
          </w:tcPr>
          <w:p w14:paraId="302FCBA2" w14:textId="77777777" w:rsidR="00710FB2" w:rsidRPr="00BF3FC0" w:rsidRDefault="00710FB2" w:rsidP="00D01D7C">
            <w:pPr>
              <w:spacing w:before="0" w:after="0" w:line="264" w:lineRule="auto"/>
              <w:jc w:val="right"/>
              <w:rPr>
                <w:kern w:val="19"/>
                <w:sz w:val="19"/>
              </w:rPr>
            </w:pPr>
            <w:r w:rsidRPr="00BF3FC0">
              <w:rPr>
                <w:kern w:val="19"/>
                <w:sz w:val="19"/>
              </w:rPr>
              <w:t>Subtotal</w:t>
            </w:r>
          </w:p>
        </w:tc>
        <w:tc>
          <w:tcPr>
            <w:tcW w:w="1559" w:type="dxa"/>
            <w:tcBorders>
              <w:top w:val="single" w:sz="4" w:space="0" w:color="auto"/>
              <w:left w:val="nil"/>
              <w:bottom w:val="single" w:sz="4" w:space="0" w:color="auto"/>
              <w:right w:val="single" w:sz="4" w:space="0" w:color="auto"/>
            </w:tcBorders>
            <w:vAlign w:val="center"/>
            <w:hideMark/>
          </w:tcPr>
          <w:p w14:paraId="34A3CD42" w14:textId="236B57A0" w:rsidR="00710FB2" w:rsidRPr="00BF3FC0" w:rsidRDefault="00591B6E" w:rsidP="00710FB2">
            <w:pPr>
              <w:spacing w:before="0" w:after="0" w:line="264" w:lineRule="auto"/>
              <w:jc w:val="center"/>
              <w:rPr>
                <w:kern w:val="19"/>
                <w:sz w:val="19"/>
              </w:rPr>
            </w:pPr>
            <w:r w:rsidRPr="00BF3FC0">
              <w:rPr>
                <w:kern w:val="19"/>
                <w:sz w:val="19"/>
              </w:rPr>
              <w:t>700</w:t>
            </w:r>
          </w:p>
        </w:tc>
        <w:tc>
          <w:tcPr>
            <w:tcW w:w="1418" w:type="dxa"/>
            <w:tcBorders>
              <w:top w:val="single" w:sz="4" w:space="0" w:color="auto"/>
              <w:left w:val="nil"/>
              <w:bottom w:val="single" w:sz="4" w:space="0" w:color="auto"/>
              <w:right w:val="single" w:sz="4" w:space="0" w:color="auto"/>
            </w:tcBorders>
            <w:noWrap/>
            <w:vAlign w:val="center"/>
            <w:hideMark/>
          </w:tcPr>
          <w:p w14:paraId="0B063ACA" w14:textId="698ACDF0" w:rsidR="00710FB2" w:rsidRPr="00BF3FC0" w:rsidRDefault="00591B6E" w:rsidP="00710FB2">
            <w:pPr>
              <w:spacing w:before="0" w:after="0" w:line="264" w:lineRule="auto"/>
              <w:jc w:val="center"/>
              <w:rPr>
                <w:kern w:val="19"/>
                <w:sz w:val="19"/>
              </w:rPr>
            </w:pPr>
            <w:r w:rsidRPr="00BF3FC0">
              <w:rPr>
                <w:kern w:val="19"/>
                <w:sz w:val="19"/>
              </w:rPr>
              <w:t>1260</w:t>
            </w:r>
          </w:p>
        </w:tc>
      </w:tr>
      <w:tr w:rsidR="00710FB2" w:rsidRPr="00BF3FC0" w14:paraId="72980A88" w14:textId="77777777" w:rsidTr="00E34639">
        <w:trPr>
          <w:trHeight w:val="283"/>
        </w:trPr>
        <w:tc>
          <w:tcPr>
            <w:tcW w:w="7083" w:type="dxa"/>
            <w:gridSpan w:val="4"/>
            <w:tcBorders>
              <w:top w:val="single" w:sz="4" w:space="0" w:color="auto"/>
              <w:left w:val="single" w:sz="4" w:space="0" w:color="auto"/>
              <w:bottom w:val="single" w:sz="4" w:space="0" w:color="auto"/>
              <w:right w:val="single" w:sz="4" w:space="0" w:color="auto"/>
            </w:tcBorders>
            <w:noWrap/>
            <w:vAlign w:val="center"/>
            <w:hideMark/>
          </w:tcPr>
          <w:p w14:paraId="63B0D02D" w14:textId="77777777" w:rsidR="00710FB2" w:rsidRPr="00BF3FC0" w:rsidRDefault="00710FB2" w:rsidP="00D01D7C">
            <w:pPr>
              <w:spacing w:before="0" w:after="0" w:line="264" w:lineRule="auto"/>
              <w:jc w:val="right"/>
              <w:rPr>
                <w:kern w:val="19"/>
                <w:sz w:val="19"/>
              </w:rPr>
            </w:pPr>
            <w:r w:rsidRPr="00BF3FC0">
              <w:rPr>
                <w:kern w:val="19"/>
                <w:sz w:val="19"/>
              </w:rPr>
              <w:t>Contingency (15%)</w:t>
            </w:r>
          </w:p>
        </w:tc>
        <w:tc>
          <w:tcPr>
            <w:tcW w:w="1559" w:type="dxa"/>
            <w:tcBorders>
              <w:top w:val="single" w:sz="4" w:space="0" w:color="auto"/>
              <w:left w:val="nil"/>
              <w:bottom w:val="single" w:sz="4" w:space="0" w:color="auto"/>
              <w:right w:val="single" w:sz="4" w:space="0" w:color="auto"/>
            </w:tcBorders>
            <w:vAlign w:val="center"/>
            <w:hideMark/>
          </w:tcPr>
          <w:p w14:paraId="112F306F" w14:textId="27E46129" w:rsidR="00710FB2" w:rsidRPr="00BF3FC0" w:rsidRDefault="00E37C9D" w:rsidP="00710FB2">
            <w:pPr>
              <w:spacing w:before="0" w:after="0" w:line="264" w:lineRule="auto"/>
              <w:jc w:val="center"/>
              <w:rPr>
                <w:kern w:val="19"/>
                <w:sz w:val="19"/>
              </w:rPr>
            </w:pPr>
            <w:r w:rsidRPr="00BF3FC0">
              <w:rPr>
                <w:kern w:val="19"/>
                <w:sz w:val="19"/>
              </w:rPr>
              <w:t>105</w:t>
            </w:r>
          </w:p>
        </w:tc>
        <w:tc>
          <w:tcPr>
            <w:tcW w:w="1418" w:type="dxa"/>
            <w:tcBorders>
              <w:top w:val="single" w:sz="4" w:space="0" w:color="auto"/>
              <w:left w:val="nil"/>
              <w:bottom w:val="single" w:sz="4" w:space="0" w:color="auto"/>
              <w:right w:val="single" w:sz="4" w:space="0" w:color="auto"/>
            </w:tcBorders>
            <w:noWrap/>
            <w:vAlign w:val="center"/>
            <w:hideMark/>
          </w:tcPr>
          <w:p w14:paraId="5A61BCE2" w14:textId="0B0BB63C" w:rsidR="00710FB2" w:rsidRPr="00BF3FC0" w:rsidRDefault="00CE649C" w:rsidP="00710FB2">
            <w:pPr>
              <w:spacing w:before="0" w:after="0" w:line="264" w:lineRule="auto"/>
              <w:jc w:val="center"/>
              <w:rPr>
                <w:kern w:val="19"/>
                <w:sz w:val="19"/>
              </w:rPr>
            </w:pPr>
            <w:r w:rsidRPr="00BF3FC0">
              <w:rPr>
                <w:kern w:val="19"/>
                <w:sz w:val="19"/>
              </w:rPr>
              <w:t>189</w:t>
            </w:r>
          </w:p>
        </w:tc>
      </w:tr>
      <w:tr w:rsidR="00710FB2" w:rsidRPr="00BF3FC0" w14:paraId="0A7C59B5" w14:textId="77777777" w:rsidTr="00E34639">
        <w:trPr>
          <w:trHeight w:val="283"/>
        </w:trPr>
        <w:tc>
          <w:tcPr>
            <w:tcW w:w="7083" w:type="dxa"/>
            <w:gridSpan w:val="4"/>
            <w:tcBorders>
              <w:top w:val="single" w:sz="4" w:space="0" w:color="auto"/>
              <w:left w:val="single" w:sz="4" w:space="0" w:color="auto"/>
              <w:bottom w:val="single" w:sz="4" w:space="0" w:color="auto"/>
              <w:right w:val="single" w:sz="4" w:space="0" w:color="auto"/>
            </w:tcBorders>
            <w:noWrap/>
            <w:vAlign w:val="center"/>
            <w:hideMark/>
          </w:tcPr>
          <w:p w14:paraId="4DD8FAD7" w14:textId="77777777" w:rsidR="00710FB2" w:rsidRPr="00BF3FC0" w:rsidRDefault="00710FB2" w:rsidP="00D01D7C">
            <w:pPr>
              <w:spacing w:before="0" w:after="0" w:line="264" w:lineRule="auto"/>
              <w:jc w:val="right"/>
              <w:rPr>
                <w:b/>
                <w:bCs/>
                <w:kern w:val="19"/>
                <w:sz w:val="19"/>
              </w:rPr>
            </w:pPr>
            <w:r w:rsidRPr="00BF3FC0">
              <w:rPr>
                <w:b/>
                <w:bCs/>
                <w:kern w:val="19"/>
                <w:sz w:val="19"/>
              </w:rPr>
              <w:t>Total</w:t>
            </w:r>
          </w:p>
        </w:tc>
        <w:tc>
          <w:tcPr>
            <w:tcW w:w="1559" w:type="dxa"/>
            <w:tcBorders>
              <w:top w:val="nil"/>
              <w:left w:val="nil"/>
              <w:bottom w:val="single" w:sz="4" w:space="0" w:color="auto"/>
              <w:right w:val="single" w:sz="4" w:space="0" w:color="auto"/>
            </w:tcBorders>
            <w:vAlign w:val="center"/>
            <w:hideMark/>
          </w:tcPr>
          <w:p w14:paraId="181BF8A1" w14:textId="61D84D1B" w:rsidR="00710FB2" w:rsidRPr="00BF3FC0" w:rsidRDefault="00E37C9D" w:rsidP="00710FB2">
            <w:pPr>
              <w:spacing w:before="0" w:after="0" w:line="264" w:lineRule="auto"/>
              <w:jc w:val="center"/>
              <w:rPr>
                <w:b/>
                <w:bCs/>
                <w:kern w:val="19"/>
                <w:sz w:val="19"/>
              </w:rPr>
            </w:pPr>
            <w:r w:rsidRPr="00BF3FC0">
              <w:rPr>
                <w:b/>
                <w:bCs/>
                <w:kern w:val="19"/>
                <w:sz w:val="19"/>
              </w:rPr>
              <w:t>805</w:t>
            </w:r>
          </w:p>
        </w:tc>
        <w:tc>
          <w:tcPr>
            <w:tcW w:w="1418" w:type="dxa"/>
            <w:tcBorders>
              <w:top w:val="nil"/>
              <w:left w:val="nil"/>
              <w:bottom w:val="single" w:sz="4" w:space="0" w:color="auto"/>
              <w:right w:val="single" w:sz="4" w:space="0" w:color="auto"/>
            </w:tcBorders>
            <w:noWrap/>
            <w:vAlign w:val="center"/>
            <w:hideMark/>
          </w:tcPr>
          <w:p w14:paraId="041DE8E5" w14:textId="460CBD8A" w:rsidR="00710FB2" w:rsidRPr="00BF3FC0" w:rsidRDefault="00CE649C" w:rsidP="00710FB2">
            <w:pPr>
              <w:spacing w:before="0" w:after="0" w:line="264" w:lineRule="auto"/>
              <w:jc w:val="center"/>
              <w:rPr>
                <w:b/>
                <w:bCs/>
                <w:kern w:val="19"/>
                <w:sz w:val="19"/>
              </w:rPr>
            </w:pPr>
            <w:r w:rsidRPr="00BF3FC0">
              <w:rPr>
                <w:b/>
                <w:bCs/>
                <w:kern w:val="19"/>
                <w:sz w:val="19"/>
              </w:rPr>
              <w:t>1449</w:t>
            </w:r>
          </w:p>
        </w:tc>
      </w:tr>
    </w:tbl>
    <w:p w14:paraId="70DA2FC8" w14:textId="2A13FA68" w:rsidR="00750157" w:rsidRPr="00BF3FC0" w:rsidRDefault="003138DD" w:rsidP="003138DD">
      <w:pPr>
        <w:spacing w:after="120"/>
        <w:rPr>
          <w:color w:val="C00000"/>
        </w:rPr>
      </w:pPr>
      <w:r w:rsidRPr="00BF3FC0">
        <w:rPr>
          <w:color w:val="C00000"/>
        </w:rPr>
        <w:t xml:space="preserve">Table with Impact Type added. </w:t>
      </w:r>
    </w:p>
    <w:tbl>
      <w:tblPr>
        <w:tblW w:w="9879" w:type="dxa"/>
        <w:tblLayout w:type="fixed"/>
        <w:tblLook w:val="04A0" w:firstRow="1" w:lastRow="0" w:firstColumn="1" w:lastColumn="0" w:noHBand="0" w:noVBand="1"/>
      </w:tblPr>
      <w:tblGrid>
        <w:gridCol w:w="2405"/>
        <w:gridCol w:w="2126"/>
        <w:gridCol w:w="1069"/>
        <w:gridCol w:w="1070"/>
        <w:gridCol w:w="980"/>
        <w:gridCol w:w="1134"/>
        <w:gridCol w:w="1067"/>
        <w:gridCol w:w="28"/>
      </w:tblGrid>
      <w:tr w:rsidR="00576F85" w:rsidRPr="00BF3FC0" w14:paraId="6847CB0B" w14:textId="77777777" w:rsidTr="00576F85">
        <w:trPr>
          <w:trHeight w:val="283"/>
        </w:trPr>
        <w:tc>
          <w:tcPr>
            <w:tcW w:w="2405" w:type="dxa"/>
            <w:vMerge w:val="restart"/>
            <w:tcBorders>
              <w:top w:val="single" w:sz="4" w:space="0" w:color="auto"/>
              <w:left w:val="single" w:sz="4" w:space="0" w:color="auto"/>
            </w:tcBorders>
            <w:shd w:val="clear" w:color="000000" w:fill="52796F"/>
            <w:noWrap/>
            <w:vAlign w:val="center"/>
            <w:hideMark/>
          </w:tcPr>
          <w:p w14:paraId="5AA35217" w14:textId="2C533087" w:rsidR="00576F85" w:rsidRPr="00BF3FC0" w:rsidRDefault="00576F85" w:rsidP="00576F85">
            <w:pPr>
              <w:spacing w:before="0" w:after="0" w:line="264" w:lineRule="auto"/>
              <w:jc w:val="left"/>
              <w:rPr>
                <w:b/>
                <w:bCs/>
                <w:color w:val="FFFFFF" w:themeColor="background1"/>
                <w:kern w:val="19"/>
                <w:sz w:val="19"/>
                <w:lang w:eastAsia="en-CA"/>
              </w:rPr>
            </w:pPr>
            <w:r w:rsidRPr="00BF3FC0">
              <w:rPr>
                <w:b/>
                <w:bCs/>
                <w:color w:val="FFFFFF" w:themeColor="background1"/>
                <w:kern w:val="19"/>
                <w:sz w:val="19"/>
                <w:lang w:eastAsia="en-CA"/>
              </w:rPr>
              <w:t>Area</w:t>
            </w:r>
          </w:p>
        </w:tc>
        <w:tc>
          <w:tcPr>
            <w:tcW w:w="2126" w:type="dxa"/>
            <w:vMerge w:val="restart"/>
            <w:tcBorders>
              <w:top w:val="single" w:sz="4" w:space="0" w:color="auto"/>
            </w:tcBorders>
            <w:shd w:val="clear" w:color="000000" w:fill="52796F"/>
            <w:vAlign w:val="center"/>
          </w:tcPr>
          <w:p w14:paraId="463E5726" w14:textId="3C98263B" w:rsidR="00576F85" w:rsidRPr="00BF3FC0" w:rsidRDefault="00576F85" w:rsidP="00016C18">
            <w:pPr>
              <w:spacing w:before="0" w:after="0" w:line="264" w:lineRule="auto"/>
              <w:jc w:val="center"/>
              <w:rPr>
                <w:b/>
                <w:bCs/>
                <w:color w:val="FFFFFF" w:themeColor="background1"/>
                <w:kern w:val="19"/>
                <w:sz w:val="19"/>
                <w:lang w:eastAsia="en-CA"/>
              </w:rPr>
            </w:pPr>
            <w:r w:rsidRPr="00BF3FC0">
              <w:rPr>
                <w:b/>
                <w:bCs/>
                <w:color w:val="FFFFFF" w:themeColor="background1"/>
                <w:kern w:val="19"/>
                <w:sz w:val="19"/>
                <w:lang w:eastAsia="en-CA"/>
              </w:rPr>
              <w:t>Impact Type</w:t>
            </w:r>
          </w:p>
        </w:tc>
        <w:tc>
          <w:tcPr>
            <w:tcW w:w="1069" w:type="dxa"/>
            <w:tcBorders>
              <w:top w:val="single" w:sz="4" w:space="0" w:color="auto"/>
            </w:tcBorders>
            <w:shd w:val="clear" w:color="000000" w:fill="52796F"/>
            <w:noWrap/>
            <w:vAlign w:val="center"/>
            <w:hideMark/>
          </w:tcPr>
          <w:p w14:paraId="60A21C01" w14:textId="77777777" w:rsidR="00576F85" w:rsidRPr="00BF3FC0" w:rsidRDefault="00576F85" w:rsidP="00750157">
            <w:pPr>
              <w:spacing w:before="0" w:after="0" w:line="264" w:lineRule="auto"/>
              <w:jc w:val="center"/>
              <w:rPr>
                <w:b/>
                <w:bCs/>
                <w:color w:val="FFFFFF" w:themeColor="background1"/>
                <w:kern w:val="19"/>
                <w:sz w:val="19"/>
                <w:lang w:eastAsia="en-CA"/>
              </w:rPr>
            </w:pPr>
            <w:r w:rsidRPr="00BF3FC0">
              <w:rPr>
                <w:b/>
                <w:bCs/>
                <w:color w:val="FFFFFF" w:themeColor="background1"/>
                <w:kern w:val="19"/>
                <w:sz w:val="19"/>
                <w:lang w:eastAsia="en-CA"/>
              </w:rPr>
              <w:t>Area</w:t>
            </w:r>
          </w:p>
        </w:tc>
        <w:tc>
          <w:tcPr>
            <w:tcW w:w="1070" w:type="dxa"/>
            <w:tcBorders>
              <w:top w:val="single" w:sz="4" w:space="0" w:color="auto"/>
            </w:tcBorders>
            <w:shd w:val="clear" w:color="000000" w:fill="52796F"/>
            <w:vAlign w:val="center"/>
            <w:hideMark/>
          </w:tcPr>
          <w:p w14:paraId="46192BFA" w14:textId="77777777" w:rsidR="00576F85" w:rsidRPr="00BF3FC0" w:rsidRDefault="00576F85" w:rsidP="00750157">
            <w:pPr>
              <w:spacing w:before="0" w:after="0" w:line="264" w:lineRule="auto"/>
              <w:jc w:val="center"/>
              <w:rPr>
                <w:b/>
                <w:bCs/>
                <w:color w:val="FFFFFF" w:themeColor="background1"/>
                <w:kern w:val="19"/>
                <w:sz w:val="19"/>
                <w:lang w:eastAsia="en-CA"/>
              </w:rPr>
            </w:pPr>
            <w:r w:rsidRPr="00BF3FC0">
              <w:rPr>
                <w:b/>
                <w:bCs/>
                <w:color w:val="FFFFFF" w:themeColor="background1"/>
                <w:kern w:val="19"/>
                <w:sz w:val="19"/>
                <w:lang w:eastAsia="en-CA"/>
              </w:rPr>
              <w:t>Top</w:t>
            </w:r>
          </w:p>
        </w:tc>
        <w:tc>
          <w:tcPr>
            <w:tcW w:w="980" w:type="dxa"/>
            <w:tcBorders>
              <w:top w:val="single" w:sz="4" w:space="0" w:color="auto"/>
            </w:tcBorders>
            <w:shd w:val="clear" w:color="000000" w:fill="52796F"/>
            <w:vAlign w:val="center"/>
            <w:hideMark/>
          </w:tcPr>
          <w:p w14:paraId="4EB8F8F3" w14:textId="77777777" w:rsidR="00576F85" w:rsidRPr="00BF3FC0" w:rsidRDefault="00576F85" w:rsidP="00750157">
            <w:pPr>
              <w:spacing w:before="0" w:after="0" w:line="264" w:lineRule="auto"/>
              <w:jc w:val="center"/>
              <w:rPr>
                <w:b/>
                <w:bCs/>
                <w:color w:val="FFFFFF" w:themeColor="background1"/>
                <w:kern w:val="19"/>
                <w:sz w:val="19"/>
                <w:lang w:eastAsia="en-CA"/>
              </w:rPr>
            </w:pPr>
            <w:r w:rsidRPr="00BF3FC0">
              <w:rPr>
                <w:b/>
                <w:bCs/>
                <w:color w:val="FFFFFF" w:themeColor="background1"/>
                <w:kern w:val="19"/>
                <w:sz w:val="19"/>
                <w:lang w:eastAsia="en-CA"/>
              </w:rPr>
              <w:t>Base</w:t>
            </w:r>
          </w:p>
        </w:tc>
        <w:tc>
          <w:tcPr>
            <w:tcW w:w="1134" w:type="dxa"/>
            <w:tcBorders>
              <w:top w:val="single" w:sz="4" w:space="0" w:color="auto"/>
            </w:tcBorders>
            <w:shd w:val="clear" w:color="000000" w:fill="52796F"/>
            <w:vAlign w:val="center"/>
            <w:hideMark/>
          </w:tcPr>
          <w:p w14:paraId="29336808" w14:textId="77777777" w:rsidR="00576F85" w:rsidRPr="00BF3FC0" w:rsidRDefault="00576F85" w:rsidP="00750157">
            <w:pPr>
              <w:spacing w:before="0" w:after="0" w:line="264" w:lineRule="auto"/>
              <w:jc w:val="center"/>
              <w:rPr>
                <w:b/>
                <w:bCs/>
                <w:color w:val="FFFFFF" w:themeColor="background1"/>
                <w:kern w:val="19"/>
                <w:sz w:val="19"/>
                <w:lang w:eastAsia="en-CA"/>
              </w:rPr>
            </w:pPr>
            <w:r w:rsidRPr="00BF3FC0">
              <w:rPr>
                <w:b/>
                <w:bCs/>
                <w:color w:val="FFFFFF" w:themeColor="background1"/>
                <w:kern w:val="19"/>
                <w:sz w:val="19"/>
                <w:lang w:eastAsia="en-CA"/>
              </w:rPr>
              <w:t>Volume</w:t>
            </w:r>
          </w:p>
        </w:tc>
        <w:tc>
          <w:tcPr>
            <w:tcW w:w="1095" w:type="dxa"/>
            <w:gridSpan w:val="2"/>
            <w:tcBorders>
              <w:top w:val="single" w:sz="4" w:space="0" w:color="auto"/>
              <w:right w:val="single" w:sz="4" w:space="0" w:color="auto"/>
            </w:tcBorders>
            <w:shd w:val="clear" w:color="000000" w:fill="52796F"/>
            <w:noWrap/>
            <w:vAlign w:val="center"/>
            <w:hideMark/>
          </w:tcPr>
          <w:p w14:paraId="342AC802" w14:textId="77777777" w:rsidR="00576F85" w:rsidRPr="00BF3FC0" w:rsidRDefault="00576F85" w:rsidP="00750157">
            <w:pPr>
              <w:spacing w:before="0" w:after="0" w:line="264" w:lineRule="auto"/>
              <w:jc w:val="center"/>
              <w:rPr>
                <w:b/>
                <w:bCs/>
                <w:color w:val="FFFFFF" w:themeColor="background1"/>
                <w:kern w:val="19"/>
                <w:sz w:val="19"/>
                <w:lang w:eastAsia="en-CA"/>
              </w:rPr>
            </w:pPr>
            <w:r w:rsidRPr="00BF3FC0">
              <w:rPr>
                <w:b/>
                <w:bCs/>
                <w:color w:val="FFFFFF" w:themeColor="background1"/>
                <w:kern w:val="19"/>
                <w:sz w:val="19"/>
                <w:lang w:eastAsia="en-CA"/>
              </w:rPr>
              <w:t>Tonnes</w:t>
            </w:r>
          </w:p>
        </w:tc>
      </w:tr>
      <w:tr w:rsidR="00576F85" w:rsidRPr="00BF3FC0" w14:paraId="29505315" w14:textId="77777777" w:rsidTr="00576F85">
        <w:trPr>
          <w:trHeight w:val="283"/>
        </w:trPr>
        <w:tc>
          <w:tcPr>
            <w:tcW w:w="2405" w:type="dxa"/>
            <w:vMerge/>
            <w:tcBorders>
              <w:left w:val="single" w:sz="4" w:space="0" w:color="auto"/>
              <w:bottom w:val="single" w:sz="4" w:space="0" w:color="auto"/>
            </w:tcBorders>
            <w:vAlign w:val="center"/>
            <w:hideMark/>
          </w:tcPr>
          <w:p w14:paraId="6DF858DC" w14:textId="77777777" w:rsidR="00576F85" w:rsidRPr="00BF3FC0" w:rsidRDefault="00576F85" w:rsidP="00576F85">
            <w:pPr>
              <w:spacing w:before="0" w:after="0" w:line="264" w:lineRule="auto"/>
              <w:jc w:val="left"/>
              <w:rPr>
                <w:b/>
                <w:bCs/>
                <w:color w:val="FFFFFF" w:themeColor="background1"/>
                <w:kern w:val="19"/>
                <w:sz w:val="19"/>
                <w:lang w:eastAsia="en-CA"/>
              </w:rPr>
            </w:pPr>
          </w:p>
        </w:tc>
        <w:tc>
          <w:tcPr>
            <w:tcW w:w="2126" w:type="dxa"/>
            <w:vMerge/>
            <w:tcBorders>
              <w:bottom w:val="single" w:sz="4" w:space="0" w:color="auto"/>
            </w:tcBorders>
          </w:tcPr>
          <w:p w14:paraId="2228BFD0" w14:textId="77777777" w:rsidR="00576F85" w:rsidRPr="00BF3FC0" w:rsidRDefault="00576F85" w:rsidP="00750157">
            <w:pPr>
              <w:spacing w:before="0" w:after="0" w:line="264" w:lineRule="auto"/>
              <w:jc w:val="center"/>
              <w:rPr>
                <w:b/>
                <w:bCs/>
                <w:color w:val="FFFFFF" w:themeColor="background1"/>
                <w:kern w:val="19"/>
                <w:sz w:val="19"/>
                <w:lang w:eastAsia="en-CA"/>
              </w:rPr>
            </w:pPr>
          </w:p>
        </w:tc>
        <w:tc>
          <w:tcPr>
            <w:tcW w:w="1069" w:type="dxa"/>
            <w:tcBorders>
              <w:top w:val="nil"/>
              <w:bottom w:val="single" w:sz="4" w:space="0" w:color="auto"/>
            </w:tcBorders>
            <w:shd w:val="clear" w:color="000000" w:fill="52796F"/>
            <w:vAlign w:val="center"/>
            <w:hideMark/>
          </w:tcPr>
          <w:p w14:paraId="10534497" w14:textId="77777777" w:rsidR="00576F85" w:rsidRPr="00BF3FC0" w:rsidRDefault="00576F85" w:rsidP="00750157">
            <w:pPr>
              <w:spacing w:before="0" w:after="0" w:line="264" w:lineRule="auto"/>
              <w:jc w:val="center"/>
              <w:rPr>
                <w:b/>
                <w:bCs/>
                <w:color w:val="FFFFFF" w:themeColor="background1"/>
                <w:kern w:val="19"/>
                <w:sz w:val="19"/>
                <w:lang w:eastAsia="en-CA"/>
              </w:rPr>
            </w:pPr>
            <w:r w:rsidRPr="00BF3FC0">
              <w:rPr>
                <w:b/>
                <w:bCs/>
                <w:color w:val="FFFFFF" w:themeColor="background1"/>
                <w:kern w:val="19"/>
                <w:sz w:val="19"/>
                <w:lang w:eastAsia="en-CA"/>
              </w:rPr>
              <w:t>m</w:t>
            </w:r>
          </w:p>
        </w:tc>
        <w:tc>
          <w:tcPr>
            <w:tcW w:w="1070" w:type="dxa"/>
            <w:tcBorders>
              <w:top w:val="nil"/>
              <w:bottom w:val="single" w:sz="4" w:space="0" w:color="auto"/>
            </w:tcBorders>
            <w:shd w:val="clear" w:color="000000" w:fill="52796F"/>
            <w:noWrap/>
            <w:vAlign w:val="center"/>
            <w:hideMark/>
          </w:tcPr>
          <w:p w14:paraId="657B06E8" w14:textId="77777777" w:rsidR="00576F85" w:rsidRPr="00BF3FC0" w:rsidRDefault="00576F85" w:rsidP="00750157">
            <w:pPr>
              <w:spacing w:before="0" w:after="0" w:line="264" w:lineRule="auto"/>
              <w:jc w:val="center"/>
              <w:rPr>
                <w:b/>
                <w:bCs/>
                <w:color w:val="FFFFFF" w:themeColor="background1"/>
                <w:kern w:val="19"/>
                <w:sz w:val="19"/>
                <w:lang w:eastAsia="en-CA"/>
              </w:rPr>
            </w:pPr>
            <w:r w:rsidRPr="00BF3FC0">
              <w:rPr>
                <w:b/>
                <w:bCs/>
                <w:color w:val="FFFFFF" w:themeColor="background1"/>
                <w:kern w:val="19"/>
                <w:sz w:val="19"/>
                <w:lang w:eastAsia="en-CA"/>
              </w:rPr>
              <w:t>mbgs</w:t>
            </w:r>
          </w:p>
        </w:tc>
        <w:tc>
          <w:tcPr>
            <w:tcW w:w="980" w:type="dxa"/>
            <w:tcBorders>
              <w:top w:val="nil"/>
              <w:bottom w:val="single" w:sz="4" w:space="0" w:color="auto"/>
            </w:tcBorders>
            <w:shd w:val="clear" w:color="000000" w:fill="52796F"/>
            <w:vAlign w:val="center"/>
            <w:hideMark/>
          </w:tcPr>
          <w:p w14:paraId="3BC4D902" w14:textId="77777777" w:rsidR="00576F85" w:rsidRPr="00BF3FC0" w:rsidRDefault="00576F85" w:rsidP="00750157">
            <w:pPr>
              <w:spacing w:before="0" w:after="0" w:line="264" w:lineRule="auto"/>
              <w:jc w:val="center"/>
              <w:rPr>
                <w:b/>
                <w:bCs/>
                <w:color w:val="FFFFFF" w:themeColor="background1"/>
                <w:kern w:val="19"/>
                <w:sz w:val="19"/>
                <w:lang w:eastAsia="en-CA"/>
              </w:rPr>
            </w:pPr>
            <w:r w:rsidRPr="00BF3FC0">
              <w:rPr>
                <w:b/>
                <w:bCs/>
                <w:color w:val="FFFFFF" w:themeColor="background1"/>
                <w:kern w:val="19"/>
                <w:sz w:val="19"/>
                <w:lang w:eastAsia="en-CA"/>
              </w:rPr>
              <w:t>mbgs</w:t>
            </w:r>
          </w:p>
        </w:tc>
        <w:tc>
          <w:tcPr>
            <w:tcW w:w="1134" w:type="dxa"/>
            <w:tcBorders>
              <w:top w:val="nil"/>
              <w:bottom w:val="single" w:sz="4" w:space="0" w:color="auto"/>
            </w:tcBorders>
            <w:shd w:val="clear" w:color="000000" w:fill="52796F"/>
            <w:vAlign w:val="center"/>
            <w:hideMark/>
          </w:tcPr>
          <w:p w14:paraId="09C5FCB1" w14:textId="77777777" w:rsidR="00576F85" w:rsidRPr="00BF3FC0" w:rsidRDefault="00576F85" w:rsidP="00750157">
            <w:pPr>
              <w:spacing w:before="0" w:after="0" w:line="264" w:lineRule="auto"/>
              <w:jc w:val="center"/>
              <w:rPr>
                <w:b/>
                <w:bCs/>
                <w:color w:val="FFFFFF" w:themeColor="background1"/>
                <w:kern w:val="19"/>
                <w:sz w:val="19"/>
                <w:lang w:eastAsia="en-CA"/>
              </w:rPr>
            </w:pPr>
            <w:r w:rsidRPr="00BF3FC0">
              <w:rPr>
                <w:b/>
                <w:bCs/>
                <w:color w:val="FFFFFF" w:themeColor="background1"/>
                <w:kern w:val="19"/>
                <w:sz w:val="19"/>
                <w:lang w:eastAsia="en-CA"/>
              </w:rPr>
              <w:t>m</w:t>
            </w:r>
            <w:r w:rsidRPr="00BF3FC0">
              <w:rPr>
                <w:b/>
                <w:bCs/>
                <w:color w:val="FFFFFF" w:themeColor="background1"/>
                <w:kern w:val="19"/>
                <w:sz w:val="19"/>
                <w:vertAlign w:val="superscript"/>
                <w:lang w:eastAsia="en-CA"/>
              </w:rPr>
              <w:t>3</w:t>
            </w:r>
          </w:p>
        </w:tc>
        <w:tc>
          <w:tcPr>
            <w:tcW w:w="1095" w:type="dxa"/>
            <w:gridSpan w:val="2"/>
            <w:tcBorders>
              <w:top w:val="nil"/>
              <w:bottom w:val="single" w:sz="4" w:space="0" w:color="auto"/>
              <w:right w:val="single" w:sz="4" w:space="0" w:color="auto"/>
            </w:tcBorders>
            <w:shd w:val="clear" w:color="000000" w:fill="52796F"/>
            <w:noWrap/>
            <w:vAlign w:val="center"/>
            <w:hideMark/>
          </w:tcPr>
          <w:p w14:paraId="0B7BD969" w14:textId="77777777" w:rsidR="00576F85" w:rsidRPr="00BF3FC0" w:rsidRDefault="00576F85" w:rsidP="00750157">
            <w:pPr>
              <w:spacing w:before="0" w:after="0" w:line="264" w:lineRule="auto"/>
              <w:jc w:val="center"/>
              <w:rPr>
                <w:b/>
                <w:bCs/>
                <w:color w:val="FFFFFF" w:themeColor="background1"/>
                <w:kern w:val="19"/>
                <w:sz w:val="19"/>
                <w:lang w:eastAsia="en-CA"/>
              </w:rPr>
            </w:pPr>
            <w:r w:rsidRPr="00BF3FC0">
              <w:rPr>
                <w:b/>
                <w:bCs/>
                <w:color w:val="FFFFFF" w:themeColor="background1"/>
                <w:kern w:val="19"/>
                <w:sz w:val="19"/>
                <w:lang w:eastAsia="en-CA"/>
              </w:rPr>
              <w:t>t</w:t>
            </w:r>
          </w:p>
        </w:tc>
      </w:tr>
      <w:tr w:rsidR="00576F85" w:rsidRPr="00BF3FC0" w14:paraId="4C720B2C" w14:textId="77777777" w:rsidTr="00576F85">
        <w:trPr>
          <w:trHeight w:val="283"/>
        </w:trPr>
        <w:tc>
          <w:tcPr>
            <w:tcW w:w="2405" w:type="dxa"/>
            <w:tcBorders>
              <w:top w:val="nil"/>
              <w:left w:val="single" w:sz="4" w:space="0" w:color="auto"/>
              <w:bottom w:val="single" w:sz="4" w:space="0" w:color="auto"/>
              <w:right w:val="single" w:sz="4" w:space="0" w:color="auto"/>
            </w:tcBorders>
            <w:noWrap/>
            <w:vAlign w:val="center"/>
            <w:hideMark/>
          </w:tcPr>
          <w:p w14:paraId="793AA59C" w14:textId="567C0D60" w:rsidR="00576F85" w:rsidRPr="00BF3FC0" w:rsidRDefault="00576F85" w:rsidP="00576F85">
            <w:pPr>
              <w:spacing w:before="0" w:after="0" w:line="264" w:lineRule="auto"/>
              <w:jc w:val="left"/>
              <w:rPr>
                <w:kern w:val="19"/>
                <w:sz w:val="19"/>
              </w:rPr>
            </w:pPr>
            <w:r w:rsidRPr="00BF3FC0">
              <w:rPr>
                <w:kern w:val="19"/>
                <w:sz w:val="19"/>
              </w:rPr>
              <w:t>Well Centre</w:t>
            </w:r>
          </w:p>
        </w:tc>
        <w:tc>
          <w:tcPr>
            <w:tcW w:w="2126" w:type="dxa"/>
            <w:tcBorders>
              <w:top w:val="single" w:sz="4" w:space="0" w:color="auto"/>
              <w:left w:val="nil"/>
              <w:bottom w:val="single" w:sz="4" w:space="0" w:color="auto"/>
              <w:right w:val="single" w:sz="4" w:space="0" w:color="auto"/>
            </w:tcBorders>
            <w:vAlign w:val="center"/>
          </w:tcPr>
          <w:p w14:paraId="711AABCB" w14:textId="0296C9CF" w:rsidR="00576F85" w:rsidRPr="00BF3FC0" w:rsidRDefault="00576F85" w:rsidP="007D43E1">
            <w:pPr>
              <w:spacing w:before="0" w:after="0" w:line="264" w:lineRule="auto"/>
              <w:jc w:val="center"/>
              <w:rPr>
                <w:kern w:val="19"/>
                <w:sz w:val="19"/>
              </w:rPr>
            </w:pPr>
            <w:r w:rsidRPr="00BF3FC0">
              <w:rPr>
                <w:kern w:val="19"/>
                <w:sz w:val="19"/>
              </w:rPr>
              <w:t>Salinity</w:t>
            </w:r>
          </w:p>
        </w:tc>
        <w:tc>
          <w:tcPr>
            <w:tcW w:w="1069" w:type="dxa"/>
            <w:tcBorders>
              <w:top w:val="nil"/>
              <w:left w:val="nil"/>
              <w:bottom w:val="single" w:sz="4" w:space="0" w:color="auto"/>
              <w:right w:val="single" w:sz="4" w:space="0" w:color="auto"/>
            </w:tcBorders>
            <w:noWrap/>
            <w:vAlign w:val="center"/>
            <w:hideMark/>
          </w:tcPr>
          <w:p w14:paraId="273D9105" w14:textId="47340310" w:rsidR="00576F85" w:rsidRPr="00BF3FC0" w:rsidRDefault="00576F85" w:rsidP="007D43E1">
            <w:pPr>
              <w:spacing w:before="0" w:after="0" w:line="264" w:lineRule="auto"/>
              <w:jc w:val="center"/>
              <w:rPr>
                <w:kern w:val="19"/>
                <w:sz w:val="19"/>
              </w:rPr>
            </w:pPr>
            <w:r w:rsidRPr="00BF3FC0">
              <w:rPr>
                <w:kern w:val="19"/>
                <w:sz w:val="19"/>
              </w:rPr>
              <w:t>100</w:t>
            </w:r>
          </w:p>
        </w:tc>
        <w:tc>
          <w:tcPr>
            <w:tcW w:w="1070" w:type="dxa"/>
            <w:tcBorders>
              <w:top w:val="nil"/>
              <w:left w:val="nil"/>
              <w:bottom w:val="single" w:sz="4" w:space="0" w:color="auto"/>
              <w:right w:val="single" w:sz="4" w:space="0" w:color="auto"/>
            </w:tcBorders>
            <w:noWrap/>
            <w:vAlign w:val="center"/>
            <w:hideMark/>
          </w:tcPr>
          <w:p w14:paraId="7FF13378" w14:textId="3B7C3458" w:rsidR="00576F85" w:rsidRPr="00BF3FC0" w:rsidRDefault="00576F85" w:rsidP="007D43E1">
            <w:pPr>
              <w:spacing w:before="0" w:after="0" w:line="264" w:lineRule="auto"/>
              <w:jc w:val="center"/>
              <w:rPr>
                <w:kern w:val="19"/>
                <w:sz w:val="19"/>
              </w:rPr>
            </w:pPr>
            <w:r w:rsidRPr="00BF3FC0">
              <w:rPr>
                <w:kern w:val="19"/>
                <w:sz w:val="19"/>
              </w:rPr>
              <w:t>0</w:t>
            </w:r>
          </w:p>
        </w:tc>
        <w:tc>
          <w:tcPr>
            <w:tcW w:w="980" w:type="dxa"/>
            <w:tcBorders>
              <w:top w:val="nil"/>
              <w:left w:val="nil"/>
              <w:bottom w:val="single" w:sz="4" w:space="0" w:color="auto"/>
              <w:right w:val="single" w:sz="4" w:space="0" w:color="auto"/>
            </w:tcBorders>
            <w:vAlign w:val="center"/>
            <w:hideMark/>
          </w:tcPr>
          <w:p w14:paraId="63508DCF" w14:textId="035BB5D3" w:rsidR="00576F85" w:rsidRPr="00BF3FC0" w:rsidRDefault="00576F85" w:rsidP="007D43E1">
            <w:pPr>
              <w:spacing w:before="0" w:after="0" w:line="264" w:lineRule="auto"/>
              <w:jc w:val="center"/>
              <w:rPr>
                <w:kern w:val="19"/>
                <w:sz w:val="19"/>
              </w:rPr>
            </w:pPr>
            <w:r w:rsidRPr="00BF3FC0">
              <w:rPr>
                <w:kern w:val="19"/>
                <w:sz w:val="19"/>
              </w:rPr>
              <w:t>3</w:t>
            </w:r>
          </w:p>
        </w:tc>
        <w:tc>
          <w:tcPr>
            <w:tcW w:w="1134" w:type="dxa"/>
            <w:tcBorders>
              <w:top w:val="nil"/>
              <w:left w:val="nil"/>
              <w:bottom w:val="single" w:sz="4" w:space="0" w:color="auto"/>
              <w:right w:val="single" w:sz="4" w:space="0" w:color="auto"/>
            </w:tcBorders>
            <w:vAlign w:val="center"/>
            <w:hideMark/>
          </w:tcPr>
          <w:p w14:paraId="245D2AEC" w14:textId="70922F50" w:rsidR="00576F85" w:rsidRPr="00BF3FC0" w:rsidRDefault="00576F85" w:rsidP="007D43E1">
            <w:pPr>
              <w:spacing w:before="0" w:after="0" w:line="264" w:lineRule="auto"/>
              <w:jc w:val="center"/>
              <w:rPr>
                <w:kern w:val="19"/>
                <w:sz w:val="19"/>
              </w:rPr>
            </w:pPr>
            <w:r w:rsidRPr="00BF3FC0">
              <w:rPr>
                <w:kern w:val="19"/>
                <w:sz w:val="19"/>
              </w:rPr>
              <w:t>300</w:t>
            </w:r>
          </w:p>
        </w:tc>
        <w:tc>
          <w:tcPr>
            <w:tcW w:w="1095" w:type="dxa"/>
            <w:gridSpan w:val="2"/>
            <w:tcBorders>
              <w:top w:val="nil"/>
              <w:left w:val="nil"/>
              <w:bottom w:val="single" w:sz="4" w:space="0" w:color="auto"/>
              <w:right w:val="single" w:sz="4" w:space="0" w:color="auto"/>
            </w:tcBorders>
            <w:noWrap/>
            <w:vAlign w:val="center"/>
            <w:hideMark/>
          </w:tcPr>
          <w:p w14:paraId="254468B7" w14:textId="0863DBC4" w:rsidR="00576F85" w:rsidRPr="00BF3FC0" w:rsidRDefault="00576F85" w:rsidP="007D43E1">
            <w:pPr>
              <w:spacing w:before="0" w:after="0" w:line="264" w:lineRule="auto"/>
              <w:jc w:val="center"/>
              <w:rPr>
                <w:kern w:val="19"/>
                <w:sz w:val="19"/>
              </w:rPr>
            </w:pPr>
            <w:r w:rsidRPr="00BF3FC0">
              <w:rPr>
                <w:kern w:val="19"/>
                <w:sz w:val="19"/>
              </w:rPr>
              <w:t>540</w:t>
            </w:r>
          </w:p>
        </w:tc>
      </w:tr>
      <w:tr w:rsidR="00576F85" w:rsidRPr="00BF3FC0" w14:paraId="2B466637" w14:textId="77777777" w:rsidTr="00576F85">
        <w:trPr>
          <w:trHeight w:val="283"/>
        </w:trPr>
        <w:tc>
          <w:tcPr>
            <w:tcW w:w="2405" w:type="dxa"/>
            <w:tcBorders>
              <w:top w:val="single" w:sz="4" w:space="0" w:color="auto"/>
              <w:left w:val="single" w:sz="4" w:space="0" w:color="auto"/>
              <w:right w:val="single" w:sz="4" w:space="0" w:color="auto"/>
            </w:tcBorders>
            <w:noWrap/>
            <w:vAlign w:val="center"/>
            <w:hideMark/>
          </w:tcPr>
          <w:p w14:paraId="4194F5D9" w14:textId="3AFDB126" w:rsidR="00576F85" w:rsidRPr="00BF3FC0" w:rsidRDefault="00576F85" w:rsidP="00576F85">
            <w:pPr>
              <w:spacing w:before="0" w:after="0" w:line="264" w:lineRule="auto"/>
              <w:jc w:val="left"/>
              <w:rPr>
                <w:kern w:val="19"/>
                <w:sz w:val="19"/>
              </w:rPr>
            </w:pPr>
            <w:r w:rsidRPr="00BF3FC0">
              <w:rPr>
                <w:kern w:val="19"/>
                <w:sz w:val="19"/>
              </w:rPr>
              <w:t>DWDA</w:t>
            </w:r>
          </w:p>
        </w:tc>
        <w:tc>
          <w:tcPr>
            <w:tcW w:w="2126" w:type="dxa"/>
            <w:tcBorders>
              <w:top w:val="single" w:sz="4" w:space="0" w:color="auto"/>
              <w:left w:val="nil"/>
              <w:bottom w:val="single" w:sz="4" w:space="0" w:color="auto"/>
              <w:right w:val="single" w:sz="4" w:space="0" w:color="auto"/>
            </w:tcBorders>
            <w:vAlign w:val="center"/>
          </w:tcPr>
          <w:p w14:paraId="7A11A824" w14:textId="027AA8CC" w:rsidR="00576F85" w:rsidRPr="00BF3FC0" w:rsidRDefault="00576F85" w:rsidP="007D43E1">
            <w:pPr>
              <w:spacing w:before="0" w:after="0" w:line="264" w:lineRule="auto"/>
              <w:jc w:val="center"/>
              <w:rPr>
                <w:kern w:val="19"/>
                <w:sz w:val="19"/>
              </w:rPr>
            </w:pPr>
            <w:r w:rsidRPr="00BF3FC0">
              <w:rPr>
                <w:kern w:val="19"/>
                <w:sz w:val="19"/>
              </w:rPr>
              <w:t>PHC and metals</w:t>
            </w:r>
          </w:p>
        </w:tc>
        <w:tc>
          <w:tcPr>
            <w:tcW w:w="1069" w:type="dxa"/>
            <w:tcBorders>
              <w:top w:val="nil"/>
              <w:left w:val="nil"/>
              <w:right w:val="single" w:sz="4" w:space="0" w:color="auto"/>
            </w:tcBorders>
            <w:noWrap/>
            <w:vAlign w:val="center"/>
            <w:hideMark/>
          </w:tcPr>
          <w:p w14:paraId="126C74DA" w14:textId="6BA48838" w:rsidR="00576F85" w:rsidRPr="00BF3FC0" w:rsidRDefault="00576F85" w:rsidP="007D43E1">
            <w:pPr>
              <w:spacing w:before="0" w:after="0" w:line="264" w:lineRule="auto"/>
              <w:jc w:val="center"/>
              <w:rPr>
                <w:kern w:val="19"/>
                <w:sz w:val="19"/>
              </w:rPr>
            </w:pPr>
            <w:r w:rsidRPr="00BF3FC0">
              <w:rPr>
                <w:kern w:val="19"/>
                <w:sz w:val="19"/>
              </w:rPr>
              <w:t>200</w:t>
            </w:r>
          </w:p>
        </w:tc>
        <w:tc>
          <w:tcPr>
            <w:tcW w:w="1070" w:type="dxa"/>
            <w:tcBorders>
              <w:top w:val="nil"/>
              <w:left w:val="nil"/>
              <w:right w:val="single" w:sz="4" w:space="0" w:color="auto"/>
            </w:tcBorders>
            <w:noWrap/>
            <w:vAlign w:val="center"/>
            <w:hideMark/>
          </w:tcPr>
          <w:p w14:paraId="65CB87C4" w14:textId="0F0BDA03" w:rsidR="00576F85" w:rsidRPr="00BF3FC0" w:rsidRDefault="00576F85" w:rsidP="007D43E1">
            <w:pPr>
              <w:spacing w:before="0" w:after="0" w:line="264" w:lineRule="auto"/>
              <w:jc w:val="center"/>
              <w:rPr>
                <w:kern w:val="19"/>
                <w:sz w:val="19"/>
              </w:rPr>
            </w:pPr>
            <w:r w:rsidRPr="00BF3FC0">
              <w:rPr>
                <w:kern w:val="19"/>
                <w:sz w:val="19"/>
              </w:rPr>
              <w:t>1</w:t>
            </w:r>
          </w:p>
        </w:tc>
        <w:tc>
          <w:tcPr>
            <w:tcW w:w="980" w:type="dxa"/>
            <w:tcBorders>
              <w:top w:val="nil"/>
              <w:left w:val="nil"/>
              <w:right w:val="single" w:sz="4" w:space="0" w:color="auto"/>
            </w:tcBorders>
            <w:vAlign w:val="center"/>
            <w:hideMark/>
          </w:tcPr>
          <w:p w14:paraId="4C24495D" w14:textId="19FB56C5" w:rsidR="00576F85" w:rsidRPr="00BF3FC0" w:rsidRDefault="00576F85" w:rsidP="007D43E1">
            <w:pPr>
              <w:spacing w:before="0" w:after="0" w:line="264" w:lineRule="auto"/>
              <w:jc w:val="center"/>
              <w:rPr>
                <w:kern w:val="19"/>
                <w:sz w:val="19"/>
              </w:rPr>
            </w:pPr>
            <w:r w:rsidRPr="00BF3FC0">
              <w:rPr>
                <w:kern w:val="19"/>
                <w:sz w:val="19"/>
              </w:rPr>
              <w:t>3</w:t>
            </w:r>
          </w:p>
        </w:tc>
        <w:tc>
          <w:tcPr>
            <w:tcW w:w="1134" w:type="dxa"/>
            <w:tcBorders>
              <w:top w:val="single" w:sz="4" w:space="0" w:color="auto"/>
              <w:left w:val="nil"/>
              <w:bottom w:val="single" w:sz="4" w:space="0" w:color="auto"/>
              <w:right w:val="single" w:sz="4" w:space="0" w:color="auto"/>
            </w:tcBorders>
            <w:vAlign w:val="center"/>
            <w:hideMark/>
          </w:tcPr>
          <w:p w14:paraId="271F427D" w14:textId="60C323B9" w:rsidR="00576F85" w:rsidRPr="00BF3FC0" w:rsidRDefault="00576F85" w:rsidP="007D43E1">
            <w:pPr>
              <w:spacing w:before="0" w:after="0" w:line="264" w:lineRule="auto"/>
              <w:jc w:val="center"/>
              <w:rPr>
                <w:kern w:val="19"/>
                <w:sz w:val="19"/>
              </w:rPr>
            </w:pPr>
            <w:r w:rsidRPr="00BF3FC0">
              <w:rPr>
                <w:kern w:val="19"/>
                <w:sz w:val="19"/>
              </w:rPr>
              <w:t>400</w:t>
            </w:r>
          </w:p>
        </w:tc>
        <w:tc>
          <w:tcPr>
            <w:tcW w:w="1095" w:type="dxa"/>
            <w:gridSpan w:val="2"/>
            <w:tcBorders>
              <w:top w:val="single" w:sz="4" w:space="0" w:color="auto"/>
              <w:left w:val="nil"/>
              <w:bottom w:val="single" w:sz="4" w:space="0" w:color="auto"/>
              <w:right w:val="single" w:sz="4" w:space="0" w:color="auto"/>
            </w:tcBorders>
            <w:noWrap/>
            <w:vAlign w:val="center"/>
            <w:hideMark/>
          </w:tcPr>
          <w:p w14:paraId="754676BF" w14:textId="25A2E06C" w:rsidR="00576F85" w:rsidRPr="00BF3FC0" w:rsidRDefault="00576F85" w:rsidP="007D43E1">
            <w:pPr>
              <w:spacing w:before="0" w:after="0" w:line="264" w:lineRule="auto"/>
              <w:jc w:val="center"/>
              <w:rPr>
                <w:kern w:val="19"/>
                <w:sz w:val="19"/>
              </w:rPr>
            </w:pPr>
            <w:r w:rsidRPr="00BF3FC0">
              <w:rPr>
                <w:kern w:val="19"/>
                <w:sz w:val="19"/>
              </w:rPr>
              <w:t>720</w:t>
            </w:r>
          </w:p>
        </w:tc>
      </w:tr>
      <w:tr w:rsidR="007D43E1" w:rsidRPr="00BF3FC0" w14:paraId="597BC266" w14:textId="77777777" w:rsidTr="00576F85">
        <w:trPr>
          <w:gridAfter w:val="1"/>
          <w:wAfter w:w="28" w:type="dxa"/>
          <w:trHeight w:val="283"/>
        </w:trPr>
        <w:tc>
          <w:tcPr>
            <w:tcW w:w="7650" w:type="dxa"/>
            <w:gridSpan w:val="5"/>
            <w:tcBorders>
              <w:top w:val="single" w:sz="4" w:space="0" w:color="auto"/>
              <w:left w:val="single" w:sz="4" w:space="0" w:color="auto"/>
              <w:bottom w:val="single" w:sz="4" w:space="0" w:color="auto"/>
              <w:right w:val="single" w:sz="4" w:space="0" w:color="auto"/>
            </w:tcBorders>
            <w:vAlign w:val="center"/>
          </w:tcPr>
          <w:p w14:paraId="20B0E27B" w14:textId="77777777" w:rsidR="007D43E1" w:rsidRPr="00BF3FC0" w:rsidRDefault="007D43E1" w:rsidP="00D01D7C">
            <w:pPr>
              <w:spacing w:before="0" w:after="0" w:line="264" w:lineRule="auto"/>
              <w:jc w:val="right"/>
              <w:rPr>
                <w:kern w:val="19"/>
                <w:sz w:val="19"/>
              </w:rPr>
            </w:pPr>
            <w:r w:rsidRPr="00BF3FC0">
              <w:rPr>
                <w:kern w:val="19"/>
                <w:sz w:val="19"/>
              </w:rPr>
              <w:t>Subtotal</w:t>
            </w:r>
          </w:p>
        </w:tc>
        <w:tc>
          <w:tcPr>
            <w:tcW w:w="1134" w:type="dxa"/>
            <w:tcBorders>
              <w:top w:val="single" w:sz="4" w:space="0" w:color="auto"/>
              <w:left w:val="nil"/>
              <w:bottom w:val="single" w:sz="4" w:space="0" w:color="auto"/>
              <w:right w:val="single" w:sz="4" w:space="0" w:color="auto"/>
            </w:tcBorders>
            <w:vAlign w:val="center"/>
            <w:hideMark/>
          </w:tcPr>
          <w:p w14:paraId="3CED4587" w14:textId="03914F55" w:rsidR="007D43E1" w:rsidRPr="00BF3FC0" w:rsidRDefault="007D43E1" w:rsidP="007D43E1">
            <w:pPr>
              <w:spacing w:before="0" w:after="0" w:line="264" w:lineRule="auto"/>
              <w:jc w:val="center"/>
              <w:rPr>
                <w:kern w:val="19"/>
                <w:sz w:val="19"/>
              </w:rPr>
            </w:pPr>
            <w:r w:rsidRPr="00BF3FC0">
              <w:rPr>
                <w:kern w:val="19"/>
                <w:sz w:val="19"/>
              </w:rPr>
              <w:t>700</w:t>
            </w:r>
          </w:p>
        </w:tc>
        <w:tc>
          <w:tcPr>
            <w:tcW w:w="1067" w:type="dxa"/>
            <w:tcBorders>
              <w:top w:val="single" w:sz="4" w:space="0" w:color="auto"/>
              <w:left w:val="nil"/>
              <w:bottom w:val="single" w:sz="4" w:space="0" w:color="auto"/>
              <w:right w:val="single" w:sz="4" w:space="0" w:color="auto"/>
            </w:tcBorders>
            <w:noWrap/>
            <w:vAlign w:val="center"/>
            <w:hideMark/>
          </w:tcPr>
          <w:p w14:paraId="75911266" w14:textId="4153755B" w:rsidR="007D43E1" w:rsidRPr="00BF3FC0" w:rsidRDefault="007D43E1" w:rsidP="007D43E1">
            <w:pPr>
              <w:spacing w:before="0" w:after="0" w:line="264" w:lineRule="auto"/>
              <w:jc w:val="center"/>
              <w:rPr>
                <w:kern w:val="19"/>
                <w:sz w:val="19"/>
              </w:rPr>
            </w:pPr>
            <w:r w:rsidRPr="00BF3FC0">
              <w:rPr>
                <w:kern w:val="19"/>
                <w:sz w:val="19"/>
              </w:rPr>
              <w:t>1260</w:t>
            </w:r>
          </w:p>
        </w:tc>
      </w:tr>
      <w:tr w:rsidR="007D43E1" w:rsidRPr="00BF3FC0" w14:paraId="6CEC6BC7" w14:textId="77777777" w:rsidTr="00576F85">
        <w:trPr>
          <w:gridAfter w:val="1"/>
          <w:wAfter w:w="28" w:type="dxa"/>
          <w:trHeight w:val="283"/>
        </w:trPr>
        <w:tc>
          <w:tcPr>
            <w:tcW w:w="7650" w:type="dxa"/>
            <w:gridSpan w:val="5"/>
            <w:tcBorders>
              <w:top w:val="single" w:sz="4" w:space="0" w:color="auto"/>
              <w:left w:val="single" w:sz="4" w:space="0" w:color="auto"/>
              <w:bottom w:val="single" w:sz="4" w:space="0" w:color="auto"/>
              <w:right w:val="single" w:sz="4" w:space="0" w:color="auto"/>
            </w:tcBorders>
            <w:vAlign w:val="center"/>
          </w:tcPr>
          <w:p w14:paraId="7BDD99E5" w14:textId="77777777" w:rsidR="007D43E1" w:rsidRPr="00BF3FC0" w:rsidRDefault="007D43E1" w:rsidP="00D01D7C">
            <w:pPr>
              <w:spacing w:before="0" w:after="0" w:line="264" w:lineRule="auto"/>
              <w:jc w:val="right"/>
              <w:rPr>
                <w:kern w:val="19"/>
                <w:sz w:val="19"/>
              </w:rPr>
            </w:pPr>
            <w:r w:rsidRPr="00BF3FC0">
              <w:rPr>
                <w:kern w:val="19"/>
                <w:sz w:val="19"/>
              </w:rPr>
              <w:t>Contingency (15%)</w:t>
            </w:r>
          </w:p>
        </w:tc>
        <w:tc>
          <w:tcPr>
            <w:tcW w:w="1134" w:type="dxa"/>
            <w:tcBorders>
              <w:top w:val="single" w:sz="4" w:space="0" w:color="auto"/>
              <w:left w:val="nil"/>
              <w:bottom w:val="single" w:sz="4" w:space="0" w:color="auto"/>
              <w:right w:val="single" w:sz="4" w:space="0" w:color="auto"/>
            </w:tcBorders>
            <w:vAlign w:val="center"/>
            <w:hideMark/>
          </w:tcPr>
          <w:p w14:paraId="7F65D408" w14:textId="17741754" w:rsidR="007D43E1" w:rsidRPr="00BF3FC0" w:rsidRDefault="007D43E1" w:rsidP="007D43E1">
            <w:pPr>
              <w:spacing w:before="0" w:after="0" w:line="264" w:lineRule="auto"/>
              <w:jc w:val="center"/>
              <w:rPr>
                <w:kern w:val="19"/>
                <w:sz w:val="19"/>
              </w:rPr>
            </w:pPr>
            <w:r w:rsidRPr="00BF3FC0">
              <w:rPr>
                <w:kern w:val="19"/>
                <w:sz w:val="19"/>
              </w:rPr>
              <w:t>105</w:t>
            </w:r>
          </w:p>
        </w:tc>
        <w:tc>
          <w:tcPr>
            <w:tcW w:w="1067" w:type="dxa"/>
            <w:tcBorders>
              <w:top w:val="single" w:sz="4" w:space="0" w:color="auto"/>
              <w:left w:val="nil"/>
              <w:bottom w:val="single" w:sz="4" w:space="0" w:color="auto"/>
              <w:right w:val="single" w:sz="4" w:space="0" w:color="auto"/>
            </w:tcBorders>
            <w:noWrap/>
            <w:vAlign w:val="center"/>
            <w:hideMark/>
          </w:tcPr>
          <w:p w14:paraId="00844234" w14:textId="000E0B46" w:rsidR="007D43E1" w:rsidRPr="00BF3FC0" w:rsidRDefault="007D43E1" w:rsidP="007D43E1">
            <w:pPr>
              <w:spacing w:before="0" w:after="0" w:line="264" w:lineRule="auto"/>
              <w:jc w:val="center"/>
              <w:rPr>
                <w:kern w:val="19"/>
                <w:sz w:val="19"/>
              </w:rPr>
            </w:pPr>
            <w:r w:rsidRPr="00BF3FC0">
              <w:rPr>
                <w:kern w:val="19"/>
                <w:sz w:val="19"/>
              </w:rPr>
              <w:t>189</w:t>
            </w:r>
          </w:p>
        </w:tc>
      </w:tr>
      <w:tr w:rsidR="007D43E1" w:rsidRPr="00BF3FC0" w14:paraId="395EC29D" w14:textId="77777777" w:rsidTr="00576F85">
        <w:trPr>
          <w:gridAfter w:val="1"/>
          <w:wAfter w:w="28" w:type="dxa"/>
          <w:trHeight w:val="283"/>
        </w:trPr>
        <w:tc>
          <w:tcPr>
            <w:tcW w:w="7650" w:type="dxa"/>
            <w:gridSpan w:val="5"/>
            <w:tcBorders>
              <w:top w:val="single" w:sz="4" w:space="0" w:color="auto"/>
              <w:left w:val="single" w:sz="4" w:space="0" w:color="auto"/>
              <w:bottom w:val="single" w:sz="4" w:space="0" w:color="auto"/>
              <w:right w:val="single" w:sz="4" w:space="0" w:color="auto"/>
            </w:tcBorders>
            <w:vAlign w:val="center"/>
          </w:tcPr>
          <w:p w14:paraId="44EF958C" w14:textId="77777777" w:rsidR="007D43E1" w:rsidRPr="00BF3FC0" w:rsidRDefault="007D43E1" w:rsidP="00D01D7C">
            <w:pPr>
              <w:spacing w:before="0" w:after="0" w:line="264" w:lineRule="auto"/>
              <w:jc w:val="right"/>
              <w:rPr>
                <w:b/>
                <w:bCs/>
                <w:kern w:val="19"/>
                <w:sz w:val="19"/>
              </w:rPr>
            </w:pPr>
            <w:r w:rsidRPr="00BF3FC0">
              <w:rPr>
                <w:b/>
                <w:bCs/>
                <w:kern w:val="19"/>
                <w:sz w:val="19"/>
              </w:rPr>
              <w:t>Total</w:t>
            </w:r>
          </w:p>
        </w:tc>
        <w:tc>
          <w:tcPr>
            <w:tcW w:w="1134" w:type="dxa"/>
            <w:tcBorders>
              <w:top w:val="nil"/>
              <w:left w:val="nil"/>
              <w:bottom w:val="single" w:sz="4" w:space="0" w:color="auto"/>
              <w:right w:val="single" w:sz="4" w:space="0" w:color="auto"/>
            </w:tcBorders>
            <w:vAlign w:val="center"/>
            <w:hideMark/>
          </w:tcPr>
          <w:p w14:paraId="36490296" w14:textId="7F3B4779" w:rsidR="007D43E1" w:rsidRPr="00BF3FC0" w:rsidRDefault="007D43E1" w:rsidP="007D43E1">
            <w:pPr>
              <w:spacing w:before="0" w:after="0" w:line="264" w:lineRule="auto"/>
              <w:jc w:val="center"/>
              <w:rPr>
                <w:b/>
                <w:bCs/>
                <w:kern w:val="19"/>
                <w:sz w:val="19"/>
              </w:rPr>
            </w:pPr>
            <w:r w:rsidRPr="00BF3FC0">
              <w:rPr>
                <w:b/>
                <w:bCs/>
                <w:kern w:val="19"/>
                <w:sz w:val="19"/>
              </w:rPr>
              <w:t>805</w:t>
            </w:r>
          </w:p>
        </w:tc>
        <w:tc>
          <w:tcPr>
            <w:tcW w:w="1067" w:type="dxa"/>
            <w:tcBorders>
              <w:top w:val="nil"/>
              <w:left w:val="nil"/>
              <w:bottom w:val="single" w:sz="4" w:space="0" w:color="auto"/>
              <w:right w:val="single" w:sz="4" w:space="0" w:color="auto"/>
            </w:tcBorders>
            <w:noWrap/>
            <w:vAlign w:val="center"/>
            <w:hideMark/>
          </w:tcPr>
          <w:p w14:paraId="29F50F75" w14:textId="34A3A3D1" w:rsidR="007D43E1" w:rsidRPr="00BF3FC0" w:rsidRDefault="007D43E1" w:rsidP="007D43E1">
            <w:pPr>
              <w:spacing w:before="0" w:after="0" w:line="264" w:lineRule="auto"/>
              <w:jc w:val="center"/>
              <w:rPr>
                <w:b/>
                <w:bCs/>
                <w:kern w:val="19"/>
                <w:sz w:val="19"/>
              </w:rPr>
            </w:pPr>
            <w:r w:rsidRPr="00BF3FC0">
              <w:rPr>
                <w:b/>
                <w:bCs/>
                <w:kern w:val="19"/>
                <w:sz w:val="19"/>
              </w:rPr>
              <w:t>1449</w:t>
            </w:r>
          </w:p>
        </w:tc>
      </w:tr>
    </w:tbl>
    <w:p w14:paraId="57757B0E" w14:textId="77777777" w:rsidR="0077751E" w:rsidRPr="00BF3FC0" w:rsidRDefault="0077751E" w:rsidP="0077751E">
      <w:pPr>
        <w:spacing w:after="120"/>
        <w:rPr>
          <w:color w:val="C00000"/>
        </w:rPr>
      </w:pPr>
      <w:r w:rsidRPr="00BF3FC0">
        <w:rPr>
          <w:color w:val="C00000"/>
        </w:rPr>
        <w:t>Accounting for re-used soil</w:t>
      </w:r>
    </w:p>
    <w:p w14:paraId="50FEBDCC" w14:textId="77777777" w:rsidR="0077751E" w:rsidRPr="00BF3FC0" w:rsidRDefault="0077751E" w:rsidP="0077751E">
      <w:pPr>
        <w:spacing w:after="120"/>
      </w:pPr>
      <w:r w:rsidRPr="00BF3FC0">
        <w:t xml:space="preserve">Currently, there are opportunities to reuse marginally impacted soil from portions of the excavation for backfill in another. </w:t>
      </w:r>
    </w:p>
    <w:p w14:paraId="57C422A9" w14:textId="37A82C35" w:rsidR="0077751E" w:rsidRPr="00BF3FC0" w:rsidRDefault="0077751E" w:rsidP="0077751E">
      <w:pPr>
        <w:spacing w:after="120"/>
        <w:rPr>
          <w:kern w:val="19"/>
        </w:rPr>
      </w:pPr>
      <w:r w:rsidRPr="00BF3FC0">
        <w:rPr>
          <w:kern w:val="19"/>
        </w:rPr>
        <w:t xml:space="preserve">Select soils from the </w:t>
      </w:r>
      <w:r w:rsidR="00AB36E0" w:rsidRPr="00BF3FC0">
        <w:rPr>
          <w:kern w:val="19"/>
        </w:rPr>
        <w:t xml:space="preserve">DWDA </w:t>
      </w:r>
      <w:r w:rsidRPr="00BF3FC0">
        <w:rPr>
          <w:kern w:val="19"/>
        </w:rPr>
        <w:t>(0–</w:t>
      </w:r>
      <w:r w:rsidR="00AB36E0" w:rsidRPr="00BF3FC0">
        <w:rPr>
          <w:kern w:val="19"/>
        </w:rPr>
        <w:t>1</w:t>
      </w:r>
      <w:r w:rsidRPr="00BF3FC0">
        <w:rPr>
          <w:kern w:val="19"/>
        </w:rPr>
        <w:t xml:space="preserve">.0 m) may be reused as backfill at the bottom of the excavation, from </w:t>
      </w:r>
      <w:r w:rsidR="00AB36E0" w:rsidRPr="00BF3FC0">
        <w:rPr>
          <w:kern w:val="19"/>
        </w:rPr>
        <w:t>3</w:t>
      </w:r>
      <w:r w:rsidRPr="00BF3FC0">
        <w:rPr>
          <w:kern w:val="19"/>
        </w:rPr>
        <w:t>.0–4.0 m.</w:t>
      </w:r>
    </w:p>
    <w:p w14:paraId="1A728849" w14:textId="14D5FD8F" w:rsidR="0077751E" w:rsidRPr="00BF3FC0" w:rsidRDefault="0077751E" w:rsidP="0077751E">
      <w:pPr>
        <w:spacing w:after="120"/>
        <w:rPr>
          <w:kern w:val="19"/>
        </w:rPr>
      </w:pPr>
      <w:r w:rsidRPr="00BF3FC0">
        <w:rPr>
          <w:kern w:val="19"/>
        </w:rPr>
        <w:lastRenderedPageBreak/>
        <w:t xml:space="preserve">Select soils from </w:t>
      </w:r>
      <w:r w:rsidR="00471C55" w:rsidRPr="00BF3FC0">
        <w:rPr>
          <w:kern w:val="19"/>
        </w:rPr>
        <w:t xml:space="preserve">the </w:t>
      </w:r>
      <w:r w:rsidR="00AB36E0" w:rsidRPr="00BF3FC0">
        <w:rPr>
          <w:kern w:val="19"/>
        </w:rPr>
        <w:t>well centre area</w:t>
      </w:r>
      <w:r w:rsidRPr="00BF3FC0">
        <w:rPr>
          <w:kern w:val="19"/>
        </w:rPr>
        <w:t xml:space="preserve"> may be reused as potential backfill at the bottom of the </w:t>
      </w:r>
      <w:r w:rsidR="00374FEF" w:rsidRPr="00BF3FC0">
        <w:rPr>
          <w:kern w:val="19"/>
        </w:rPr>
        <w:t>DWDA</w:t>
      </w:r>
      <w:r w:rsidRPr="00BF3FC0">
        <w:rPr>
          <w:kern w:val="19"/>
        </w:rPr>
        <w:t xml:space="preserve"> excavation from </w:t>
      </w:r>
      <w:r w:rsidR="00374FEF" w:rsidRPr="00BF3FC0">
        <w:rPr>
          <w:kern w:val="19"/>
        </w:rPr>
        <w:t>3</w:t>
      </w:r>
      <w:r w:rsidRPr="00BF3FC0">
        <w:rPr>
          <w:kern w:val="19"/>
        </w:rPr>
        <w:t xml:space="preserve">.0 to 4.0 m. </w:t>
      </w:r>
    </w:p>
    <w:p w14:paraId="36E318A9" w14:textId="77777777" w:rsidR="0077751E" w:rsidRPr="00BF3FC0" w:rsidRDefault="0077751E" w:rsidP="0077751E">
      <w:pPr>
        <w:spacing w:after="120"/>
      </w:pPr>
      <w:r w:rsidRPr="00BF3FC0">
        <w:t>Large areas of potential impact have not been well characterized, and additional opportunities for backfill replacement exist.</w:t>
      </w:r>
    </w:p>
    <w:p w14:paraId="7FB348FD" w14:textId="77777777" w:rsidR="00D01D7C" w:rsidRPr="00BF3FC0" w:rsidRDefault="00D01D7C" w:rsidP="0077751E">
      <w:pPr>
        <w:spacing w:after="120"/>
      </w:pPr>
    </w:p>
    <w:tbl>
      <w:tblPr>
        <w:tblW w:w="10060" w:type="dxa"/>
        <w:tblLayout w:type="fixed"/>
        <w:tblLook w:val="04A0" w:firstRow="1" w:lastRow="0" w:firstColumn="1" w:lastColumn="0" w:noHBand="0" w:noVBand="1"/>
      </w:tblPr>
      <w:tblGrid>
        <w:gridCol w:w="2547"/>
        <w:gridCol w:w="1502"/>
        <w:gridCol w:w="1503"/>
        <w:gridCol w:w="1389"/>
        <w:gridCol w:w="1559"/>
        <w:gridCol w:w="1560"/>
      </w:tblGrid>
      <w:tr w:rsidR="005C2EB5" w:rsidRPr="00BF3FC0" w14:paraId="789C75F9" w14:textId="77777777" w:rsidTr="005C2EB5">
        <w:trPr>
          <w:trHeight w:val="283"/>
        </w:trPr>
        <w:tc>
          <w:tcPr>
            <w:tcW w:w="2547" w:type="dxa"/>
            <w:vMerge w:val="restart"/>
            <w:tcBorders>
              <w:top w:val="single" w:sz="4" w:space="0" w:color="auto"/>
              <w:left w:val="single" w:sz="4" w:space="0" w:color="auto"/>
            </w:tcBorders>
            <w:shd w:val="clear" w:color="000000" w:fill="52796F"/>
            <w:noWrap/>
            <w:vAlign w:val="center"/>
            <w:hideMark/>
          </w:tcPr>
          <w:p w14:paraId="13516E94" w14:textId="6CD29514" w:rsidR="005C2EB5" w:rsidRPr="00BF3FC0" w:rsidRDefault="005C2EB5" w:rsidP="005C2EB5">
            <w:pPr>
              <w:spacing w:before="0" w:after="0" w:line="264" w:lineRule="auto"/>
              <w:jc w:val="left"/>
              <w:rPr>
                <w:b/>
                <w:bCs/>
                <w:color w:val="FFFFFF" w:themeColor="background1"/>
                <w:kern w:val="19"/>
                <w:sz w:val="19"/>
                <w:lang w:eastAsia="en-CA"/>
              </w:rPr>
            </w:pPr>
            <w:r w:rsidRPr="00BF3FC0">
              <w:rPr>
                <w:b/>
                <w:bCs/>
                <w:color w:val="FFFFFF" w:themeColor="background1"/>
                <w:kern w:val="19"/>
                <w:sz w:val="19"/>
                <w:lang w:eastAsia="en-CA"/>
              </w:rPr>
              <w:t>Area</w:t>
            </w:r>
          </w:p>
        </w:tc>
        <w:tc>
          <w:tcPr>
            <w:tcW w:w="1502" w:type="dxa"/>
            <w:tcBorders>
              <w:top w:val="single" w:sz="4" w:space="0" w:color="auto"/>
            </w:tcBorders>
            <w:shd w:val="clear" w:color="000000" w:fill="52796F"/>
            <w:noWrap/>
            <w:vAlign w:val="center"/>
            <w:hideMark/>
          </w:tcPr>
          <w:p w14:paraId="360BEE3F" w14:textId="77777777" w:rsidR="005C2EB5" w:rsidRPr="00BF3FC0" w:rsidRDefault="005C2EB5" w:rsidP="004722C7">
            <w:pPr>
              <w:spacing w:before="0" w:after="0" w:line="264" w:lineRule="auto"/>
              <w:jc w:val="center"/>
              <w:rPr>
                <w:b/>
                <w:bCs/>
                <w:color w:val="FFFFFF" w:themeColor="background1"/>
                <w:kern w:val="19"/>
                <w:sz w:val="19"/>
                <w:lang w:eastAsia="en-CA"/>
              </w:rPr>
            </w:pPr>
            <w:r w:rsidRPr="00BF3FC0">
              <w:rPr>
                <w:b/>
                <w:bCs/>
                <w:color w:val="FFFFFF" w:themeColor="background1"/>
                <w:kern w:val="19"/>
                <w:sz w:val="19"/>
                <w:lang w:eastAsia="en-CA"/>
              </w:rPr>
              <w:t>Area</w:t>
            </w:r>
          </w:p>
        </w:tc>
        <w:tc>
          <w:tcPr>
            <w:tcW w:w="1503" w:type="dxa"/>
            <w:tcBorders>
              <w:top w:val="single" w:sz="4" w:space="0" w:color="auto"/>
            </w:tcBorders>
            <w:shd w:val="clear" w:color="000000" w:fill="52796F"/>
            <w:vAlign w:val="center"/>
            <w:hideMark/>
          </w:tcPr>
          <w:p w14:paraId="02BFAF7F" w14:textId="77777777" w:rsidR="005C2EB5" w:rsidRPr="00BF3FC0" w:rsidRDefault="005C2EB5" w:rsidP="004722C7">
            <w:pPr>
              <w:spacing w:before="0" w:after="0" w:line="264" w:lineRule="auto"/>
              <w:jc w:val="center"/>
              <w:rPr>
                <w:b/>
                <w:bCs/>
                <w:color w:val="FFFFFF" w:themeColor="background1"/>
                <w:kern w:val="19"/>
                <w:sz w:val="19"/>
                <w:lang w:eastAsia="en-CA"/>
              </w:rPr>
            </w:pPr>
            <w:r w:rsidRPr="00BF3FC0">
              <w:rPr>
                <w:b/>
                <w:bCs/>
                <w:color w:val="FFFFFF" w:themeColor="background1"/>
                <w:kern w:val="19"/>
                <w:sz w:val="19"/>
                <w:lang w:eastAsia="en-CA"/>
              </w:rPr>
              <w:t>Top</w:t>
            </w:r>
          </w:p>
        </w:tc>
        <w:tc>
          <w:tcPr>
            <w:tcW w:w="1389" w:type="dxa"/>
            <w:tcBorders>
              <w:top w:val="single" w:sz="4" w:space="0" w:color="auto"/>
            </w:tcBorders>
            <w:shd w:val="clear" w:color="000000" w:fill="52796F"/>
            <w:vAlign w:val="center"/>
            <w:hideMark/>
          </w:tcPr>
          <w:p w14:paraId="0EBC4EFE" w14:textId="77777777" w:rsidR="005C2EB5" w:rsidRPr="00BF3FC0" w:rsidRDefault="005C2EB5" w:rsidP="004722C7">
            <w:pPr>
              <w:spacing w:before="0" w:after="0" w:line="264" w:lineRule="auto"/>
              <w:jc w:val="center"/>
              <w:rPr>
                <w:b/>
                <w:bCs/>
                <w:color w:val="FFFFFF" w:themeColor="background1"/>
                <w:kern w:val="19"/>
                <w:sz w:val="19"/>
                <w:lang w:eastAsia="en-CA"/>
              </w:rPr>
            </w:pPr>
            <w:r w:rsidRPr="00BF3FC0">
              <w:rPr>
                <w:b/>
                <w:bCs/>
                <w:color w:val="FFFFFF" w:themeColor="background1"/>
                <w:kern w:val="19"/>
                <w:sz w:val="19"/>
                <w:lang w:eastAsia="en-CA"/>
              </w:rPr>
              <w:t>Base</w:t>
            </w:r>
          </w:p>
        </w:tc>
        <w:tc>
          <w:tcPr>
            <w:tcW w:w="1559" w:type="dxa"/>
            <w:tcBorders>
              <w:top w:val="single" w:sz="4" w:space="0" w:color="auto"/>
            </w:tcBorders>
            <w:shd w:val="clear" w:color="000000" w:fill="52796F"/>
            <w:vAlign w:val="center"/>
            <w:hideMark/>
          </w:tcPr>
          <w:p w14:paraId="692F0E0F" w14:textId="77777777" w:rsidR="005C2EB5" w:rsidRPr="00BF3FC0" w:rsidRDefault="005C2EB5" w:rsidP="004722C7">
            <w:pPr>
              <w:spacing w:before="0" w:after="0" w:line="264" w:lineRule="auto"/>
              <w:jc w:val="center"/>
              <w:rPr>
                <w:b/>
                <w:bCs/>
                <w:color w:val="FFFFFF" w:themeColor="background1"/>
                <w:kern w:val="19"/>
                <w:sz w:val="19"/>
                <w:lang w:eastAsia="en-CA"/>
              </w:rPr>
            </w:pPr>
            <w:r w:rsidRPr="00BF3FC0">
              <w:rPr>
                <w:b/>
                <w:bCs/>
                <w:color w:val="FFFFFF" w:themeColor="background1"/>
                <w:kern w:val="19"/>
                <w:sz w:val="19"/>
                <w:lang w:eastAsia="en-CA"/>
              </w:rPr>
              <w:t>Volume</w:t>
            </w:r>
          </w:p>
        </w:tc>
        <w:tc>
          <w:tcPr>
            <w:tcW w:w="1560" w:type="dxa"/>
            <w:tcBorders>
              <w:top w:val="single" w:sz="4" w:space="0" w:color="auto"/>
              <w:right w:val="single" w:sz="4" w:space="0" w:color="auto"/>
            </w:tcBorders>
            <w:shd w:val="clear" w:color="000000" w:fill="52796F"/>
            <w:noWrap/>
            <w:vAlign w:val="center"/>
            <w:hideMark/>
          </w:tcPr>
          <w:p w14:paraId="4D3B5799" w14:textId="77777777" w:rsidR="005C2EB5" w:rsidRPr="00BF3FC0" w:rsidRDefault="005C2EB5" w:rsidP="004722C7">
            <w:pPr>
              <w:spacing w:before="0" w:after="0" w:line="264" w:lineRule="auto"/>
              <w:jc w:val="center"/>
              <w:rPr>
                <w:b/>
                <w:bCs/>
                <w:color w:val="FFFFFF" w:themeColor="background1"/>
                <w:kern w:val="19"/>
                <w:sz w:val="19"/>
                <w:lang w:eastAsia="en-CA"/>
              </w:rPr>
            </w:pPr>
            <w:r w:rsidRPr="00BF3FC0">
              <w:rPr>
                <w:b/>
                <w:bCs/>
                <w:color w:val="FFFFFF" w:themeColor="background1"/>
                <w:kern w:val="19"/>
                <w:sz w:val="19"/>
                <w:lang w:eastAsia="en-CA"/>
              </w:rPr>
              <w:t>Tonnes</w:t>
            </w:r>
          </w:p>
        </w:tc>
      </w:tr>
      <w:tr w:rsidR="005C2EB5" w:rsidRPr="00BF3FC0" w14:paraId="66088278" w14:textId="77777777" w:rsidTr="005C2EB5">
        <w:trPr>
          <w:trHeight w:val="283"/>
        </w:trPr>
        <w:tc>
          <w:tcPr>
            <w:tcW w:w="2547" w:type="dxa"/>
            <w:vMerge/>
            <w:tcBorders>
              <w:left w:val="single" w:sz="4" w:space="0" w:color="auto"/>
              <w:bottom w:val="single" w:sz="4" w:space="0" w:color="auto"/>
            </w:tcBorders>
            <w:vAlign w:val="center"/>
            <w:hideMark/>
          </w:tcPr>
          <w:p w14:paraId="75A58535" w14:textId="77777777" w:rsidR="005C2EB5" w:rsidRPr="00BF3FC0" w:rsidRDefault="005C2EB5" w:rsidP="005C2EB5">
            <w:pPr>
              <w:spacing w:before="0" w:after="0" w:line="264" w:lineRule="auto"/>
              <w:jc w:val="left"/>
              <w:rPr>
                <w:b/>
                <w:bCs/>
                <w:color w:val="FFFFFF" w:themeColor="background1"/>
                <w:kern w:val="19"/>
                <w:sz w:val="19"/>
                <w:lang w:eastAsia="en-CA"/>
              </w:rPr>
            </w:pPr>
          </w:p>
        </w:tc>
        <w:tc>
          <w:tcPr>
            <w:tcW w:w="1502" w:type="dxa"/>
            <w:tcBorders>
              <w:top w:val="nil"/>
              <w:bottom w:val="single" w:sz="4" w:space="0" w:color="auto"/>
            </w:tcBorders>
            <w:shd w:val="clear" w:color="000000" w:fill="52796F"/>
            <w:vAlign w:val="center"/>
            <w:hideMark/>
          </w:tcPr>
          <w:p w14:paraId="69F42C80" w14:textId="77777777" w:rsidR="005C2EB5" w:rsidRPr="00BF3FC0" w:rsidRDefault="005C2EB5" w:rsidP="004722C7">
            <w:pPr>
              <w:spacing w:before="0" w:after="0" w:line="264" w:lineRule="auto"/>
              <w:jc w:val="center"/>
              <w:rPr>
                <w:b/>
                <w:bCs/>
                <w:color w:val="FFFFFF" w:themeColor="background1"/>
                <w:kern w:val="19"/>
                <w:sz w:val="19"/>
                <w:lang w:eastAsia="en-CA"/>
              </w:rPr>
            </w:pPr>
            <w:r w:rsidRPr="00BF3FC0">
              <w:rPr>
                <w:b/>
                <w:bCs/>
                <w:color w:val="FFFFFF" w:themeColor="background1"/>
                <w:kern w:val="19"/>
                <w:sz w:val="19"/>
                <w:lang w:eastAsia="en-CA"/>
              </w:rPr>
              <w:t>m</w:t>
            </w:r>
          </w:p>
        </w:tc>
        <w:tc>
          <w:tcPr>
            <w:tcW w:w="1503" w:type="dxa"/>
            <w:tcBorders>
              <w:top w:val="nil"/>
              <w:bottom w:val="single" w:sz="4" w:space="0" w:color="auto"/>
            </w:tcBorders>
            <w:shd w:val="clear" w:color="000000" w:fill="52796F"/>
            <w:noWrap/>
            <w:vAlign w:val="center"/>
            <w:hideMark/>
          </w:tcPr>
          <w:p w14:paraId="575C1A38" w14:textId="77777777" w:rsidR="005C2EB5" w:rsidRPr="00BF3FC0" w:rsidRDefault="005C2EB5" w:rsidP="004722C7">
            <w:pPr>
              <w:spacing w:before="0" w:after="0" w:line="264" w:lineRule="auto"/>
              <w:jc w:val="center"/>
              <w:rPr>
                <w:b/>
                <w:bCs/>
                <w:color w:val="FFFFFF" w:themeColor="background1"/>
                <w:kern w:val="19"/>
                <w:sz w:val="19"/>
                <w:lang w:eastAsia="en-CA"/>
              </w:rPr>
            </w:pPr>
            <w:r w:rsidRPr="00BF3FC0">
              <w:rPr>
                <w:b/>
                <w:bCs/>
                <w:color w:val="FFFFFF" w:themeColor="background1"/>
                <w:kern w:val="19"/>
                <w:sz w:val="19"/>
                <w:lang w:eastAsia="en-CA"/>
              </w:rPr>
              <w:t>mbgs</w:t>
            </w:r>
          </w:p>
        </w:tc>
        <w:tc>
          <w:tcPr>
            <w:tcW w:w="1389" w:type="dxa"/>
            <w:tcBorders>
              <w:top w:val="nil"/>
              <w:bottom w:val="single" w:sz="4" w:space="0" w:color="auto"/>
            </w:tcBorders>
            <w:shd w:val="clear" w:color="000000" w:fill="52796F"/>
            <w:vAlign w:val="center"/>
            <w:hideMark/>
          </w:tcPr>
          <w:p w14:paraId="0366A985" w14:textId="77777777" w:rsidR="005C2EB5" w:rsidRPr="00BF3FC0" w:rsidRDefault="005C2EB5" w:rsidP="004722C7">
            <w:pPr>
              <w:spacing w:before="0" w:after="0" w:line="264" w:lineRule="auto"/>
              <w:jc w:val="center"/>
              <w:rPr>
                <w:b/>
                <w:bCs/>
                <w:color w:val="FFFFFF" w:themeColor="background1"/>
                <w:kern w:val="19"/>
                <w:sz w:val="19"/>
                <w:lang w:eastAsia="en-CA"/>
              </w:rPr>
            </w:pPr>
            <w:r w:rsidRPr="00BF3FC0">
              <w:rPr>
                <w:b/>
                <w:bCs/>
                <w:color w:val="FFFFFF" w:themeColor="background1"/>
                <w:kern w:val="19"/>
                <w:sz w:val="19"/>
                <w:lang w:eastAsia="en-CA"/>
              </w:rPr>
              <w:t>mbgs</w:t>
            </w:r>
          </w:p>
        </w:tc>
        <w:tc>
          <w:tcPr>
            <w:tcW w:w="1559" w:type="dxa"/>
            <w:tcBorders>
              <w:top w:val="nil"/>
              <w:bottom w:val="single" w:sz="4" w:space="0" w:color="auto"/>
            </w:tcBorders>
            <w:shd w:val="clear" w:color="000000" w:fill="52796F"/>
            <w:vAlign w:val="center"/>
            <w:hideMark/>
          </w:tcPr>
          <w:p w14:paraId="1481F842" w14:textId="77777777" w:rsidR="005C2EB5" w:rsidRPr="00BF3FC0" w:rsidRDefault="005C2EB5" w:rsidP="004722C7">
            <w:pPr>
              <w:spacing w:before="0" w:after="0" w:line="264" w:lineRule="auto"/>
              <w:jc w:val="center"/>
              <w:rPr>
                <w:b/>
                <w:bCs/>
                <w:color w:val="FFFFFF" w:themeColor="background1"/>
                <w:kern w:val="19"/>
                <w:sz w:val="19"/>
                <w:lang w:eastAsia="en-CA"/>
              </w:rPr>
            </w:pPr>
            <w:r w:rsidRPr="00BF3FC0">
              <w:rPr>
                <w:b/>
                <w:bCs/>
                <w:color w:val="FFFFFF" w:themeColor="background1"/>
                <w:kern w:val="19"/>
                <w:sz w:val="19"/>
                <w:lang w:eastAsia="en-CA"/>
              </w:rPr>
              <w:t>m</w:t>
            </w:r>
            <w:r w:rsidRPr="00BF3FC0">
              <w:rPr>
                <w:b/>
                <w:bCs/>
                <w:color w:val="FFFFFF" w:themeColor="background1"/>
                <w:kern w:val="19"/>
                <w:sz w:val="19"/>
                <w:vertAlign w:val="superscript"/>
                <w:lang w:eastAsia="en-CA"/>
              </w:rPr>
              <w:t>3</w:t>
            </w:r>
          </w:p>
        </w:tc>
        <w:tc>
          <w:tcPr>
            <w:tcW w:w="1560" w:type="dxa"/>
            <w:tcBorders>
              <w:top w:val="nil"/>
              <w:bottom w:val="single" w:sz="4" w:space="0" w:color="auto"/>
              <w:right w:val="single" w:sz="4" w:space="0" w:color="auto"/>
            </w:tcBorders>
            <w:shd w:val="clear" w:color="000000" w:fill="52796F"/>
            <w:noWrap/>
            <w:vAlign w:val="center"/>
            <w:hideMark/>
          </w:tcPr>
          <w:p w14:paraId="591DC482" w14:textId="77777777" w:rsidR="005C2EB5" w:rsidRPr="00BF3FC0" w:rsidRDefault="005C2EB5" w:rsidP="004722C7">
            <w:pPr>
              <w:spacing w:before="0" w:after="0" w:line="264" w:lineRule="auto"/>
              <w:jc w:val="center"/>
              <w:rPr>
                <w:b/>
                <w:bCs/>
                <w:color w:val="FFFFFF" w:themeColor="background1"/>
                <w:kern w:val="19"/>
                <w:sz w:val="19"/>
                <w:lang w:eastAsia="en-CA"/>
              </w:rPr>
            </w:pPr>
            <w:r w:rsidRPr="00BF3FC0">
              <w:rPr>
                <w:b/>
                <w:bCs/>
                <w:color w:val="FFFFFF" w:themeColor="background1"/>
                <w:kern w:val="19"/>
                <w:sz w:val="19"/>
                <w:lang w:eastAsia="en-CA"/>
              </w:rPr>
              <w:t>t</w:t>
            </w:r>
          </w:p>
        </w:tc>
      </w:tr>
      <w:tr w:rsidR="005C2EB5" w:rsidRPr="00BF3FC0" w14:paraId="72106C54" w14:textId="77777777" w:rsidTr="005C2EB5">
        <w:trPr>
          <w:trHeight w:val="283"/>
        </w:trPr>
        <w:tc>
          <w:tcPr>
            <w:tcW w:w="2547" w:type="dxa"/>
            <w:tcBorders>
              <w:top w:val="nil"/>
              <w:left w:val="single" w:sz="4" w:space="0" w:color="auto"/>
              <w:bottom w:val="single" w:sz="4" w:space="0" w:color="auto"/>
              <w:right w:val="single" w:sz="4" w:space="0" w:color="auto"/>
            </w:tcBorders>
            <w:noWrap/>
            <w:vAlign w:val="center"/>
            <w:hideMark/>
          </w:tcPr>
          <w:p w14:paraId="703451D7" w14:textId="0181B390" w:rsidR="005C2EB5" w:rsidRPr="00BF3FC0" w:rsidRDefault="005C2EB5" w:rsidP="005C2EB5">
            <w:pPr>
              <w:spacing w:before="0" w:after="0" w:line="264" w:lineRule="auto"/>
              <w:jc w:val="left"/>
              <w:rPr>
                <w:kern w:val="19"/>
                <w:sz w:val="19"/>
              </w:rPr>
            </w:pPr>
            <w:r w:rsidRPr="00BF3FC0">
              <w:rPr>
                <w:kern w:val="19"/>
                <w:sz w:val="19"/>
              </w:rPr>
              <w:t>Well centre</w:t>
            </w:r>
          </w:p>
        </w:tc>
        <w:tc>
          <w:tcPr>
            <w:tcW w:w="1502" w:type="dxa"/>
            <w:tcBorders>
              <w:top w:val="nil"/>
              <w:left w:val="nil"/>
              <w:bottom w:val="single" w:sz="4" w:space="0" w:color="auto"/>
              <w:right w:val="single" w:sz="4" w:space="0" w:color="auto"/>
            </w:tcBorders>
            <w:noWrap/>
            <w:vAlign w:val="center"/>
            <w:hideMark/>
          </w:tcPr>
          <w:p w14:paraId="22349F2A" w14:textId="77777777" w:rsidR="005C2EB5" w:rsidRPr="00BF3FC0" w:rsidRDefault="005C2EB5" w:rsidP="004722C7">
            <w:pPr>
              <w:spacing w:before="0" w:after="0" w:line="264" w:lineRule="auto"/>
              <w:jc w:val="center"/>
              <w:rPr>
                <w:kern w:val="19"/>
                <w:sz w:val="19"/>
              </w:rPr>
            </w:pPr>
            <w:r w:rsidRPr="00BF3FC0">
              <w:rPr>
                <w:kern w:val="19"/>
                <w:sz w:val="19"/>
              </w:rPr>
              <w:t>100</w:t>
            </w:r>
          </w:p>
        </w:tc>
        <w:tc>
          <w:tcPr>
            <w:tcW w:w="1503" w:type="dxa"/>
            <w:tcBorders>
              <w:top w:val="nil"/>
              <w:left w:val="nil"/>
              <w:bottom w:val="single" w:sz="4" w:space="0" w:color="auto"/>
              <w:right w:val="single" w:sz="4" w:space="0" w:color="auto"/>
            </w:tcBorders>
            <w:noWrap/>
            <w:vAlign w:val="center"/>
            <w:hideMark/>
          </w:tcPr>
          <w:p w14:paraId="57CAE40D" w14:textId="77777777" w:rsidR="005C2EB5" w:rsidRPr="00BF3FC0" w:rsidRDefault="005C2EB5" w:rsidP="004722C7">
            <w:pPr>
              <w:spacing w:before="0" w:after="0" w:line="264" w:lineRule="auto"/>
              <w:jc w:val="center"/>
              <w:rPr>
                <w:kern w:val="19"/>
                <w:sz w:val="19"/>
              </w:rPr>
            </w:pPr>
            <w:r w:rsidRPr="00BF3FC0">
              <w:rPr>
                <w:kern w:val="19"/>
                <w:sz w:val="19"/>
              </w:rPr>
              <w:t>0</w:t>
            </w:r>
          </w:p>
        </w:tc>
        <w:tc>
          <w:tcPr>
            <w:tcW w:w="1389" w:type="dxa"/>
            <w:tcBorders>
              <w:top w:val="nil"/>
              <w:left w:val="nil"/>
              <w:bottom w:val="single" w:sz="4" w:space="0" w:color="auto"/>
              <w:right w:val="single" w:sz="4" w:space="0" w:color="auto"/>
            </w:tcBorders>
            <w:vAlign w:val="center"/>
            <w:hideMark/>
          </w:tcPr>
          <w:p w14:paraId="1D9B9FBD" w14:textId="77777777" w:rsidR="005C2EB5" w:rsidRPr="00BF3FC0" w:rsidRDefault="005C2EB5" w:rsidP="004722C7">
            <w:pPr>
              <w:spacing w:before="0" w:after="0" w:line="264" w:lineRule="auto"/>
              <w:jc w:val="center"/>
              <w:rPr>
                <w:kern w:val="19"/>
                <w:sz w:val="19"/>
              </w:rPr>
            </w:pPr>
            <w:r w:rsidRPr="00BF3FC0">
              <w:rPr>
                <w:kern w:val="19"/>
                <w:sz w:val="19"/>
              </w:rPr>
              <w:t>3</w:t>
            </w:r>
          </w:p>
        </w:tc>
        <w:tc>
          <w:tcPr>
            <w:tcW w:w="1559" w:type="dxa"/>
            <w:tcBorders>
              <w:top w:val="nil"/>
              <w:left w:val="nil"/>
              <w:bottom w:val="single" w:sz="4" w:space="0" w:color="auto"/>
              <w:right w:val="single" w:sz="4" w:space="0" w:color="auto"/>
            </w:tcBorders>
            <w:vAlign w:val="center"/>
            <w:hideMark/>
          </w:tcPr>
          <w:p w14:paraId="764BE767" w14:textId="77777777" w:rsidR="005C2EB5" w:rsidRPr="00BF3FC0" w:rsidRDefault="005C2EB5" w:rsidP="004722C7">
            <w:pPr>
              <w:spacing w:before="0" w:after="0" w:line="264" w:lineRule="auto"/>
              <w:jc w:val="center"/>
              <w:rPr>
                <w:kern w:val="19"/>
                <w:sz w:val="19"/>
              </w:rPr>
            </w:pPr>
            <w:r w:rsidRPr="00BF3FC0">
              <w:rPr>
                <w:kern w:val="19"/>
                <w:sz w:val="19"/>
              </w:rPr>
              <w:t>300</w:t>
            </w:r>
          </w:p>
        </w:tc>
        <w:tc>
          <w:tcPr>
            <w:tcW w:w="1560" w:type="dxa"/>
            <w:tcBorders>
              <w:top w:val="nil"/>
              <w:left w:val="nil"/>
              <w:bottom w:val="single" w:sz="4" w:space="0" w:color="auto"/>
              <w:right w:val="single" w:sz="4" w:space="0" w:color="auto"/>
            </w:tcBorders>
            <w:noWrap/>
            <w:vAlign w:val="center"/>
            <w:hideMark/>
          </w:tcPr>
          <w:p w14:paraId="58F96123" w14:textId="77777777" w:rsidR="005C2EB5" w:rsidRPr="00BF3FC0" w:rsidRDefault="005C2EB5" w:rsidP="004722C7">
            <w:pPr>
              <w:spacing w:before="0" w:after="0" w:line="264" w:lineRule="auto"/>
              <w:jc w:val="center"/>
              <w:rPr>
                <w:kern w:val="19"/>
                <w:sz w:val="19"/>
              </w:rPr>
            </w:pPr>
            <w:r w:rsidRPr="00BF3FC0">
              <w:rPr>
                <w:kern w:val="19"/>
                <w:sz w:val="19"/>
              </w:rPr>
              <w:t>540</w:t>
            </w:r>
          </w:p>
        </w:tc>
      </w:tr>
      <w:tr w:rsidR="005C2EB5" w:rsidRPr="00BF3FC0" w14:paraId="044336E3" w14:textId="77777777" w:rsidTr="005C2EB5">
        <w:trPr>
          <w:trHeight w:val="283"/>
        </w:trPr>
        <w:tc>
          <w:tcPr>
            <w:tcW w:w="2547" w:type="dxa"/>
            <w:tcBorders>
              <w:top w:val="nil"/>
              <w:left w:val="single" w:sz="4" w:space="0" w:color="auto"/>
              <w:right w:val="single" w:sz="4" w:space="0" w:color="auto"/>
            </w:tcBorders>
            <w:noWrap/>
            <w:vAlign w:val="center"/>
            <w:hideMark/>
          </w:tcPr>
          <w:p w14:paraId="02614E48" w14:textId="35327C61" w:rsidR="005C2EB5" w:rsidRPr="00BF3FC0" w:rsidRDefault="005C2EB5" w:rsidP="005C2EB5">
            <w:pPr>
              <w:spacing w:before="0" w:after="0" w:line="264" w:lineRule="auto"/>
              <w:jc w:val="left"/>
              <w:rPr>
                <w:kern w:val="19"/>
                <w:sz w:val="19"/>
              </w:rPr>
            </w:pPr>
            <w:r w:rsidRPr="00BF3FC0">
              <w:rPr>
                <w:kern w:val="19"/>
                <w:sz w:val="19"/>
              </w:rPr>
              <w:t>DWDA</w:t>
            </w:r>
          </w:p>
        </w:tc>
        <w:tc>
          <w:tcPr>
            <w:tcW w:w="1502" w:type="dxa"/>
            <w:tcBorders>
              <w:top w:val="nil"/>
              <w:left w:val="nil"/>
              <w:right w:val="single" w:sz="4" w:space="0" w:color="auto"/>
            </w:tcBorders>
            <w:noWrap/>
            <w:vAlign w:val="center"/>
            <w:hideMark/>
          </w:tcPr>
          <w:p w14:paraId="6A04D4D4" w14:textId="77777777" w:rsidR="005C2EB5" w:rsidRPr="00BF3FC0" w:rsidRDefault="005C2EB5" w:rsidP="004722C7">
            <w:pPr>
              <w:spacing w:before="0" w:after="0" w:line="264" w:lineRule="auto"/>
              <w:jc w:val="center"/>
              <w:rPr>
                <w:kern w:val="19"/>
                <w:sz w:val="19"/>
              </w:rPr>
            </w:pPr>
            <w:r w:rsidRPr="00BF3FC0">
              <w:rPr>
                <w:kern w:val="19"/>
                <w:sz w:val="19"/>
              </w:rPr>
              <w:t>200</w:t>
            </w:r>
          </w:p>
        </w:tc>
        <w:tc>
          <w:tcPr>
            <w:tcW w:w="1503" w:type="dxa"/>
            <w:tcBorders>
              <w:top w:val="nil"/>
              <w:left w:val="nil"/>
              <w:right w:val="single" w:sz="4" w:space="0" w:color="auto"/>
            </w:tcBorders>
            <w:noWrap/>
            <w:vAlign w:val="center"/>
            <w:hideMark/>
          </w:tcPr>
          <w:p w14:paraId="5665BD75" w14:textId="77777777" w:rsidR="005C2EB5" w:rsidRPr="00BF3FC0" w:rsidRDefault="005C2EB5" w:rsidP="004722C7">
            <w:pPr>
              <w:spacing w:before="0" w:after="0" w:line="264" w:lineRule="auto"/>
              <w:jc w:val="center"/>
              <w:rPr>
                <w:kern w:val="19"/>
                <w:sz w:val="19"/>
              </w:rPr>
            </w:pPr>
            <w:r w:rsidRPr="00BF3FC0">
              <w:rPr>
                <w:kern w:val="19"/>
                <w:sz w:val="19"/>
              </w:rPr>
              <w:t>1</w:t>
            </w:r>
          </w:p>
        </w:tc>
        <w:tc>
          <w:tcPr>
            <w:tcW w:w="1389" w:type="dxa"/>
            <w:tcBorders>
              <w:top w:val="nil"/>
              <w:left w:val="nil"/>
              <w:right w:val="single" w:sz="4" w:space="0" w:color="auto"/>
            </w:tcBorders>
            <w:vAlign w:val="center"/>
            <w:hideMark/>
          </w:tcPr>
          <w:p w14:paraId="18220653" w14:textId="77777777" w:rsidR="005C2EB5" w:rsidRPr="00BF3FC0" w:rsidRDefault="005C2EB5" w:rsidP="004722C7">
            <w:pPr>
              <w:spacing w:before="0" w:after="0" w:line="264" w:lineRule="auto"/>
              <w:jc w:val="center"/>
              <w:rPr>
                <w:kern w:val="19"/>
                <w:sz w:val="19"/>
              </w:rPr>
            </w:pPr>
            <w:r w:rsidRPr="00BF3FC0">
              <w:rPr>
                <w:kern w:val="19"/>
                <w:sz w:val="19"/>
              </w:rPr>
              <w:t>3</w:t>
            </w:r>
          </w:p>
        </w:tc>
        <w:tc>
          <w:tcPr>
            <w:tcW w:w="1559" w:type="dxa"/>
            <w:tcBorders>
              <w:top w:val="single" w:sz="4" w:space="0" w:color="auto"/>
              <w:left w:val="nil"/>
              <w:bottom w:val="single" w:sz="4" w:space="0" w:color="auto"/>
              <w:right w:val="single" w:sz="4" w:space="0" w:color="auto"/>
            </w:tcBorders>
            <w:vAlign w:val="center"/>
            <w:hideMark/>
          </w:tcPr>
          <w:p w14:paraId="6C59694E" w14:textId="77777777" w:rsidR="005C2EB5" w:rsidRPr="00BF3FC0" w:rsidRDefault="005C2EB5" w:rsidP="004722C7">
            <w:pPr>
              <w:spacing w:before="0" w:after="0" w:line="264" w:lineRule="auto"/>
              <w:jc w:val="center"/>
              <w:rPr>
                <w:kern w:val="19"/>
                <w:sz w:val="19"/>
              </w:rPr>
            </w:pPr>
            <w:r w:rsidRPr="00BF3FC0">
              <w:rPr>
                <w:kern w:val="19"/>
                <w:sz w:val="19"/>
              </w:rPr>
              <w:t>400</w:t>
            </w:r>
          </w:p>
        </w:tc>
        <w:tc>
          <w:tcPr>
            <w:tcW w:w="1560" w:type="dxa"/>
            <w:tcBorders>
              <w:top w:val="single" w:sz="4" w:space="0" w:color="auto"/>
              <w:left w:val="nil"/>
              <w:bottom w:val="single" w:sz="4" w:space="0" w:color="auto"/>
              <w:right w:val="single" w:sz="4" w:space="0" w:color="auto"/>
            </w:tcBorders>
            <w:noWrap/>
            <w:vAlign w:val="center"/>
            <w:hideMark/>
          </w:tcPr>
          <w:p w14:paraId="3D29B64B" w14:textId="77777777" w:rsidR="005C2EB5" w:rsidRPr="00BF3FC0" w:rsidRDefault="005C2EB5" w:rsidP="004722C7">
            <w:pPr>
              <w:spacing w:before="0" w:after="0" w:line="264" w:lineRule="auto"/>
              <w:jc w:val="center"/>
              <w:rPr>
                <w:kern w:val="19"/>
                <w:sz w:val="19"/>
              </w:rPr>
            </w:pPr>
            <w:r w:rsidRPr="00BF3FC0">
              <w:rPr>
                <w:kern w:val="19"/>
                <w:sz w:val="19"/>
              </w:rPr>
              <w:t>720</w:t>
            </w:r>
          </w:p>
        </w:tc>
      </w:tr>
      <w:tr w:rsidR="00D01D7C" w:rsidRPr="00BF3FC0" w14:paraId="0262B085" w14:textId="77777777" w:rsidTr="005C2EB5">
        <w:trPr>
          <w:trHeight w:val="283"/>
        </w:trPr>
        <w:tc>
          <w:tcPr>
            <w:tcW w:w="6941" w:type="dxa"/>
            <w:gridSpan w:val="4"/>
            <w:tcBorders>
              <w:top w:val="single" w:sz="4" w:space="0" w:color="auto"/>
              <w:left w:val="single" w:sz="4" w:space="0" w:color="auto"/>
              <w:bottom w:val="single" w:sz="4" w:space="0" w:color="auto"/>
              <w:right w:val="single" w:sz="4" w:space="0" w:color="auto"/>
            </w:tcBorders>
            <w:noWrap/>
            <w:vAlign w:val="center"/>
            <w:hideMark/>
          </w:tcPr>
          <w:p w14:paraId="219D5B90" w14:textId="661F2028" w:rsidR="00D01D7C" w:rsidRPr="00BF3FC0" w:rsidRDefault="00D01D7C" w:rsidP="00D01D7C">
            <w:pPr>
              <w:spacing w:before="0" w:after="0" w:line="264" w:lineRule="auto"/>
              <w:jc w:val="right"/>
              <w:rPr>
                <w:kern w:val="19"/>
                <w:sz w:val="19"/>
              </w:rPr>
            </w:pPr>
            <w:r w:rsidRPr="00BF3FC0">
              <w:rPr>
                <w:kern w:val="19"/>
                <w:sz w:val="19"/>
              </w:rPr>
              <w:t>Excavation Subtotal</w:t>
            </w:r>
          </w:p>
        </w:tc>
        <w:tc>
          <w:tcPr>
            <w:tcW w:w="1559" w:type="dxa"/>
            <w:tcBorders>
              <w:top w:val="single" w:sz="4" w:space="0" w:color="auto"/>
              <w:left w:val="nil"/>
              <w:bottom w:val="single" w:sz="4" w:space="0" w:color="auto"/>
              <w:right w:val="single" w:sz="4" w:space="0" w:color="auto"/>
            </w:tcBorders>
            <w:vAlign w:val="center"/>
            <w:hideMark/>
          </w:tcPr>
          <w:p w14:paraId="2CCE6686" w14:textId="77777777" w:rsidR="00D01D7C" w:rsidRPr="00BF3FC0" w:rsidRDefault="00D01D7C" w:rsidP="004722C7">
            <w:pPr>
              <w:spacing w:before="0" w:after="0" w:line="264" w:lineRule="auto"/>
              <w:jc w:val="center"/>
              <w:rPr>
                <w:kern w:val="19"/>
                <w:sz w:val="19"/>
              </w:rPr>
            </w:pPr>
            <w:r w:rsidRPr="00BF3FC0">
              <w:rPr>
                <w:kern w:val="19"/>
                <w:sz w:val="19"/>
              </w:rPr>
              <w:t>700</w:t>
            </w:r>
          </w:p>
        </w:tc>
        <w:tc>
          <w:tcPr>
            <w:tcW w:w="1560" w:type="dxa"/>
            <w:tcBorders>
              <w:top w:val="single" w:sz="4" w:space="0" w:color="auto"/>
              <w:left w:val="nil"/>
              <w:bottom w:val="single" w:sz="4" w:space="0" w:color="auto"/>
              <w:right w:val="single" w:sz="4" w:space="0" w:color="auto"/>
            </w:tcBorders>
            <w:noWrap/>
            <w:vAlign w:val="center"/>
            <w:hideMark/>
          </w:tcPr>
          <w:p w14:paraId="053FF9E6" w14:textId="77777777" w:rsidR="00D01D7C" w:rsidRPr="00BF3FC0" w:rsidRDefault="00D01D7C" w:rsidP="004722C7">
            <w:pPr>
              <w:spacing w:before="0" w:after="0" w:line="264" w:lineRule="auto"/>
              <w:jc w:val="center"/>
              <w:rPr>
                <w:kern w:val="19"/>
                <w:sz w:val="19"/>
              </w:rPr>
            </w:pPr>
            <w:r w:rsidRPr="00BF3FC0">
              <w:rPr>
                <w:kern w:val="19"/>
                <w:sz w:val="19"/>
              </w:rPr>
              <w:t>1260</w:t>
            </w:r>
          </w:p>
        </w:tc>
      </w:tr>
      <w:tr w:rsidR="00D01D7C" w:rsidRPr="00BF3FC0" w14:paraId="3BE7BAB5" w14:textId="77777777" w:rsidTr="005C2EB5">
        <w:trPr>
          <w:trHeight w:val="283"/>
        </w:trPr>
        <w:tc>
          <w:tcPr>
            <w:tcW w:w="6941" w:type="dxa"/>
            <w:gridSpan w:val="4"/>
            <w:tcBorders>
              <w:top w:val="single" w:sz="4" w:space="0" w:color="auto"/>
              <w:left w:val="single" w:sz="4" w:space="0" w:color="auto"/>
              <w:bottom w:val="single" w:sz="4" w:space="0" w:color="auto"/>
              <w:right w:val="single" w:sz="4" w:space="0" w:color="auto"/>
            </w:tcBorders>
            <w:noWrap/>
            <w:vAlign w:val="center"/>
            <w:hideMark/>
          </w:tcPr>
          <w:p w14:paraId="1F1A8821" w14:textId="2EA2F162" w:rsidR="00D01D7C" w:rsidRPr="00BF3FC0" w:rsidRDefault="009A5AE1" w:rsidP="00D01D7C">
            <w:pPr>
              <w:spacing w:before="0" w:after="0" w:line="264" w:lineRule="auto"/>
              <w:jc w:val="right"/>
              <w:rPr>
                <w:kern w:val="19"/>
                <w:sz w:val="19"/>
              </w:rPr>
            </w:pPr>
            <w:r w:rsidRPr="00BF3FC0">
              <w:rPr>
                <w:kern w:val="19"/>
                <w:sz w:val="19"/>
              </w:rPr>
              <w:t>Re</w:t>
            </w:r>
            <w:r w:rsidR="00CC60A5" w:rsidRPr="00BF3FC0">
              <w:rPr>
                <w:kern w:val="19"/>
                <w:sz w:val="19"/>
              </w:rPr>
              <w:t>-used soil from the DWDA</w:t>
            </w:r>
          </w:p>
        </w:tc>
        <w:tc>
          <w:tcPr>
            <w:tcW w:w="1559" w:type="dxa"/>
            <w:tcBorders>
              <w:top w:val="single" w:sz="4" w:space="0" w:color="auto"/>
              <w:left w:val="nil"/>
              <w:bottom w:val="single" w:sz="4" w:space="0" w:color="auto"/>
              <w:right w:val="single" w:sz="4" w:space="0" w:color="auto"/>
            </w:tcBorders>
            <w:vAlign w:val="center"/>
            <w:hideMark/>
          </w:tcPr>
          <w:p w14:paraId="57E51B1A" w14:textId="22B2A426" w:rsidR="00D01D7C" w:rsidRPr="00BF3FC0" w:rsidRDefault="00CC60A5" w:rsidP="004722C7">
            <w:pPr>
              <w:spacing w:before="0" w:after="0" w:line="264" w:lineRule="auto"/>
              <w:jc w:val="center"/>
              <w:rPr>
                <w:kern w:val="19"/>
                <w:sz w:val="19"/>
              </w:rPr>
            </w:pPr>
            <w:r w:rsidRPr="00BF3FC0">
              <w:rPr>
                <w:kern w:val="19"/>
                <w:sz w:val="19"/>
              </w:rPr>
              <w:t>100</w:t>
            </w:r>
          </w:p>
        </w:tc>
        <w:tc>
          <w:tcPr>
            <w:tcW w:w="1560" w:type="dxa"/>
            <w:tcBorders>
              <w:top w:val="single" w:sz="4" w:space="0" w:color="auto"/>
              <w:left w:val="nil"/>
              <w:bottom w:val="single" w:sz="4" w:space="0" w:color="auto"/>
              <w:right w:val="single" w:sz="4" w:space="0" w:color="auto"/>
            </w:tcBorders>
            <w:noWrap/>
            <w:vAlign w:val="center"/>
            <w:hideMark/>
          </w:tcPr>
          <w:p w14:paraId="0B4D9F5F" w14:textId="2D4B4097" w:rsidR="00D01D7C" w:rsidRPr="00BF3FC0" w:rsidRDefault="00D01D7C" w:rsidP="004722C7">
            <w:pPr>
              <w:spacing w:before="0" w:after="0" w:line="264" w:lineRule="auto"/>
              <w:jc w:val="center"/>
              <w:rPr>
                <w:kern w:val="19"/>
                <w:sz w:val="19"/>
              </w:rPr>
            </w:pPr>
            <w:r w:rsidRPr="00BF3FC0">
              <w:rPr>
                <w:kern w:val="19"/>
                <w:sz w:val="19"/>
              </w:rPr>
              <w:t>18</w:t>
            </w:r>
            <w:r w:rsidR="00CC60A5" w:rsidRPr="00BF3FC0">
              <w:rPr>
                <w:kern w:val="19"/>
                <w:sz w:val="19"/>
              </w:rPr>
              <w:t>0</w:t>
            </w:r>
          </w:p>
        </w:tc>
      </w:tr>
      <w:tr w:rsidR="00CC60A5" w:rsidRPr="00BF3FC0" w14:paraId="280D3E71" w14:textId="77777777" w:rsidTr="005C2EB5">
        <w:trPr>
          <w:trHeight w:val="283"/>
        </w:trPr>
        <w:tc>
          <w:tcPr>
            <w:tcW w:w="6941" w:type="dxa"/>
            <w:gridSpan w:val="4"/>
            <w:tcBorders>
              <w:top w:val="single" w:sz="4" w:space="0" w:color="auto"/>
              <w:left w:val="single" w:sz="4" w:space="0" w:color="auto"/>
              <w:bottom w:val="single" w:sz="4" w:space="0" w:color="auto"/>
              <w:right w:val="single" w:sz="4" w:space="0" w:color="auto"/>
            </w:tcBorders>
            <w:noWrap/>
            <w:vAlign w:val="center"/>
          </w:tcPr>
          <w:p w14:paraId="0D14030E" w14:textId="27A63085" w:rsidR="00CC60A5" w:rsidRPr="00BF3FC0" w:rsidRDefault="00CC60A5" w:rsidP="00D01D7C">
            <w:pPr>
              <w:spacing w:before="0" w:after="0" w:line="264" w:lineRule="auto"/>
              <w:jc w:val="right"/>
              <w:rPr>
                <w:b/>
                <w:bCs/>
                <w:kern w:val="19"/>
                <w:sz w:val="19"/>
              </w:rPr>
            </w:pPr>
            <w:r w:rsidRPr="00BF3FC0">
              <w:rPr>
                <w:b/>
                <w:bCs/>
                <w:kern w:val="19"/>
                <w:sz w:val="19"/>
              </w:rPr>
              <w:t>Landfill Total</w:t>
            </w:r>
          </w:p>
        </w:tc>
        <w:tc>
          <w:tcPr>
            <w:tcW w:w="1559" w:type="dxa"/>
            <w:tcBorders>
              <w:top w:val="nil"/>
              <w:left w:val="nil"/>
              <w:bottom w:val="single" w:sz="4" w:space="0" w:color="auto"/>
              <w:right w:val="single" w:sz="4" w:space="0" w:color="auto"/>
            </w:tcBorders>
            <w:vAlign w:val="center"/>
          </w:tcPr>
          <w:p w14:paraId="53C5EAC1" w14:textId="06F2F8B2" w:rsidR="00CC60A5" w:rsidRPr="00BF3FC0" w:rsidRDefault="0074644F" w:rsidP="004722C7">
            <w:pPr>
              <w:spacing w:before="0" w:after="0" w:line="264" w:lineRule="auto"/>
              <w:jc w:val="center"/>
              <w:rPr>
                <w:b/>
                <w:bCs/>
                <w:kern w:val="19"/>
                <w:sz w:val="19"/>
              </w:rPr>
            </w:pPr>
            <w:r w:rsidRPr="00BF3FC0">
              <w:rPr>
                <w:b/>
                <w:bCs/>
                <w:kern w:val="19"/>
                <w:sz w:val="19"/>
              </w:rPr>
              <w:t>600</w:t>
            </w:r>
          </w:p>
        </w:tc>
        <w:tc>
          <w:tcPr>
            <w:tcW w:w="1560" w:type="dxa"/>
            <w:tcBorders>
              <w:top w:val="nil"/>
              <w:left w:val="nil"/>
              <w:bottom w:val="single" w:sz="4" w:space="0" w:color="auto"/>
              <w:right w:val="single" w:sz="4" w:space="0" w:color="auto"/>
            </w:tcBorders>
            <w:noWrap/>
            <w:vAlign w:val="center"/>
          </w:tcPr>
          <w:p w14:paraId="6ACBD091" w14:textId="0E27B5E4" w:rsidR="00CC60A5" w:rsidRPr="00BF3FC0" w:rsidRDefault="0074644F" w:rsidP="004722C7">
            <w:pPr>
              <w:spacing w:before="0" w:after="0" w:line="264" w:lineRule="auto"/>
              <w:jc w:val="center"/>
              <w:rPr>
                <w:b/>
                <w:bCs/>
                <w:kern w:val="19"/>
                <w:sz w:val="19"/>
              </w:rPr>
            </w:pPr>
            <w:r w:rsidRPr="00BF3FC0">
              <w:rPr>
                <w:b/>
                <w:bCs/>
                <w:kern w:val="19"/>
                <w:sz w:val="19"/>
              </w:rPr>
              <w:t>1080</w:t>
            </w:r>
          </w:p>
        </w:tc>
      </w:tr>
    </w:tbl>
    <w:p w14:paraId="6445E820" w14:textId="77777777" w:rsidR="00D01D7C" w:rsidRPr="00BF3FC0" w:rsidRDefault="00D01D7C" w:rsidP="0077751E">
      <w:pPr>
        <w:spacing w:after="120"/>
      </w:pPr>
    </w:p>
    <w:p w14:paraId="74CCF3E1" w14:textId="2C0CDFFC" w:rsidR="00013E92" w:rsidRPr="00BF3FC0" w:rsidRDefault="00CE2E50" w:rsidP="00FF67B6">
      <w:pPr>
        <w:pStyle w:val="Heading1"/>
        <w:rPr>
          <w:lang w:val="en-CA"/>
        </w:rPr>
      </w:pPr>
      <w:bookmarkStart w:id="121" w:name="_Toc241158102"/>
      <w:r w:rsidRPr="00BF3FC0">
        <w:rPr>
          <w:lang w:val="en-CA"/>
        </w:rPr>
        <w:lastRenderedPageBreak/>
        <w:t>Compliance Sum</w:t>
      </w:r>
      <w:commentRangeStart w:id="122"/>
      <w:r w:rsidRPr="00BF3FC0">
        <w:rPr>
          <w:lang w:val="en-CA"/>
        </w:rPr>
        <w:t>mary</w:t>
      </w:r>
      <w:bookmarkEnd w:id="121"/>
      <w:commentRangeEnd w:id="122"/>
      <w:r w:rsidR="00824F3C" w:rsidRPr="00BF3FC0">
        <w:rPr>
          <w:rStyle w:val="CommentReference"/>
          <w:sz w:val="36"/>
          <w:szCs w:val="32"/>
          <w:lang w:val="en-CA"/>
        </w:rPr>
        <w:commentReference w:id="122"/>
      </w:r>
    </w:p>
    <w:p w14:paraId="564DC829" w14:textId="400C9101" w:rsidR="00227058" w:rsidRPr="00BF3FC0" w:rsidRDefault="00227058" w:rsidP="003F75A7">
      <w:pPr>
        <w:pStyle w:val="Heading2"/>
        <w:rPr>
          <w:lang w:val="en-CA"/>
        </w:rPr>
      </w:pPr>
      <w:bookmarkStart w:id="123" w:name="_Toc132206116"/>
      <w:bookmarkStart w:id="124" w:name="_Toc241158103"/>
      <w:bookmarkStart w:id="125" w:name="_Hlk137979283"/>
      <w:r w:rsidRPr="00BF3FC0">
        <w:rPr>
          <w:lang w:val="en-CA"/>
        </w:rPr>
        <w:t>APEC Review</w:t>
      </w:r>
      <w:bookmarkEnd w:id="123"/>
      <w:bookmarkEnd w:id="124"/>
      <w:r w:rsidR="003F75A7" w:rsidRPr="00BF3FC0">
        <w:rPr>
          <w:lang w:val="en-CA"/>
        </w:rPr>
        <w:t xml:space="preserve"> </w:t>
      </w:r>
    </w:p>
    <w:p w14:paraId="37F9C7DB" w14:textId="2990B9F2" w:rsidR="00227058" w:rsidRPr="00BF3FC0" w:rsidRDefault="00227058" w:rsidP="00227058">
      <w:r w:rsidRPr="00BF3FC0">
        <w:t xml:space="preserve">The </w:t>
      </w:r>
      <w:r w:rsidR="00604CC7" w:rsidRPr="00BF3FC0">
        <w:t xml:space="preserve">following </w:t>
      </w:r>
      <w:r w:rsidRPr="00BF3FC0">
        <w:t xml:space="preserve">APECs were investigated for the </w:t>
      </w:r>
      <w:r w:rsidR="00CD1F13" w:rsidRPr="00BF3FC0">
        <w:t xml:space="preserve">corresponding </w:t>
      </w:r>
      <w:r w:rsidR="00370D03" w:rsidRPr="00BF3FC0">
        <w:t>C</w:t>
      </w:r>
      <w:r w:rsidR="00CD1F13" w:rsidRPr="00BF3FC0">
        <w:t>o</w:t>
      </w:r>
      <w:r w:rsidR="00370D03" w:rsidRPr="00BF3FC0">
        <w:t>PC</w:t>
      </w:r>
      <w:r w:rsidRPr="00BF3FC0">
        <w:t>s.</w:t>
      </w:r>
    </w:p>
    <w:p w14:paraId="4FC6FB1D" w14:textId="619D5950" w:rsidR="00A93AAE" w:rsidRDefault="002B79A3" w:rsidP="00A93AAE">
      <w:pPr>
        <w:pStyle w:val="In-TextTables"/>
      </w:pPr>
      <w:bookmarkStart w:id="126" w:name="_Toc104379963"/>
      <w:bookmarkStart w:id="127" w:name="_Toc131166207"/>
      <w:r w:rsidRPr="00BF3FC0">
        <w:t xml:space="preserve">Table </w:t>
      </w:r>
      <w:fldSimple w:instr=" SEQ Table \* ARABIC ">
        <w:r w:rsidR="00E06128">
          <w:rPr>
            <w:noProof/>
          </w:rPr>
          <w:t>5</w:t>
        </w:r>
      </w:fldSimple>
      <w:r w:rsidRPr="00BF3FC0">
        <w:rPr>
          <w:noProof/>
        </w:rPr>
        <w:t>:</w:t>
      </w:r>
      <w:r w:rsidRPr="00BF3FC0">
        <w:t xml:space="preserve"> </w:t>
      </w:r>
      <w:r w:rsidR="00A8328D" w:rsidRPr="00BF3FC0">
        <w:t xml:space="preserve">APEC and </w:t>
      </w:r>
      <w:r w:rsidR="00370D03" w:rsidRPr="00BF3FC0">
        <w:t>C</w:t>
      </w:r>
      <w:r w:rsidR="00C83A66" w:rsidRPr="00BF3FC0">
        <w:t>O</w:t>
      </w:r>
      <w:r w:rsidR="00370D03" w:rsidRPr="00BF3FC0">
        <w:t>PC</w:t>
      </w:r>
      <w:r w:rsidR="00A8328D" w:rsidRPr="00BF3FC0">
        <w:t xml:space="preserve"> Investigation Summary</w:t>
      </w:r>
    </w:p>
    <w:p w14:paraId="494685DA" w14:textId="09FDD5F1" w:rsidR="00F70342" w:rsidRPr="00F70342" w:rsidRDefault="00F70342" w:rsidP="00A93AAE">
      <w:pPr>
        <w:pStyle w:val="In-TextTables"/>
        <w:rPr>
          <w:b w:val="0"/>
          <w:bCs w:val="0"/>
        </w:rPr>
      </w:pPr>
      <w:r w:rsidRPr="00F70342">
        <w:rPr>
          <w:b w:val="0"/>
          <w:bCs w:val="0"/>
        </w:rPr>
        <w:t>&lt;INSERT_71_TABLE&gt;</w:t>
      </w:r>
    </w:p>
    <w:tbl>
      <w:tblPr>
        <w:tblStyle w:val="TableGrid"/>
        <w:tblpPr w:leftFromText="181" w:rightFromText="181" w:vertAnchor="text" w:tblpY="1"/>
        <w:tblOverlap w:val="never"/>
        <w:tblW w:w="9806" w:type="dxa"/>
        <w:tblLayout w:type="fixed"/>
        <w:tblLook w:val="04A0" w:firstRow="1" w:lastRow="0" w:firstColumn="1" w:lastColumn="0" w:noHBand="0" w:noVBand="1"/>
      </w:tblPr>
      <w:tblGrid>
        <w:gridCol w:w="3231"/>
        <w:gridCol w:w="680"/>
        <w:gridCol w:w="680"/>
        <w:gridCol w:w="680"/>
        <w:gridCol w:w="680"/>
        <w:gridCol w:w="907"/>
        <w:gridCol w:w="2948"/>
      </w:tblGrid>
      <w:tr w:rsidR="00A93AAE" w:rsidRPr="00726A7F" w14:paraId="5538C3C6" w14:textId="77777777" w:rsidTr="00C01D22">
        <w:trPr>
          <w:cantSplit/>
          <w:trHeight w:val="1077"/>
          <w:tblHeader/>
        </w:trPr>
        <w:tc>
          <w:tcPr>
            <w:tcW w:w="3231" w:type="dxa"/>
            <w:shd w:val="clear" w:color="auto" w:fill="52796F"/>
            <w:vAlign w:val="center"/>
          </w:tcPr>
          <w:p w14:paraId="6BFA9D5A" w14:textId="77777777" w:rsidR="00A93AAE" w:rsidRPr="00726A7F" w:rsidRDefault="00A93AAE" w:rsidP="00C01D22">
            <w:pPr>
              <w:spacing w:before="0" w:after="0" w:line="264" w:lineRule="auto"/>
              <w:ind w:left="113" w:right="113"/>
              <w:jc w:val="left"/>
              <w:rPr>
                <w:rFonts w:cs="Arial"/>
                <w:b/>
                <w:bCs/>
                <w:color w:val="FFFFFF" w:themeColor="background1"/>
                <w:kern w:val="19"/>
                <w:sz w:val="19"/>
                <w:szCs w:val="19"/>
                <w:lang w:val="en-CA"/>
              </w:rPr>
            </w:pPr>
            <w:r w:rsidRPr="00726A7F">
              <w:rPr>
                <w:rFonts w:cs="Arial"/>
                <w:b/>
                <w:bCs/>
                <w:color w:val="FFFFFF" w:themeColor="background1"/>
                <w:kern w:val="19"/>
                <w:sz w:val="19"/>
                <w:szCs w:val="19"/>
                <w:lang w:val="en-CA"/>
              </w:rPr>
              <w:t>APEC</w:t>
            </w:r>
          </w:p>
        </w:tc>
        <w:tc>
          <w:tcPr>
            <w:tcW w:w="680" w:type="dxa"/>
            <w:shd w:val="clear" w:color="auto" w:fill="52796F"/>
            <w:textDirection w:val="btLr"/>
            <w:vAlign w:val="center"/>
          </w:tcPr>
          <w:p w14:paraId="0873636F" w14:textId="77777777" w:rsidR="00A93AAE" w:rsidRPr="00726A7F" w:rsidRDefault="00A93AAE" w:rsidP="00C01D22">
            <w:pPr>
              <w:spacing w:before="0" w:after="0" w:line="264" w:lineRule="auto"/>
              <w:ind w:left="113" w:right="113"/>
              <w:jc w:val="left"/>
              <w:rPr>
                <w:rFonts w:cs="Arial"/>
                <w:b/>
                <w:bCs/>
                <w:color w:val="FFFFFF" w:themeColor="background1"/>
                <w:kern w:val="19"/>
                <w:sz w:val="19"/>
                <w:szCs w:val="19"/>
                <w:lang w:val="en-CA"/>
              </w:rPr>
            </w:pPr>
            <w:r w:rsidRPr="00726A7F">
              <w:rPr>
                <w:rFonts w:cs="Arial"/>
                <w:b/>
                <w:bCs/>
                <w:color w:val="FFFFFF" w:themeColor="background1"/>
                <w:kern w:val="19"/>
                <w:sz w:val="19"/>
                <w:szCs w:val="19"/>
                <w:lang w:val="en-CA"/>
              </w:rPr>
              <w:t>Salinity</w:t>
            </w:r>
          </w:p>
        </w:tc>
        <w:tc>
          <w:tcPr>
            <w:tcW w:w="680" w:type="dxa"/>
            <w:shd w:val="clear" w:color="auto" w:fill="52796F"/>
            <w:textDirection w:val="btLr"/>
            <w:vAlign w:val="center"/>
          </w:tcPr>
          <w:p w14:paraId="4DBA55CA" w14:textId="77777777" w:rsidR="00A93AAE" w:rsidRPr="00726A7F" w:rsidRDefault="00A93AAE" w:rsidP="00C01D22">
            <w:pPr>
              <w:spacing w:before="0" w:after="0" w:line="264" w:lineRule="auto"/>
              <w:ind w:left="113" w:right="113"/>
              <w:jc w:val="left"/>
              <w:rPr>
                <w:rFonts w:cs="Arial"/>
                <w:b/>
                <w:bCs/>
                <w:color w:val="FFFFFF" w:themeColor="background1"/>
                <w:kern w:val="19"/>
                <w:sz w:val="19"/>
                <w:szCs w:val="19"/>
                <w:lang w:val="en-CA"/>
              </w:rPr>
            </w:pPr>
            <w:r w:rsidRPr="00726A7F">
              <w:rPr>
                <w:rFonts w:cs="Arial"/>
                <w:b/>
                <w:bCs/>
                <w:color w:val="FFFFFF" w:themeColor="background1"/>
                <w:kern w:val="19"/>
                <w:sz w:val="19"/>
                <w:szCs w:val="19"/>
                <w:lang w:val="en-CA"/>
              </w:rPr>
              <w:t>Metals</w:t>
            </w:r>
          </w:p>
        </w:tc>
        <w:tc>
          <w:tcPr>
            <w:tcW w:w="680" w:type="dxa"/>
            <w:shd w:val="clear" w:color="auto" w:fill="52796F"/>
            <w:textDirection w:val="btLr"/>
            <w:vAlign w:val="center"/>
          </w:tcPr>
          <w:p w14:paraId="007A16A1" w14:textId="77777777" w:rsidR="00A93AAE" w:rsidRPr="00726A7F" w:rsidRDefault="00A93AAE" w:rsidP="00C01D22">
            <w:pPr>
              <w:spacing w:before="0" w:after="0" w:line="264" w:lineRule="auto"/>
              <w:ind w:left="113" w:right="113"/>
              <w:jc w:val="left"/>
              <w:rPr>
                <w:rFonts w:cs="Arial"/>
                <w:b/>
                <w:bCs/>
                <w:color w:val="FFFFFF" w:themeColor="background1"/>
                <w:kern w:val="19"/>
                <w:sz w:val="19"/>
                <w:szCs w:val="19"/>
                <w:lang w:val="en-CA"/>
              </w:rPr>
            </w:pPr>
            <w:r w:rsidRPr="00726A7F">
              <w:rPr>
                <w:rFonts w:cs="Arial"/>
                <w:b/>
                <w:bCs/>
                <w:color w:val="FFFFFF" w:themeColor="background1"/>
                <w:kern w:val="19"/>
                <w:sz w:val="19"/>
                <w:szCs w:val="19"/>
                <w:lang w:val="en-CA"/>
              </w:rPr>
              <w:t>PHC</w:t>
            </w:r>
          </w:p>
        </w:tc>
        <w:tc>
          <w:tcPr>
            <w:tcW w:w="680" w:type="dxa"/>
            <w:shd w:val="clear" w:color="auto" w:fill="52796F"/>
            <w:textDirection w:val="btLr"/>
            <w:vAlign w:val="center"/>
          </w:tcPr>
          <w:p w14:paraId="66C2D5B5" w14:textId="77777777" w:rsidR="00A93AAE" w:rsidRPr="00726A7F" w:rsidRDefault="00A93AAE" w:rsidP="00C01D22">
            <w:pPr>
              <w:spacing w:before="0" w:after="0" w:line="264" w:lineRule="auto"/>
              <w:ind w:left="113" w:right="113"/>
              <w:jc w:val="left"/>
              <w:rPr>
                <w:rFonts w:cs="Arial"/>
                <w:b/>
                <w:bCs/>
                <w:color w:val="FFFFFF" w:themeColor="background1"/>
                <w:kern w:val="19"/>
                <w:sz w:val="19"/>
                <w:szCs w:val="19"/>
                <w:lang w:val="en-CA"/>
              </w:rPr>
            </w:pPr>
            <w:r w:rsidRPr="00726A7F">
              <w:rPr>
                <w:rFonts w:cs="Arial"/>
                <w:b/>
                <w:bCs/>
                <w:color w:val="FFFFFF" w:themeColor="background1"/>
                <w:kern w:val="19"/>
                <w:sz w:val="19"/>
                <w:szCs w:val="19"/>
                <w:lang w:val="en-CA"/>
              </w:rPr>
              <w:t>PAH</w:t>
            </w:r>
          </w:p>
        </w:tc>
        <w:tc>
          <w:tcPr>
            <w:tcW w:w="907" w:type="dxa"/>
            <w:shd w:val="clear" w:color="auto" w:fill="52796F"/>
            <w:textDirection w:val="btLr"/>
            <w:vAlign w:val="center"/>
          </w:tcPr>
          <w:p w14:paraId="5B8D7BF0" w14:textId="77777777" w:rsidR="00A93AAE" w:rsidRPr="00726A7F" w:rsidRDefault="00A93AAE" w:rsidP="00C01D22">
            <w:pPr>
              <w:spacing w:before="0" w:after="0" w:line="264" w:lineRule="auto"/>
              <w:ind w:left="113" w:right="113"/>
              <w:jc w:val="left"/>
              <w:rPr>
                <w:rFonts w:cs="Arial"/>
                <w:b/>
                <w:bCs/>
                <w:color w:val="FFFFFF" w:themeColor="background1"/>
                <w:kern w:val="19"/>
                <w:sz w:val="19"/>
                <w:szCs w:val="19"/>
                <w:lang w:val="en-CA"/>
              </w:rPr>
            </w:pPr>
            <w:r w:rsidRPr="00726A7F">
              <w:rPr>
                <w:rFonts w:cs="Arial"/>
                <w:b/>
                <w:bCs/>
                <w:color w:val="FFFFFF" w:themeColor="background1"/>
                <w:kern w:val="19"/>
                <w:sz w:val="19"/>
                <w:szCs w:val="19"/>
                <w:lang w:val="en-CA"/>
              </w:rPr>
              <w:t>Other</w:t>
            </w:r>
          </w:p>
        </w:tc>
        <w:tc>
          <w:tcPr>
            <w:tcW w:w="2948" w:type="dxa"/>
            <w:shd w:val="clear" w:color="auto" w:fill="52796F"/>
            <w:vAlign w:val="center"/>
          </w:tcPr>
          <w:p w14:paraId="5DD87CCE" w14:textId="62EF74DC" w:rsidR="00A93AAE" w:rsidRPr="00726A7F" w:rsidRDefault="00CC4633" w:rsidP="00C01D22">
            <w:pPr>
              <w:spacing w:before="0" w:after="0" w:line="264" w:lineRule="auto"/>
              <w:jc w:val="left"/>
              <w:rPr>
                <w:rFonts w:cs="Arial"/>
                <w:b/>
                <w:bCs/>
                <w:color w:val="FFFFFF" w:themeColor="background1"/>
                <w:kern w:val="19"/>
                <w:sz w:val="19"/>
                <w:szCs w:val="19"/>
                <w:lang w:val="en-CA"/>
              </w:rPr>
            </w:pPr>
            <w:r>
              <w:rPr>
                <w:rFonts w:cs="Arial"/>
                <w:b/>
                <w:bCs/>
                <w:color w:val="FFFFFF" w:themeColor="background1"/>
                <w:kern w:val="19"/>
                <w:sz w:val="19"/>
                <w:szCs w:val="19"/>
                <w:lang w:val="en-CA"/>
              </w:rPr>
              <w:t>Meets Applicable Guideline</w:t>
            </w:r>
            <w:r w:rsidR="00AA7590">
              <w:rPr>
                <w:rFonts w:cs="Arial"/>
                <w:b/>
                <w:bCs/>
                <w:color w:val="FFFFFF" w:themeColor="background1"/>
                <w:kern w:val="19"/>
                <w:sz w:val="19"/>
                <w:szCs w:val="19"/>
                <w:lang w:val="en-CA"/>
              </w:rPr>
              <w:t>s</w:t>
            </w:r>
            <w:r>
              <w:rPr>
                <w:rFonts w:cs="Arial"/>
                <w:b/>
                <w:bCs/>
                <w:color w:val="FFFFFF" w:themeColor="background1"/>
                <w:kern w:val="19"/>
                <w:sz w:val="19"/>
                <w:szCs w:val="19"/>
                <w:lang w:val="en-CA"/>
              </w:rPr>
              <w:t xml:space="preserve"> and/or Justified</w:t>
            </w:r>
          </w:p>
        </w:tc>
      </w:tr>
      <w:tr w:rsidR="00A93AAE" w:rsidRPr="00726A7F" w14:paraId="63E0EA8E" w14:textId="77777777" w:rsidTr="00C01D22">
        <w:trPr>
          <w:trHeight w:val="283"/>
        </w:trPr>
        <w:tc>
          <w:tcPr>
            <w:tcW w:w="3231" w:type="dxa"/>
            <w:vAlign w:val="center"/>
          </w:tcPr>
          <w:p w14:paraId="7DBB7411" w14:textId="77777777" w:rsidR="00A93AAE" w:rsidRPr="00726A7F" w:rsidRDefault="00A93AAE" w:rsidP="00C01D22">
            <w:pPr>
              <w:spacing w:before="60" w:after="0" w:line="264" w:lineRule="auto"/>
              <w:jc w:val="left"/>
              <w:rPr>
                <w:rFonts w:cs="Arial"/>
                <w:sz w:val="19"/>
                <w:szCs w:val="19"/>
                <w:lang w:val="en-CA"/>
              </w:rPr>
            </w:pPr>
            <w:r w:rsidRPr="00726A7F">
              <w:rPr>
                <w:rFonts w:cs="Arial"/>
                <w:kern w:val="19"/>
                <w:sz w:val="19"/>
                <w:szCs w:val="19"/>
                <w:lang w:val="en-CA"/>
              </w:rPr>
              <w:t>Well centre</w:t>
            </w:r>
          </w:p>
        </w:tc>
        <w:tc>
          <w:tcPr>
            <w:tcW w:w="680" w:type="dxa"/>
            <w:tcBorders>
              <w:top w:val="single" w:sz="4" w:space="0" w:color="auto"/>
              <w:left w:val="single" w:sz="4" w:space="0" w:color="auto"/>
              <w:bottom w:val="single" w:sz="4" w:space="0" w:color="auto"/>
              <w:right w:val="single" w:sz="4" w:space="0" w:color="auto"/>
            </w:tcBorders>
            <w:vAlign w:val="center"/>
          </w:tcPr>
          <w:p w14:paraId="1B60BB05" w14:textId="77777777" w:rsidR="00A93AAE" w:rsidRPr="00726A7F" w:rsidRDefault="00A93AAE" w:rsidP="00C01D22">
            <w:pPr>
              <w:spacing w:before="60" w:after="0" w:line="264" w:lineRule="auto"/>
              <w:jc w:val="center"/>
              <w:rPr>
                <w:rFonts w:cs="Arial"/>
                <w:sz w:val="19"/>
                <w:szCs w:val="19"/>
                <w:lang w:val="en-CA"/>
              </w:rPr>
            </w:pPr>
            <w:r w:rsidRPr="00726A7F">
              <w:rPr>
                <w:rFonts w:ascii="Segoe UI Symbol" w:hAnsi="Segoe UI Symbol" w:cs="Segoe UI Symbol"/>
                <w:sz w:val="19"/>
                <w:szCs w:val="19"/>
                <w:lang w:val="en-CA"/>
              </w:rPr>
              <w:t>✔</w:t>
            </w:r>
          </w:p>
        </w:tc>
        <w:tc>
          <w:tcPr>
            <w:tcW w:w="680" w:type="dxa"/>
            <w:tcBorders>
              <w:top w:val="single" w:sz="4" w:space="0" w:color="auto"/>
              <w:left w:val="single" w:sz="4" w:space="0" w:color="auto"/>
              <w:bottom w:val="single" w:sz="4" w:space="0" w:color="auto"/>
              <w:right w:val="single" w:sz="4" w:space="0" w:color="auto"/>
            </w:tcBorders>
            <w:vAlign w:val="center"/>
          </w:tcPr>
          <w:p w14:paraId="68F3789E" w14:textId="77777777" w:rsidR="00A93AAE" w:rsidRPr="00726A7F" w:rsidRDefault="00A93AAE" w:rsidP="00C01D22">
            <w:pPr>
              <w:spacing w:before="60" w:after="0" w:line="264" w:lineRule="auto"/>
              <w:jc w:val="center"/>
              <w:rPr>
                <w:rFonts w:cs="Arial"/>
                <w:sz w:val="19"/>
                <w:szCs w:val="19"/>
                <w:lang w:val="en-CA"/>
              </w:rPr>
            </w:pPr>
            <w:r w:rsidRPr="00726A7F">
              <w:rPr>
                <w:rFonts w:ascii="Segoe UI Symbol" w:hAnsi="Segoe UI Symbol" w:cs="Segoe UI Symbol"/>
                <w:sz w:val="19"/>
                <w:szCs w:val="19"/>
                <w:lang w:val="en-CA"/>
              </w:rPr>
              <w:t>✔</w:t>
            </w:r>
          </w:p>
        </w:tc>
        <w:tc>
          <w:tcPr>
            <w:tcW w:w="680" w:type="dxa"/>
            <w:tcBorders>
              <w:top w:val="single" w:sz="4" w:space="0" w:color="auto"/>
              <w:left w:val="single" w:sz="4" w:space="0" w:color="auto"/>
              <w:bottom w:val="single" w:sz="4" w:space="0" w:color="auto"/>
              <w:right w:val="single" w:sz="4" w:space="0" w:color="auto"/>
            </w:tcBorders>
            <w:vAlign w:val="center"/>
          </w:tcPr>
          <w:p w14:paraId="5F674261" w14:textId="77777777" w:rsidR="00A93AAE" w:rsidRPr="00726A7F" w:rsidRDefault="00A93AAE" w:rsidP="00C01D22">
            <w:pPr>
              <w:spacing w:before="60" w:after="0" w:line="264" w:lineRule="auto"/>
              <w:jc w:val="center"/>
              <w:rPr>
                <w:rFonts w:cs="Arial"/>
                <w:sz w:val="19"/>
                <w:szCs w:val="19"/>
                <w:lang w:val="en-CA"/>
              </w:rPr>
            </w:pPr>
            <w:r w:rsidRPr="00726A7F">
              <w:rPr>
                <w:rFonts w:ascii="Segoe UI Symbol" w:hAnsi="Segoe UI Symbol" w:cs="Segoe UI Symbol"/>
                <w:sz w:val="19"/>
                <w:szCs w:val="19"/>
                <w:lang w:val="en-CA"/>
              </w:rPr>
              <w:t>✔</w:t>
            </w:r>
          </w:p>
        </w:tc>
        <w:tc>
          <w:tcPr>
            <w:tcW w:w="680" w:type="dxa"/>
            <w:tcBorders>
              <w:top w:val="single" w:sz="4" w:space="0" w:color="auto"/>
              <w:left w:val="single" w:sz="4" w:space="0" w:color="auto"/>
              <w:bottom w:val="single" w:sz="4" w:space="0" w:color="auto"/>
              <w:right w:val="single" w:sz="4" w:space="0" w:color="auto"/>
            </w:tcBorders>
            <w:vAlign w:val="center"/>
          </w:tcPr>
          <w:p w14:paraId="176A5C2E" w14:textId="77777777" w:rsidR="00A93AAE" w:rsidRPr="00726A7F" w:rsidRDefault="00A93AAE" w:rsidP="00C01D22">
            <w:pPr>
              <w:spacing w:before="60" w:after="0" w:line="264" w:lineRule="auto"/>
              <w:jc w:val="center"/>
              <w:rPr>
                <w:rFonts w:cs="Arial"/>
                <w:sz w:val="19"/>
                <w:szCs w:val="19"/>
                <w:lang w:val="en-CA"/>
              </w:rPr>
            </w:pPr>
            <w:r w:rsidRPr="00726A7F">
              <w:rPr>
                <w:rFonts w:cs="Arial"/>
                <w:sz w:val="19"/>
                <w:szCs w:val="19"/>
                <w:lang w:val="en-CA"/>
              </w:rPr>
              <w:t>-</w:t>
            </w:r>
          </w:p>
        </w:tc>
        <w:tc>
          <w:tcPr>
            <w:tcW w:w="907" w:type="dxa"/>
            <w:tcBorders>
              <w:top w:val="single" w:sz="4" w:space="0" w:color="auto"/>
              <w:left w:val="single" w:sz="4" w:space="0" w:color="auto"/>
              <w:bottom w:val="single" w:sz="4" w:space="0" w:color="auto"/>
              <w:right w:val="single" w:sz="4" w:space="0" w:color="auto"/>
            </w:tcBorders>
            <w:vAlign w:val="center"/>
          </w:tcPr>
          <w:p w14:paraId="665F1B7D" w14:textId="77777777" w:rsidR="00A93AAE" w:rsidRPr="00726A7F" w:rsidRDefault="00A93AAE" w:rsidP="00C01D22">
            <w:pPr>
              <w:spacing w:before="60" w:after="0" w:line="264" w:lineRule="auto"/>
              <w:jc w:val="center"/>
              <w:rPr>
                <w:rFonts w:cs="Arial"/>
                <w:sz w:val="19"/>
                <w:szCs w:val="19"/>
                <w:lang w:val="en-CA"/>
              </w:rPr>
            </w:pPr>
            <w:r w:rsidRPr="00726A7F">
              <w:rPr>
                <w:rFonts w:cs="Arial"/>
                <w:sz w:val="19"/>
                <w:szCs w:val="19"/>
                <w:lang w:val="en-CA"/>
              </w:rPr>
              <w:t>-</w:t>
            </w:r>
          </w:p>
        </w:tc>
        <w:tc>
          <w:tcPr>
            <w:tcW w:w="2948" w:type="dxa"/>
            <w:tcBorders>
              <w:top w:val="single" w:sz="4" w:space="0" w:color="auto"/>
              <w:left w:val="single" w:sz="4" w:space="0" w:color="auto"/>
              <w:bottom w:val="single" w:sz="4" w:space="0" w:color="auto"/>
              <w:right w:val="single" w:sz="4" w:space="0" w:color="auto"/>
            </w:tcBorders>
            <w:vAlign w:val="center"/>
          </w:tcPr>
          <w:p w14:paraId="69AE6EE3" w14:textId="12BF1C0D" w:rsidR="00A93AAE" w:rsidRPr="00726A7F" w:rsidRDefault="00CC4633" w:rsidP="00C01D22">
            <w:pPr>
              <w:spacing w:before="60" w:after="0" w:line="264" w:lineRule="auto"/>
              <w:jc w:val="left"/>
              <w:rPr>
                <w:rFonts w:cs="Arial"/>
                <w:sz w:val="19"/>
                <w:szCs w:val="19"/>
                <w:lang w:val="en-CA"/>
              </w:rPr>
            </w:pPr>
            <w:r>
              <w:rPr>
                <w:rFonts w:cs="Arial"/>
                <w:sz w:val="19"/>
                <w:szCs w:val="19"/>
                <w:lang w:val="en-CA"/>
              </w:rPr>
              <w:t>Yes</w:t>
            </w:r>
          </w:p>
        </w:tc>
      </w:tr>
      <w:tr w:rsidR="00A93AAE" w:rsidRPr="00726A7F" w14:paraId="7676B36E" w14:textId="77777777" w:rsidTr="00C01D22">
        <w:trPr>
          <w:trHeight w:val="283"/>
        </w:trPr>
        <w:tc>
          <w:tcPr>
            <w:tcW w:w="3231" w:type="dxa"/>
            <w:vAlign w:val="center"/>
          </w:tcPr>
          <w:p w14:paraId="46933F99" w14:textId="5FF65A5B" w:rsidR="00A93AAE" w:rsidRPr="00726A7F" w:rsidRDefault="00A93AAE" w:rsidP="00C01D22">
            <w:pPr>
              <w:spacing w:before="60" w:after="0" w:line="264" w:lineRule="auto"/>
              <w:jc w:val="left"/>
              <w:rPr>
                <w:rFonts w:cs="Arial"/>
                <w:sz w:val="19"/>
                <w:szCs w:val="19"/>
                <w:lang w:val="en-CA"/>
              </w:rPr>
            </w:pPr>
            <w:r w:rsidRPr="00726A7F">
              <w:rPr>
                <w:rFonts w:cs="Arial"/>
                <w:kern w:val="19"/>
                <w:sz w:val="19"/>
                <w:szCs w:val="19"/>
                <w:lang w:val="en-CA"/>
              </w:rPr>
              <w:t>DWDA</w:t>
            </w:r>
          </w:p>
        </w:tc>
        <w:tc>
          <w:tcPr>
            <w:tcW w:w="680" w:type="dxa"/>
            <w:tcBorders>
              <w:top w:val="single" w:sz="4" w:space="0" w:color="auto"/>
              <w:left w:val="single" w:sz="4" w:space="0" w:color="auto"/>
              <w:bottom w:val="single" w:sz="4" w:space="0" w:color="auto"/>
              <w:right w:val="single" w:sz="4" w:space="0" w:color="auto"/>
            </w:tcBorders>
            <w:vAlign w:val="center"/>
          </w:tcPr>
          <w:p w14:paraId="19FBADA5" w14:textId="77777777" w:rsidR="00A93AAE" w:rsidRPr="00726A7F" w:rsidRDefault="00A93AAE" w:rsidP="00C01D22">
            <w:pPr>
              <w:spacing w:before="60" w:after="0" w:line="264" w:lineRule="auto"/>
              <w:jc w:val="center"/>
              <w:rPr>
                <w:rFonts w:cs="Arial"/>
                <w:sz w:val="19"/>
                <w:szCs w:val="19"/>
                <w:lang w:val="en-CA"/>
              </w:rPr>
            </w:pPr>
            <w:r w:rsidRPr="00726A7F">
              <w:rPr>
                <w:rFonts w:ascii="Segoe UI Symbol" w:hAnsi="Segoe UI Symbol" w:cs="Segoe UI Symbol"/>
                <w:sz w:val="19"/>
                <w:szCs w:val="19"/>
                <w:lang w:val="en-CA"/>
              </w:rPr>
              <w:t>✔</w:t>
            </w:r>
          </w:p>
        </w:tc>
        <w:tc>
          <w:tcPr>
            <w:tcW w:w="680" w:type="dxa"/>
            <w:tcBorders>
              <w:top w:val="single" w:sz="4" w:space="0" w:color="auto"/>
              <w:left w:val="single" w:sz="4" w:space="0" w:color="auto"/>
              <w:bottom w:val="single" w:sz="4" w:space="0" w:color="auto"/>
              <w:right w:val="single" w:sz="4" w:space="0" w:color="auto"/>
            </w:tcBorders>
            <w:vAlign w:val="center"/>
          </w:tcPr>
          <w:p w14:paraId="67415D58" w14:textId="77777777" w:rsidR="00A93AAE" w:rsidRPr="00726A7F" w:rsidRDefault="00A93AAE" w:rsidP="00C01D22">
            <w:pPr>
              <w:spacing w:before="60" w:after="0" w:line="264" w:lineRule="auto"/>
              <w:jc w:val="center"/>
              <w:rPr>
                <w:rFonts w:cs="Arial"/>
                <w:sz w:val="19"/>
                <w:szCs w:val="19"/>
                <w:lang w:val="en-CA"/>
              </w:rPr>
            </w:pPr>
            <w:r w:rsidRPr="00726A7F">
              <w:rPr>
                <w:rFonts w:ascii="Segoe UI Symbol" w:hAnsi="Segoe UI Symbol" w:cs="Segoe UI Symbol"/>
                <w:sz w:val="19"/>
                <w:szCs w:val="19"/>
                <w:lang w:val="en-CA"/>
              </w:rPr>
              <w:t>✔</w:t>
            </w:r>
          </w:p>
        </w:tc>
        <w:tc>
          <w:tcPr>
            <w:tcW w:w="680" w:type="dxa"/>
            <w:tcBorders>
              <w:top w:val="single" w:sz="4" w:space="0" w:color="auto"/>
              <w:left w:val="single" w:sz="4" w:space="0" w:color="auto"/>
              <w:bottom w:val="single" w:sz="4" w:space="0" w:color="auto"/>
              <w:right w:val="single" w:sz="4" w:space="0" w:color="auto"/>
            </w:tcBorders>
            <w:vAlign w:val="center"/>
          </w:tcPr>
          <w:p w14:paraId="51A6E0F8" w14:textId="77777777" w:rsidR="00A93AAE" w:rsidRPr="00726A7F" w:rsidRDefault="00A93AAE" w:rsidP="00C01D22">
            <w:pPr>
              <w:spacing w:before="60" w:after="0" w:line="264" w:lineRule="auto"/>
              <w:jc w:val="center"/>
              <w:rPr>
                <w:rFonts w:cs="Arial"/>
                <w:sz w:val="19"/>
                <w:szCs w:val="19"/>
                <w:lang w:val="en-CA"/>
              </w:rPr>
            </w:pPr>
            <w:r w:rsidRPr="00726A7F">
              <w:rPr>
                <w:rFonts w:ascii="Segoe UI Symbol" w:hAnsi="Segoe UI Symbol" w:cs="Segoe UI Symbol"/>
                <w:sz w:val="19"/>
                <w:szCs w:val="19"/>
                <w:lang w:val="en-CA"/>
              </w:rPr>
              <w:t>✔</w:t>
            </w:r>
          </w:p>
        </w:tc>
        <w:tc>
          <w:tcPr>
            <w:tcW w:w="680" w:type="dxa"/>
            <w:tcBorders>
              <w:top w:val="single" w:sz="4" w:space="0" w:color="auto"/>
              <w:left w:val="single" w:sz="4" w:space="0" w:color="auto"/>
              <w:bottom w:val="single" w:sz="4" w:space="0" w:color="auto"/>
              <w:right w:val="single" w:sz="4" w:space="0" w:color="auto"/>
            </w:tcBorders>
            <w:vAlign w:val="center"/>
          </w:tcPr>
          <w:p w14:paraId="0A11686F" w14:textId="77777777" w:rsidR="00A93AAE" w:rsidRPr="00726A7F" w:rsidRDefault="00A93AAE" w:rsidP="00C01D22">
            <w:pPr>
              <w:spacing w:before="60" w:after="0" w:line="264" w:lineRule="auto"/>
              <w:jc w:val="center"/>
              <w:rPr>
                <w:rFonts w:cs="Arial"/>
                <w:sz w:val="19"/>
                <w:szCs w:val="19"/>
                <w:lang w:val="en-CA"/>
              </w:rPr>
            </w:pPr>
            <w:r w:rsidRPr="00726A7F">
              <w:rPr>
                <w:rFonts w:cs="Arial"/>
                <w:sz w:val="19"/>
                <w:szCs w:val="19"/>
                <w:lang w:val="en-CA"/>
              </w:rPr>
              <w:t>-</w:t>
            </w:r>
          </w:p>
        </w:tc>
        <w:tc>
          <w:tcPr>
            <w:tcW w:w="907" w:type="dxa"/>
            <w:tcBorders>
              <w:top w:val="single" w:sz="4" w:space="0" w:color="auto"/>
              <w:left w:val="single" w:sz="4" w:space="0" w:color="auto"/>
              <w:bottom w:val="single" w:sz="4" w:space="0" w:color="auto"/>
              <w:right w:val="single" w:sz="4" w:space="0" w:color="auto"/>
            </w:tcBorders>
            <w:vAlign w:val="center"/>
          </w:tcPr>
          <w:p w14:paraId="58E011BC" w14:textId="77777777" w:rsidR="00A93AAE" w:rsidRPr="00726A7F" w:rsidRDefault="00A93AAE" w:rsidP="00C01D22">
            <w:pPr>
              <w:spacing w:before="60" w:after="0" w:line="264" w:lineRule="auto"/>
              <w:jc w:val="center"/>
              <w:rPr>
                <w:rFonts w:cs="Arial"/>
                <w:sz w:val="19"/>
                <w:szCs w:val="19"/>
                <w:lang w:val="en-CA"/>
              </w:rPr>
            </w:pPr>
            <w:r w:rsidRPr="00726A7F">
              <w:rPr>
                <w:rFonts w:cs="Arial"/>
                <w:sz w:val="19"/>
                <w:szCs w:val="19"/>
                <w:lang w:val="en-CA"/>
              </w:rPr>
              <w:t>-</w:t>
            </w:r>
          </w:p>
        </w:tc>
        <w:tc>
          <w:tcPr>
            <w:tcW w:w="2948" w:type="dxa"/>
            <w:tcBorders>
              <w:top w:val="single" w:sz="4" w:space="0" w:color="auto"/>
              <w:left w:val="single" w:sz="4" w:space="0" w:color="auto"/>
              <w:bottom w:val="single" w:sz="4" w:space="0" w:color="auto"/>
              <w:right w:val="single" w:sz="4" w:space="0" w:color="auto"/>
            </w:tcBorders>
            <w:vAlign w:val="center"/>
          </w:tcPr>
          <w:p w14:paraId="271547F8" w14:textId="22A38437" w:rsidR="00A93AAE" w:rsidRPr="00726A7F" w:rsidRDefault="00CC4633" w:rsidP="00C01D22">
            <w:pPr>
              <w:spacing w:before="60" w:after="0" w:line="264" w:lineRule="auto"/>
              <w:jc w:val="left"/>
              <w:rPr>
                <w:rFonts w:cs="Arial"/>
                <w:sz w:val="19"/>
                <w:szCs w:val="19"/>
                <w:lang w:val="en-CA"/>
              </w:rPr>
            </w:pPr>
            <w:r>
              <w:rPr>
                <w:rFonts w:cs="Arial"/>
                <w:sz w:val="19"/>
                <w:szCs w:val="19"/>
                <w:lang w:val="en-CA"/>
              </w:rPr>
              <w:t>No</w:t>
            </w:r>
          </w:p>
        </w:tc>
      </w:tr>
      <w:tr w:rsidR="00A93AAE" w:rsidRPr="00726A7F" w14:paraId="05702A5C" w14:textId="77777777" w:rsidTr="00C01D22">
        <w:trPr>
          <w:trHeight w:val="283"/>
        </w:trPr>
        <w:tc>
          <w:tcPr>
            <w:tcW w:w="3231" w:type="dxa"/>
            <w:vAlign w:val="center"/>
          </w:tcPr>
          <w:p w14:paraId="42CE87F5" w14:textId="77777777" w:rsidR="00A93AAE" w:rsidRPr="00726A7F" w:rsidRDefault="00A93AAE" w:rsidP="00C01D22">
            <w:pPr>
              <w:spacing w:before="60" w:after="0" w:line="264" w:lineRule="auto"/>
              <w:jc w:val="left"/>
              <w:rPr>
                <w:rFonts w:cs="Arial"/>
                <w:sz w:val="19"/>
                <w:szCs w:val="19"/>
                <w:lang w:val="en-CA"/>
              </w:rPr>
            </w:pPr>
            <w:r w:rsidRPr="00726A7F">
              <w:rPr>
                <w:rFonts w:cs="Arial"/>
                <w:kern w:val="19"/>
                <w:sz w:val="19"/>
                <w:szCs w:val="19"/>
                <w:lang w:val="en-CA"/>
              </w:rPr>
              <w:t>Flare pit</w:t>
            </w:r>
          </w:p>
        </w:tc>
        <w:tc>
          <w:tcPr>
            <w:tcW w:w="680" w:type="dxa"/>
            <w:tcBorders>
              <w:top w:val="single" w:sz="4" w:space="0" w:color="auto"/>
              <w:left w:val="single" w:sz="4" w:space="0" w:color="auto"/>
              <w:bottom w:val="single" w:sz="4" w:space="0" w:color="auto"/>
              <w:right w:val="single" w:sz="4" w:space="0" w:color="auto"/>
            </w:tcBorders>
            <w:vAlign w:val="center"/>
          </w:tcPr>
          <w:p w14:paraId="0842ABBB" w14:textId="77777777" w:rsidR="00A93AAE" w:rsidRPr="00726A7F" w:rsidRDefault="00A93AAE" w:rsidP="00C01D22">
            <w:pPr>
              <w:spacing w:before="60" w:after="0" w:line="264" w:lineRule="auto"/>
              <w:jc w:val="center"/>
              <w:rPr>
                <w:rFonts w:cs="Arial"/>
                <w:sz w:val="19"/>
                <w:szCs w:val="19"/>
                <w:lang w:val="en-CA"/>
              </w:rPr>
            </w:pPr>
            <w:r w:rsidRPr="00726A7F">
              <w:rPr>
                <w:rFonts w:ascii="Segoe UI Symbol" w:hAnsi="Segoe UI Symbol" w:cs="Segoe UI Symbol"/>
                <w:sz w:val="19"/>
                <w:szCs w:val="19"/>
                <w:lang w:val="en-CA"/>
              </w:rPr>
              <w:t>✔</w:t>
            </w:r>
          </w:p>
        </w:tc>
        <w:tc>
          <w:tcPr>
            <w:tcW w:w="680" w:type="dxa"/>
            <w:tcBorders>
              <w:top w:val="single" w:sz="4" w:space="0" w:color="auto"/>
              <w:left w:val="single" w:sz="4" w:space="0" w:color="auto"/>
              <w:bottom w:val="single" w:sz="4" w:space="0" w:color="auto"/>
              <w:right w:val="single" w:sz="4" w:space="0" w:color="auto"/>
            </w:tcBorders>
            <w:vAlign w:val="center"/>
          </w:tcPr>
          <w:p w14:paraId="00C2E3BA" w14:textId="77777777" w:rsidR="00A93AAE" w:rsidRPr="00726A7F" w:rsidRDefault="00A93AAE" w:rsidP="00C01D22">
            <w:pPr>
              <w:spacing w:before="60" w:after="0" w:line="264" w:lineRule="auto"/>
              <w:jc w:val="center"/>
              <w:rPr>
                <w:rFonts w:cs="Arial"/>
                <w:sz w:val="19"/>
                <w:szCs w:val="19"/>
                <w:lang w:val="en-CA"/>
              </w:rPr>
            </w:pPr>
            <w:r w:rsidRPr="00726A7F">
              <w:rPr>
                <w:rFonts w:ascii="Segoe UI Symbol" w:hAnsi="Segoe UI Symbol" w:cs="Segoe UI Symbol"/>
                <w:sz w:val="19"/>
                <w:szCs w:val="19"/>
                <w:lang w:val="en-CA"/>
              </w:rPr>
              <w:t>✔</w:t>
            </w:r>
          </w:p>
        </w:tc>
        <w:tc>
          <w:tcPr>
            <w:tcW w:w="680" w:type="dxa"/>
            <w:tcBorders>
              <w:top w:val="single" w:sz="4" w:space="0" w:color="auto"/>
              <w:left w:val="single" w:sz="4" w:space="0" w:color="auto"/>
              <w:bottom w:val="single" w:sz="4" w:space="0" w:color="auto"/>
              <w:right w:val="single" w:sz="4" w:space="0" w:color="auto"/>
            </w:tcBorders>
            <w:vAlign w:val="center"/>
          </w:tcPr>
          <w:p w14:paraId="4FA7124A" w14:textId="77777777" w:rsidR="00A93AAE" w:rsidRPr="00726A7F" w:rsidRDefault="00A93AAE" w:rsidP="00C01D22">
            <w:pPr>
              <w:spacing w:before="60" w:after="0" w:line="264" w:lineRule="auto"/>
              <w:jc w:val="center"/>
              <w:rPr>
                <w:rFonts w:cs="Arial"/>
                <w:sz w:val="19"/>
                <w:szCs w:val="19"/>
                <w:lang w:val="en-CA"/>
              </w:rPr>
            </w:pPr>
            <w:r w:rsidRPr="00726A7F">
              <w:rPr>
                <w:rFonts w:ascii="Segoe UI Symbol" w:hAnsi="Segoe UI Symbol" w:cs="Segoe UI Symbol"/>
                <w:sz w:val="19"/>
                <w:szCs w:val="19"/>
                <w:lang w:val="en-CA"/>
              </w:rPr>
              <w:t>✔</w:t>
            </w:r>
          </w:p>
        </w:tc>
        <w:tc>
          <w:tcPr>
            <w:tcW w:w="680" w:type="dxa"/>
            <w:tcBorders>
              <w:top w:val="single" w:sz="4" w:space="0" w:color="auto"/>
              <w:left w:val="single" w:sz="4" w:space="0" w:color="auto"/>
              <w:bottom w:val="single" w:sz="4" w:space="0" w:color="auto"/>
              <w:right w:val="single" w:sz="4" w:space="0" w:color="auto"/>
            </w:tcBorders>
            <w:vAlign w:val="center"/>
          </w:tcPr>
          <w:p w14:paraId="577571CE" w14:textId="77777777" w:rsidR="00A93AAE" w:rsidRPr="00726A7F" w:rsidRDefault="00A93AAE" w:rsidP="00C01D22">
            <w:pPr>
              <w:spacing w:before="60" w:after="0" w:line="264" w:lineRule="auto"/>
              <w:jc w:val="center"/>
              <w:rPr>
                <w:rFonts w:cs="Arial"/>
                <w:sz w:val="19"/>
                <w:szCs w:val="19"/>
                <w:lang w:val="en-CA"/>
              </w:rPr>
            </w:pPr>
            <w:r w:rsidRPr="00726A7F">
              <w:rPr>
                <w:rFonts w:ascii="Segoe UI Symbol" w:hAnsi="Segoe UI Symbol" w:cs="Segoe UI Symbol"/>
                <w:sz w:val="19"/>
                <w:szCs w:val="19"/>
                <w:lang w:val="en-CA"/>
              </w:rPr>
              <w:t>✔</w:t>
            </w:r>
          </w:p>
        </w:tc>
        <w:tc>
          <w:tcPr>
            <w:tcW w:w="907" w:type="dxa"/>
            <w:tcBorders>
              <w:top w:val="single" w:sz="4" w:space="0" w:color="auto"/>
              <w:left w:val="single" w:sz="4" w:space="0" w:color="auto"/>
              <w:bottom w:val="single" w:sz="4" w:space="0" w:color="auto"/>
              <w:right w:val="single" w:sz="4" w:space="0" w:color="auto"/>
            </w:tcBorders>
            <w:vAlign w:val="center"/>
          </w:tcPr>
          <w:p w14:paraId="4F9BD7BB" w14:textId="77777777" w:rsidR="00A93AAE" w:rsidRPr="00726A7F" w:rsidRDefault="00A93AAE" w:rsidP="00C01D22">
            <w:pPr>
              <w:spacing w:before="60" w:after="0" w:line="264" w:lineRule="auto"/>
              <w:jc w:val="center"/>
              <w:rPr>
                <w:rFonts w:cs="Arial"/>
                <w:sz w:val="19"/>
                <w:szCs w:val="19"/>
                <w:lang w:val="en-CA"/>
              </w:rPr>
            </w:pPr>
            <w:r w:rsidRPr="00726A7F">
              <w:rPr>
                <w:rFonts w:cs="Arial"/>
                <w:sz w:val="19"/>
                <w:szCs w:val="19"/>
                <w:lang w:val="en-CA"/>
              </w:rPr>
              <w:t>-</w:t>
            </w:r>
          </w:p>
        </w:tc>
        <w:tc>
          <w:tcPr>
            <w:tcW w:w="2948" w:type="dxa"/>
            <w:tcBorders>
              <w:top w:val="single" w:sz="4" w:space="0" w:color="auto"/>
              <w:left w:val="single" w:sz="4" w:space="0" w:color="auto"/>
              <w:bottom w:val="single" w:sz="4" w:space="0" w:color="auto"/>
              <w:right w:val="single" w:sz="4" w:space="0" w:color="auto"/>
            </w:tcBorders>
            <w:vAlign w:val="center"/>
          </w:tcPr>
          <w:p w14:paraId="28B0105B" w14:textId="2F516200" w:rsidR="00A93AAE" w:rsidRPr="00726A7F" w:rsidRDefault="00CC4633" w:rsidP="00C01D22">
            <w:pPr>
              <w:spacing w:before="60" w:after="0" w:line="264" w:lineRule="auto"/>
              <w:jc w:val="left"/>
              <w:rPr>
                <w:rFonts w:cs="Arial"/>
                <w:sz w:val="19"/>
                <w:szCs w:val="19"/>
                <w:lang w:val="en-CA"/>
              </w:rPr>
            </w:pPr>
            <w:r>
              <w:rPr>
                <w:rFonts w:cs="Arial"/>
                <w:sz w:val="19"/>
                <w:szCs w:val="19"/>
                <w:lang w:val="en-CA"/>
              </w:rPr>
              <w:t>Yes</w:t>
            </w:r>
          </w:p>
        </w:tc>
      </w:tr>
      <w:tr w:rsidR="00796357" w:rsidRPr="00726A7F" w14:paraId="3F7FCA2A" w14:textId="77777777" w:rsidTr="00C01D22">
        <w:trPr>
          <w:trHeight w:val="283"/>
        </w:trPr>
        <w:tc>
          <w:tcPr>
            <w:tcW w:w="3231" w:type="dxa"/>
            <w:vAlign w:val="center"/>
          </w:tcPr>
          <w:p w14:paraId="3B15C0D9" w14:textId="77777777" w:rsidR="00796357" w:rsidRPr="00726A7F" w:rsidRDefault="00796357" w:rsidP="00C01D22">
            <w:pPr>
              <w:spacing w:before="60" w:after="0" w:line="264" w:lineRule="auto"/>
              <w:jc w:val="left"/>
              <w:rPr>
                <w:rFonts w:cs="Arial"/>
                <w:sz w:val="19"/>
                <w:szCs w:val="19"/>
                <w:lang w:val="en-CA"/>
              </w:rPr>
            </w:pPr>
            <w:r w:rsidRPr="00726A7F">
              <w:rPr>
                <w:rFonts w:cs="Arial"/>
                <w:kern w:val="19"/>
                <w:sz w:val="19"/>
                <w:szCs w:val="19"/>
                <w:lang w:val="en-CA"/>
              </w:rPr>
              <w:t>Flare Stack</w:t>
            </w:r>
          </w:p>
        </w:tc>
        <w:tc>
          <w:tcPr>
            <w:tcW w:w="680" w:type="dxa"/>
            <w:tcBorders>
              <w:top w:val="single" w:sz="4" w:space="0" w:color="auto"/>
              <w:left w:val="single" w:sz="4" w:space="0" w:color="auto"/>
              <w:bottom w:val="single" w:sz="4" w:space="0" w:color="auto"/>
              <w:right w:val="single" w:sz="4" w:space="0" w:color="auto"/>
            </w:tcBorders>
            <w:vAlign w:val="center"/>
          </w:tcPr>
          <w:p w14:paraId="4C940BDD" w14:textId="77777777" w:rsidR="00796357" w:rsidRPr="00726A7F" w:rsidRDefault="00796357" w:rsidP="00C01D22">
            <w:pPr>
              <w:spacing w:before="60" w:after="0" w:line="264" w:lineRule="auto"/>
              <w:jc w:val="center"/>
              <w:rPr>
                <w:rFonts w:ascii="Segoe UI Symbol" w:hAnsi="Segoe UI Symbol" w:cs="Segoe UI Symbol"/>
                <w:sz w:val="19"/>
                <w:szCs w:val="19"/>
                <w:lang w:val="en-CA"/>
              </w:rPr>
            </w:pPr>
            <w:r w:rsidRPr="00726A7F">
              <w:rPr>
                <w:rFonts w:ascii="Segoe UI Symbol" w:hAnsi="Segoe UI Symbol" w:cs="Segoe UI Symbol"/>
                <w:sz w:val="19"/>
                <w:szCs w:val="19"/>
                <w:lang w:val="en-CA"/>
              </w:rPr>
              <w:t>✔</w:t>
            </w:r>
          </w:p>
        </w:tc>
        <w:tc>
          <w:tcPr>
            <w:tcW w:w="680" w:type="dxa"/>
            <w:tcBorders>
              <w:top w:val="single" w:sz="4" w:space="0" w:color="auto"/>
              <w:left w:val="single" w:sz="4" w:space="0" w:color="auto"/>
              <w:bottom w:val="single" w:sz="4" w:space="0" w:color="auto"/>
              <w:right w:val="single" w:sz="4" w:space="0" w:color="auto"/>
            </w:tcBorders>
            <w:vAlign w:val="center"/>
          </w:tcPr>
          <w:p w14:paraId="6697FE9D" w14:textId="77777777" w:rsidR="00796357" w:rsidRPr="00726A7F" w:rsidRDefault="00796357" w:rsidP="00C01D22">
            <w:pPr>
              <w:spacing w:before="60" w:after="0" w:line="264" w:lineRule="auto"/>
              <w:jc w:val="center"/>
              <w:rPr>
                <w:rFonts w:ascii="Segoe UI Symbol" w:hAnsi="Segoe UI Symbol" w:cs="Segoe UI Symbol"/>
                <w:sz w:val="19"/>
                <w:szCs w:val="19"/>
                <w:lang w:val="en-CA"/>
              </w:rPr>
            </w:pPr>
            <w:r w:rsidRPr="00726A7F">
              <w:rPr>
                <w:rFonts w:ascii="Segoe UI Symbol" w:hAnsi="Segoe UI Symbol" w:cs="Segoe UI Symbol"/>
                <w:sz w:val="19"/>
                <w:szCs w:val="19"/>
                <w:lang w:val="en-CA"/>
              </w:rPr>
              <w:t>-</w:t>
            </w:r>
          </w:p>
        </w:tc>
        <w:tc>
          <w:tcPr>
            <w:tcW w:w="680" w:type="dxa"/>
            <w:tcBorders>
              <w:top w:val="single" w:sz="4" w:space="0" w:color="auto"/>
              <w:left w:val="single" w:sz="4" w:space="0" w:color="auto"/>
              <w:bottom w:val="single" w:sz="4" w:space="0" w:color="auto"/>
              <w:right w:val="single" w:sz="4" w:space="0" w:color="auto"/>
            </w:tcBorders>
            <w:vAlign w:val="center"/>
          </w:tcPr>
          <w:p w14:paraId="700FCB5D" w14:textId="77777777" w:rsidR="00796357" w:rsidRPr="00726A7F" w:rsidRDefault="00796357" w:rsidP="00C01D22">
            <w:pPr>
              <w:spacing w:before="60" w:after="0" w:line="264" w:lineRule="auto"/>
              <w:jc w:val="center"/>
              <w:rPr>
                <w:rFonts w:ascii="Segoe UI Symbol" w:hAnsi="Segoe UI Symbol" w:cs="Segoe UI Symbol"/>
                <w:sz w:val="19"/>
                <w:szCs w:val="19"/>
                <w:lang w:val="en-CA"/>
              </w:rPr>
            </w:pPr>
            <w:r w:rsidRPr="00726A7F">
              <w:rPr>
                <w:rFonts w:ascii="Segoe UI Symbol" w:hAnsi="Segoe UI Symbol" w:cs="Segoe UI Symbol"/>
                <w:sz w:val="19"/>
                <w:szCs w:val="19"/>
                <w:lang w:val="en-CA"/>
              </w:rPr>
              <w:t>✔</w:t>
            </w:r>
          </w:p>
        </w:tc>
        <w:tc>
          <w:tcPr>
            <w:tcW w:w="680" w:type="dxa"/>
            <w:tcBorders>
              <w:top w:val="single" w:sz="4" w:space="0" w:color="auto"/>
              <w:left w:val="single" w:sz="4" w:space="0" w:color="auto"/>
              <w:bottom w:val="single" w:sz="4" w:space="0" w:color="auto"/>
              <w:right w:val="single" w:sz="4" w:space="0" w:color="auto"/>
            </w:tcBorders>
            <w:vAlign w:val="center"/>
          </w:tcPr>
          <w:p w14:paraId="28F99211" w14:textId="77777777" w:rsidR="00796357" w:rsidRPr="00726A7F" w:rsidRDefault="00796357" w:rsidP="00C01D22">
            <w:pPr>
              <w:spacing w:before="60" w:after="0" w:line="264" w:lineRule="auto"/>
              <w:jc w:val="center"/>
              <w:rPr>
                <w:rFonts w:cs="Arial"/>
                <w:sz w:val="19"/>
                <w:szCs w:val="19"/>
                <w:lang w:val="en-CA"/>
              </w:rPr>
            </w:pPr>
            <w:r w:rsidRPr="00726A7F">
              <w:rPr>
                <w:rFonts w:ascii="Segoe UI Symbol" w:hAnsi="Segoe UI Symbol" w:cs="Segoe UI Symbol"/>
                <w:sz w:val="19"/>
                <w:szCs w:val="19"/>
                <w:lang w:val="en-CA"/>
              </w:rPr>
              <w:t>✔</w:t>
            </w:r>
          </w:p>
        </w:tc>
        <w:tc>
          <w:tcPr>
            <w:tcW w:w="907" w:type="dxa"/>
            <w:tcBorders>
              <w:top w:val="single" w:sz="4" w:space="0" w:color="auto"/>
              <w:left w:val="single" w:sz="4" w:space="0" w:color="auto"/>
              <w:bottom w:val="single" w:sz="4" w:space="0" w:color="auto"/>
              <w:right w:val="single" w:sz="4" w:space="0" w:color="auto"/>
            </w:tcBorders>
            <w:vAlign w:val="center"/>
          </w:tcPr>
          <w:p w14:paraId="09656395" w14:textId="77777777" w:rsidR="00796357" w:rsidRPr="00726A7F" w:rsidRDefault="00796357" w:rsidP="00C01D22">
            <w:pPr>
              <w:spacing w:before="60" w:after="0" w:line="264" w:lineRule="auto"/>
              <w:jc w:val="center"/>
              <w:rPr>
                <w:rFonts w:cs="Arial"/>
                <w:sz w:val="19"/>
                <w:szCs w:val="19"/>
                <w:lang w:val="en-CA"/>
              </w:rPr>
            </w:pPr>
            <w:r w:rsidRPr="00726A7F">
              <w:rPr>
                <w:rFonts w:cs="Arial"/>
                <w:sz w:val="19"/>
                <w:szCs w:val="19"/>
                <w:lang w:val="en-CA"/>
              </w:rPr>
              <w:t>-</w:t>
            </w:r>
          </w:p>
        </w:tc>
        <w:tc>
          <w:tcPr>
            <w:tcW w:w="2948" w:type="dxa"/>
            <w:tcBorders>
              <w:top w:val="single" w:sz="4" w:space="0" w:color="auto"/>
              <w:left w:val="single" w:sz="4" w:space="0" w:color="auto"/>
              <w:bottom w:val="single" w:sz="4" w:space="0" w:color="auto"/>
              <w:right w:val="single" w:sz="4" w:space="0" w:color="auto"/>
            </w:tcBorders>
            <w:vAlign w:val="center"/>
          </w:tcPr>
          <w:p w14:paraId="11A9F099" w14:textId="32EB423F" w:rsidR="00796357" w:rsidRPr="00726A7F" w:rsidRDefault="00CC4633" w:rsidP="00C01D22">
            <w:pPr>
              <w:spacing w:before="60" w:after="0" w:line="264" w:lineRule="auto"/>
              <w:jc w:val="left"/>
              <w:rPr>
                <w:rFonts w:cs="Arial"/>
                <w:sz w:val="19"/>
                <w:szCs w:val="19"/>
                <w:lang w:val="en-CA"/>
              </w:rPr>
            </w:pPr>
            <w:r>
              <w:rPr>
                <w:rFonts w:cs="Arial"/>
                <w:sz w:val="19"/>
                <w:szCs w:val="19"/>
                <w:lang w:val="en-CA"/>
              </w:rPr>
              <w:t>Yes</w:t>
            </w:r>
          </w:p>
        </w:tc>
      </w:tr>
      <w:tr w:rsidR="00796357" w:rsidRPr="00726A7F" w14:paraId="73A65174" w14:textId="77777777" w:rsidTr="00C01D22">
        <w:trPr>
          <w:trHeight w:val="283"/>
        </w:trPr>
        <w:tc>
          <w:tcPr>
            <w:tcW w:w="3231" w:type="dxa"/>
            <w:vAlign w:val="center"/>
          </w:tcPr>
          <w:p w14:paraId="247B8A05" w14:textId="77777777" w:rsidR="00796357" w:rsidRPr="00726A7F" w:rsidRDefault="00796357" w:rsidP="00C01D22">
            <w:pPr>
              <w:spacing w:before="60" w:after="0" w:line="264" w:lineRule="auto"/>
              <w:jc w:val="left"/>
              <w:rPr>
                <w:rFonts w:cs="Arial"/>
                <w:sz w:val="19"/>
                <w:szCs w:val="19"/>
                <w:lang w:val="en-CA"/>
              </w:rPr>
            </w:pPr>
            <w:r w:rsidRPr="00726A7F">
              <w:rPr>
                <w:rFonts w:cs="Arial"/>
                <w:kern w:val="19"/>
                <w:sz w:val="19"/>
                <w:szCs w:val="19"/>
                <w:lang w:val="en-CA"/>
              </w:rPr>
              <w:t>Pit</w:t>
            </w:r>
          </w:p>
        </w:tc>
        <w:tc>
          <w:tcPr>
            <w:tcW w:w="680" w:type="dxa"/>
            <w:tcBorders>
              <w:top w:val="single" w:sz="4" w:space="0" w:color="auto"/>
              <w:left w:val="single" w:sz="4" w:space="0" w:color="auto"/>
              <w:bottom w:val="single" w:sz="4" w:space="0" w:color="auto"/>
              <w:right w:val="single" w:sz="4" w:space="0" w:color="auto"/>
            </w:tcBorders>
            <w:vAlign w:val="center"/>
          </w:tcPr>
          <w:p w14:paraId="326AB6B6" w14:textId="77777777" w:rsidR="00796357" w:rsidRPr="00726A7F" w:rsidRDefault="00796357" w:rsidP="00C01D22">
            <w:pPr>
              <w:spacing w:before="60" w:after="0" w:line="264" w:lineRule="auto"/>
              <w:jc w:val="center"/>
              <w:rPr>
                <w:rFonts w:ascii="Segoe UI Symbol" w:hAnsi="Segoe UI Symbol" w:cs="Segoe UI Symbol"/>
                <w:sz w:val="19"/>
                <w:szCs w:val="19"/>
                <w:lang w:val="en-CA"/>
              </w:rPr>
            </w:pPr>
            <w:r w:rsidRPr="00726A7F">
              <w:rPr>
                <w:rFonts w:ascii="Segoe UI Symbol" w:hAnsi="Segoe UI Symbol" w:cs="Segoe UI Symbol"/>
                <w:sz w:val="19"/>
                <w:szCs w:val="19"/>
                <w:lang w:val="en-CA"/>
              </w:rPr>
              <w:t>✔</w:t>
            </w:r>
          </w:p>
        </w:tc>
        <w:tc>
          <w:tcPr>
            <w:tcW w:w="680" w:type="dxa"/>
            <w:tcBorders>
              <w:top w:val="single" w:sz="4" w:space="0" w:color="auto"/>
              <w:left w:val="single" w:sz="4" w:space="0" w:color="auto"/>
              <w:bottom w:val="single" w:sz="4" w:space="0" w:color="auto"/>
              <w:right w:val="single" w:sz="4" w:space="0" w:color="auto"/>
            </w:tcBorders>
            <w:vAlign w:val="center"/>
          </w:tcPr>
          <w:p w14:paraId="42F0363D" w14:textId="77777777" w:rsidR="00796357" w:rsidRPr="00726A7F" w:rsidRDefault="00796357" w:rsidP="00C01D22">
            <w:pPr>
              <w:spacing w:before="60" w:after="0" w:line="264" w:lineRule="auto"/>
              <w:jc w:val="center"/>
              <w:rPr>
                <w:rFonts w:ascii="Segoe UI Symbol" w:hAnsi="Segoe UI Symbol" w:cs="Segoe UI Symbol"/>
                <w:sz w:val="19"/>
                <w:szCs w:val="19"/>
                <w:lang w:val="en-CA"/>
              </w:rPr>
            </w:pPr>
            <w:r w:rsidRPr="00726A7F">
              <w:rPr>
                <w:rFonts w:ascii="Segoe UI Symbol" w:hAnsi="Segoe UI Symbol" w:cs="Segoe UI Symbol"/>
                <w:sz w:val="19"/>
                <w:szCs w:val="19"/>
                <w:lang w:val="en-CA"/>
              </w:rPr>
              <w:t>✔</w:t>
            </w:r>
          </w:p>
        </w:tc>
        <w:tc>
          <w:tcPr>
            <w:tcW w:w="680" w:type="dxa"/>
            <w:tcBorders>
              <w:top w:val="single" w:sz="4" w:space="0" w:color="auto"/>
              <w:left w:val="single" w:sz="4" w:space="0" w:color="auto"/>
              <w:bottom w:val="single" w:sz="4" w:space="0" w:color="auto"/>
              <w:right w:val="single" w:sz="4" w:space="0" w:color="auto"/>
            </w:tcBorders>
            <w:vAlign w:val="center"/>
          </w:tcPr>
          <w:p w14:paraId="145D9F00" w14:textId="77777777" w:rsidR="00796357" w:rsidRPr="00726A7F" w:rsidRDefault="00796357" w:rsidP="00C01D22">
            <w:pPr>
              <w:spacing w:before="60" w:after="0" w:line="264" w:lineRule="auto"/>
              <w:jc w:val="center"/>
              <w:rPr>
                <w:rFonts w:ascii="Segoe UI Symbol" w:hAnsi="Segoe UI Symbol" w:cs="Segoe UI Symbol"/>
                <w:sz w:val="19"/>
                <w:szCs w:val="19"/>
                <w:lang w:val="en-CA"/>
              </w:rPr>
            </w:pPr>
            <w:r w:rsidRPr="00726A7F">
              <w:rPr>
                <w:rFonts w:ascii="Segoe UI Symbol" w:hAnsi="Segoe UI Symbol" w:cs="Segoe UI Symbol"/>
                <w:sz w:val="19"/>
                <w:szCs w:val="19"/>
                <w:lang w:val="en-CA"/>
              </w:rPr>
              <w:t>✔</w:t>
            </w:r>
          </w:p>
        </w:tc>
        <w:tc>
          <w:tcPr>
            <w:tcW w:w="680" w:type="dxa"/>
            <w:tcBorders>
              <w:top w:val="single" w:sz="4" w:space="0" w:color="auto"/>
              <w:left w:val="single" w:sz="4" w:space="0" w:color="auto"/>
              <w:bottom w:val="single" w:sz="4" w:space="0" w:color="auto"/>
              <w:right w:val="single" w:sz="4" w:space="0" w:color="auto"/>
            </w:tcBorders>
            <w:vAlign w:val="center"/>
          </w:tcPr>
          <w:p w14:paraId="66A9787F" w14:textId="77777777" w:rsidR="00796357" w:rsidRPr="00726A7F" w:rsidRDefault="00796357" w:rsidP="00C01D22">
            <w:pPr>
              <w:spacing w:before="60" w:after="0" w:line="264" w:lineRule="auto"/>
              <w:jc w:val="center"/>
              <w:rPr>
                <w:rFonts w:cs="Arial"/>
                <w:sz w:val="19"/>
                <w:szCs w:val="19"/>
                <w:lang w:val="en-CA"/>
              </w:rPr>
            </w:pPr>
            <w:r w:rsidRPr="00726A7F">
              <w:rPr>
                <w:rFonts w:cs="Arial"/>
                <w:sz w:val="19"/>
                <w:szCs w:val="19"/>
                <w:lang w:val="en-CA"/>
              </w:rPr>
              <w:t>-</w:t>
            </w:r>
          </w:p>
        </w:tc>
        <w:tc>
          <w:tcPr>
            <w:tcW w:w="907" w:type="dxa"/>
            <w:tcBorders>
              <w:top w:val="single" w:sz="4" w:space="0" w:color="auto"/>
              <w:left w:val="single" w:sz="4" w:space="0" w:color="auto"/>
              <w:bottom w:val="single" w:sz="4" w:space="0" w:color="auto"/>
              <w:right w:val="single" w:sz="4" w:space="0" w:color="auto"/>
            </w:tcBorders>
            <w:vAlign w:val="center"/>
          </w:tcPr>
          <w:p w14:paraId="0E809481" w14:textId="77777777" w:rsidR="00796357" w:rsidRPr="00726A7F" w:rsidRDefault="00796357" w:rsidP="00C01D22">
            <w:pPr>
              <w:spacing w:before="60" w:after="0" w:line="264" w:lineRule="auto"/>
              <w:jc w:val="center"/>
              <w:rPr>
                <w:rFonts w:cs="Arial"/>
                <w:sz w:val="19"/>
                <w:szCs w:val="19"/>
                <w:lang w:val="en-CA"/>
              </w:rPr>
            </w:pPr>
            <w:r w:rsidRPr="00726A7F">
              <w:rPr>
                <w:rFonts w:cs="Arial"/>
                <w:sz w:val="19"/>
                <w:szCs w:val="19"/>
                <w:lang w:val="en-CA"/>
              </w:rPr>
              <w:t>-</w:t>
            </w:r>
          </w:p>
        </w:tc>
        <w:tc>
          <w:tcPr>
            <w:tcW w:w="2948" w:type="dxa"/>
            <w:tcBorders>
              <w:top w:val="single" w:sz="4" w:space="0" w:color="auto"/>
              <w:left w:val="single" w:sz="4" w:space="0" w:color="auto"/>
              <w:bottom w:val="single" w:sz="4" w:space="0" w:color="auto"/>
              <w:right w:val="single" w:sz="4" w:space="0" w:color="auto"/>
            </w:tcBorders>
            <w:vAlign w:val="center"/>
          </w:tcPr>
          <w:p w14:paraId="75CDCFB5" w14:textId="78B0F331" w:rsidR="00796357" w:rsidRPr="00726A7F" w:rsidRDefault="00CC4633" w:rsidP="00C01D22">
            <w:pPr>
              <w:spacing w:before="60" w:after="0" w:line="264" w:lineRule="auto"/>
              <w:jc w:val="left"/>
              <w:rPr>
                <w:rFonts w:cs="Arial"/>
                <w:sz w:val="19"/>
                <w:szCs w:val="19"/>
                <w:lang w:val="en-CA"/>
              </w:rPr>
            </w:pPr>
            <w:r>
              <w:rPr>
                <w:rFonts w:cs="Arial"/>
                <w:sz w:val="19"/>
                <w:szCs w:val="19"/>
                <w:lang w:val="en-CA"/>
              </w:rPr>
              <w:t>Yes</w:t>
            </w:r>
          </w:p>
        </w:tc>
      </w:tr>
      <w:tr w:rsidR="00796357" w:rsidRPr="00726A7F" w14:paraId="09FA2846" w14:textId="77777777" w:rsidTr="00C01D22">
        <w:trPr>
          <w:trHeight w:val="283"/>
        </w:trPr>
        <w:tc>
          <w:tcPr>
            <w:tcW w:w="3231" w:type="dxa"/>
            <w:vAlign w:val="center"/>
          </w:tcPr>
          <w:p w14:paraId="1AC6FA75" w14:textId="77777777" w:rsidR="00796357" w:rsidRPr="00726A7F" w:rsidRDefault="00796357" w:rsidP="00C01D22">
            <w:pPr>
              <w:spacing w:before="60" w:after="0" w:line="264" w:lineRule="auto"/>
              <w:jc w:val="left"/>
              <w:rPr>
                <w:rFonts w:cs="Arial"/>
                <w:sz w:val="19"/>
                <w:szCs w:val="19"/>
                <w:lang w:val="en-CA"/>
              </w:rPr>
            </w:pPr>
            <w:r w:rsidRPr="00726A7F">
              <w:rPr>
                <w:rFonts w:cs="Arial"/>
                <w:kern w:val="19"/>
                <w:sz w:val="19"/>
                <w:szCs w:val="19"/>
                <w:lang w:val="en-CA"/>
              </w:rPr>
              <w:t>EM Anomaly</w:t>
            </w:r>
          </w:p>
        </w:tc>
        <w:tc>
          <w:tcPr>
            <w:tcW w:w="680" w:type="dxa"/>
            <w:tcBorders>
              <w:top w:val="single" w:sz="4" w:space="0" w:color="auto"/>
              <w:left w:val="single" w:sz="4" w:space="0" w:color="auto"/>
              <w:bottom w:val="single" w:sz="4" w:space="0" w:color="auto"/>
              <w:right w:val="single" w:sz="4" w:space="0" w:color="auto"/>
            </w:tcBorders>
            <w:vAlign w:val="center"/>
          </w:tcPr>
          <w:p w14:paraId="5E8321AF" w14:textId="77777777" w:rsidR="00796357" w:rsidRPr="00726A7F" w:rsidRDefault="00796357" w:rsidP="00C01D22">
            <w:pPr>
              <w:spacing w:before="60" w:after="0" w:line="264" w:lineRule="auto"/>
              <w:jc w:val="center"/>
              <w:rPr>
                <w:rFonts w:ascii="Segoe UI Symbol" w:hAnsi="Segoe UI Symbol" w:cs="Segoe UI Symbol"/>
                <w:sz w:val="19"/>
                <w:szCs w:val="19"/>
                <w:lang w:val="en-CA"/>
              </w:rPr>
            </w:pPr>
            <w:r w:rsidRPr="00726A7F">
              <w:rPr>
                <w:rFonts w:ascii="Segoe UI Symbol" w:hAnsi="Segoe UI Symbol" w:cs="Segoe UI Symbol"/>
                <w:sz w:val="19"/>
                <w:szCs w:val="19"/>
                <w:lang w:val="en-CA"/>
              </w:rPr>
              <w:t>✔</w:t>
            </w:r>
          </w:p>
        </w:tc>
        <w:tc>
          <w:tcPr>
            <w:tcW w:w="680" w:type="dxa"/>
            <w:tcBorders>
              <w:top w:val="single" w:sz="4" w:space="0" w:color="auto"/>
              <w:left w:val="single" w:sz="4" w:space="0" w:color="auto"/>
              <w:bottom w:val="single" w:sz="4" w:space="0" w:color="auto"/>
              <w:right w:val="single" w:sz="4" w:space="0" w:color="auto"/>
            </w:tcBorders>
            <w:vAlign w:val="center"/>
          </w:tcPr>
          <w:p w14:paraId="67B025D7" w14:textId="77777777" w:rsidR="00796357" w:rsidRPr="00726A7F" w:rsidRDefault="00796357" w:rsidP="00C01D22">
            <w:pPr>
              <w:spacing w:before="60" w:after="0" w:line="264" w:lineRule="auto"/>
              <w:jc w:val="center"/>
              <w:rPr>
                <w:rFonts w:ascii="Segoe UI Symbol" w:hAnsi="Segoe UI Symbol" w:cs="Segoe UI Symbol"/>
                <w:sz w:val="19"/>
                <w:szCs w:val="19"/>
                <w:lang w:val="en-CA"/>
              </w:rPr>
            </w:pPr>
            <w:r w:rsidRPr="00726A7F">
              <w:rPr>
                <w:rFonts w:ascii="Segoe UI Symbol" w:hAnsi="Segoe UI Symbol" w:cs="Segoe UI Symbol"/>
                <w:sz w:val="19"/>
                <w:szCs w:val="19"/>
                <w:lang w:val="en-CA"/>
              </w:rPr>
              <w:t>-</w:t>
            </w:r>
          </w:p>
        </w:tc>
        <w:tc>
          <w:tcPr>
            <w:tcW w:w="680" w:type="dxa"/>
            <w:tcBorders>
              <w:top w:val="single" w:sz="4" w:space="0" w:color="auto"/>
              <w:left w:val="single" w:sz="4" w:space="0" w:color="auto"/>
              <w:bottom w:val="single" w:sz="4" w:space="0" w:color="auto"/>
              <w:right w:val="single" w:sz="4" w:space="0" w:color="auto"/>
            </w:tcBorders>
            <w:vAlign w:val="center"/>
          </w:tcPr>
          <w:p w14:paraId="6BA89F31" w14:textId="77777777" w:rsidR="00796357" w:rsidRPr="00726A7F" w:rsidRDefault="00796357" w:rsidP="00C01D22">
            <w:pPr>
              <w:spacing w:before="60" w:after="0" w:line="264" w:lineRule="auto"/>
              <w:jc w:val="center"/>
              <w:rPr>
                <w:rFonts w:ascii="Segoe UI Symbol" w:hAnsi="Segoe UI Symbol" w:cs="Segoe UI Symbol"/>
                <w:sz w:val="19"/>
                <w:szCs w:val="19"/>
                <w:lang w:val="en-CA"/>
              </w:rPr>
            </w:pPr>
            <w:r w:rsidRPr="00726A7F">
              <w:rPr>
                <w:rFonts w:ascii="Segoe UI Symbol" w:hAnsi="Segoe UI Symbol" w:cs="Segoe UI Symbol"/>
                <w:sz w:val="19"/>
                <w:szCs w:val="19"/>
                <w:lang w:val="en-CA"/>
              </w:rPr>
              <w:t>-</w:t>
            </w:r>
          </w:p>
        </w:tc>
        <w:tc>
          <w:tcPr>
            <w:tcW w:w="680" w:type="dxa"/>
            <w:tcBorders>
              <w:top w:val="single" w:sz="4" w:space="0" w:color="auto"/>
              <w:left w:val="single" w:sz="4" w:space="0" w:color="auto"/>
              <w:bottom w:val="single" w:sz="4" w:space="0" w:color="auto"/>
              <w:right w:val="single" w:sz="4" w:space="0" w:color="auto"/>
            </w:tcBorders>
            <w:vAlign w:val="center"/>
          </w:tcPr>
          <w:p w14:paraId="3EEFFED5" w14:textId="77777777" w:rsidR="00796357" w:rsidRPr="00726A7F" w:rsidRDefault="00796357" w:rsidP="00C01D22">
            <w:pPr>
              <w:spacing w:before="60" w:after="0" w:line="264" w:lineRule="auto"/>
              <w:jc w:val="center"/>
              <w:rPr>
                <w:rFonts w:cs="Arial"/>
                <w:sz w:val="19"/>
                <w:szCs w:val="19"/>
                <w:lang w:val="en-CA"/>
              </w:rPr>
            </w:pPr>
            <w:r w:rsidRPr="00726A7F">
              <w:rPr>
                <w:rFonts w:cs="Arial"/>
                <w:sz w:val="19"/>
                <w:szCs w:val="19"/>
                <w:lang w:val="en-CA"/>
              </w:rPr>
              <w:t>-</w:t>
            </w:r>
          </w:p>
        </w:tc>
        <w:tc>
          <w:tcPr>
            <w:tcW w:w="907" w:type="dxa"/>
            <w:tcBorders>
              <w:top w:val="single" w:sz="4" w:space="0" w:color="auto"/>
              <w:left w:val="single" w:sz="4" w:space="0" w:color="auto"/>
              <w:bottom w:val="single" w:sz="4" w:space="0" w:color="auto"/>
              <w:right w:val="single" w:sz="4" w:space="0" w:color="auto"/>
            </w:tcBorders>
            <w:vAlign w:val="center"/>
          </w:tcPr>
          <w:p w14:paraId="180FF7BD" w14:textId="77777777" w:rsidR="00796357" w:rsidRPr="00726A7F" w:rsidRDefault="00796357" w:rsidP="00C01D22">
            <w:pPr>
              <w:spacing w:before="60" w:after="0" w:line="264" w:lineRule="auto"/>
              <w:jc w:val="center"/>
              <w:rPr>
                <w:rFonts w:cs="Arial"/>
                <w:sz w:val="19"/>
                <w:szCs w:val="19"/>
                <w:lang w:val="en-CA"/>
              </w:rPr>
            </w:pPr>
            <w:r w:rsidRPr="00726A7F">
              <w:rPr>
                <w:rFonts w:cs="Arial"/>
                <w:sz w:val="19"/>
                <w:szCs w:val="19"/>
                <w:lang w:val="en-CA"/>
              </w:rPr>
              <w:t>-</w:t>
            </w:r>
          </w:p>
        </w:tc>
        <w:tc>
          <w:tcPr>
            <w:tcW w:w="2948" w:type="dxa"/>
            <w:tcBorders>
              <w:top w:val="single" w:sz="4" w:space="0" w:color="auto"/>
              <w:left w:val="single" w:sz="4" w:space="0" w:color="auto"/>
              <w:bottom w:val="single" w:sz="4" w:space="0" w:color="auto"/>
              <w:right w:val="single" w:sz="4" w:space="0" w:color="auto"/>
            </w:tcBorders>
            <w:vAlign w:val="center"/>
          </w:tcPr>
          <w:p w14:paraId="379FD6A4" w14:textId="496E6347" w:rsidR="00796357" w:rsidRPr="00726A7F" w:rsidRDefault="00CC4633" w:rsidP="00C01D22">
            <w:pPr>
              <w:spacing w:before="60" w:after="0" w:line="264" w:lineRule="auto"/>
              <w:jc w:val="left"/>
              <w:rPr>
                <w:rFonts w:cs="Arial"/>
                <w:sz w:val="19"/>
                <w:szCs w:val="19"/>
                <w:lang w:val="en-CA"/>
              </w:rPr>
            </w:pPr>
            <w:r>
              <w:rPr>
                <w:rFonts w:cs="Arial"/>
                <w:sz w:val="19"/>
                <w:szCs w:val="19"/>
                <w:lang w:val="en-CA"/>
              </w:rPr>
              <w:t>Yes</w:t>
            </w:r>
          </w:p>
        </w:tc>
      </w:tr>
    </w:tbl>
    <w:p w14:paraId="610C3C7F" w14:textId="631593C4" w:rsidR="00C2753C" w:rsidRPr="00BF3FC0" w:rsidRDefault="00C2753C" w:rsidP="00C2753C">
      <w:pPr>
        <w:pStyle w:val="Heading2"/>
        <w:rPr>
          <w:lang w:val="en-CA"/>
        </w:rPr>
      </w:pPr>
      <w:bookmarkStart w:id="128" w:name="_Toc132206117"/>
      <w:bookmarkStart w:id="129" w:name="_Toc241158104"/>
      <w:bookmarkEnd w:id="125"/>
      <w:bookmarkEnd w:id="126"/>
      <w:bookmarkEnd w:id="127"/>
      <w:r w:rsidRPr="00BF3FC0">
        <w:rPr>
          <w:lang w:val="en-CA"/>
        </w:rPr>
        <w:t>Justification</w:t>
      </w:r>
      <w:r w:rsidR="009F70FC" w:rsidRPr="00BF3FC0">
        <w:rPr>
          <w:lang w:val="en-CA"/>
        </w:rPr>
        <w:t xml:space="preserve"> </w:t>
      </w:r>
      <w:r w:rsidRPr="00BF3FC0">
        <w:rPr>
          <w:lang w:val="en-CA"/>
        </w:rPr>
        <w:t>Summary</w:t>
      </w:r>
      <w:bookmarkEnd w:id="128"/>
      <w:bookmarkEnd w:id="129"/>
    </w:p>
    <w:p w14:paraId="5E99956B" w14:textId="0366F44C" w:rsidR="002D59CF" w:rsidRDefault="002D59CF" w:rsidP="00C2753C">
      <w:pPr>
        <w:pStyle w:val="BodyParagraph"/>
      </w:pPr>
      <w:r>
        <w:t>&lt;INSERT_72_</w:t>
      </w:r>
      <w:r w:rsidR="006313EA">
        <w:t>JUSTIFICATION_</w:t>
      </w:r>
      <w:r>
        <w:t>START&gt;</w:t>
      </w:r>
    </w:p>
    <w:p w14:paraId="2D79B2EC" w14:textId="6B9C19E0" w:rsidR="00C2753C" w:rsidRPr="00BF3FC0" w:rsidRDefault="0045541F" w:rsidP="00C2753C">
      <w:pPr>
        <w:pStyle w:val="BodyParagraph"/>
      </w:pPr>
      <w:r w:rsidRPr="00BF3FC0">
        <w:t>J</w:t>
      </w:r>
      <w:r w:rsidR="00C2753C" w:rsidRPr="00BF3FC0">
        <w:t xml:space="preserve">ustifications were </w:t>
      </w:r>
      <w:r w:rsidRPr="00BF3FC0">
        <w:t xml:space="preserve">not </w:t>
      </w:r>
      <w:r w:rsidR="00C2753C" w:rsidRPr="00BF3FC0">
        <w:t>required for this assessment.</w:t>
      </w:r>
    </w:p>
    <w:p w14:paraId="30D1D8F5" w14:textId="77777777" w:rsidR="00C2753C" w:rsidRPr="00BF3FC0" w:rsidRDefault="00C2753C" w:rsidP="00C2753C">
      <w:pPr>
        <w:rPr>
          <w:color w:val="C00000"/>
          <w:u w:val="single"/>
        </w:rPr>
      </w:pPr>
      <w:r w:rsidRPr="00BF3FC0">
        <w:rPr>
          <w:color w:val="C00000"/>
          <w:u w:val="single"/>
        </w:rPr>
        <w:t>OR</w:t>
      </w:r>
    </w:p>
    <w:p w14:paraId="7D7D04F1" w14:textId="6171EA6E" w:rsidR="002D59CF" w:rsidRDefault="00C2753C" w:rsidP="00C2753C">
      <w:bookmarkStart w:id="130" w:name="_Hlk219826133"/>
      <w:r w:rsidRPr="00BF3FC0">
        <w:t xml:space="preserve">Below is the complete list of </w:t>
      </w:r>
      <w:r w:rsidR="007F1401" w:rsidRPr="00BF3FC0">
        <w:t xml:space="preserve">the </w:t>
      </w:r>
      <w:r w:rsidRPr="00BF3FC0">
        <w:t>justifications</w:t>
      </w:r>
      <w:r w:rsidR="00C96E7D" w:rsidRPr="00BF3FC0">
        <w:t xml:space="preserve"> </w:t>
      </w:r>
      <w:r w:rsidRPr="00BF3FC0">
        <w:t xml:space="preserve">for this assessment. </w:t>
      </w:r>
    </w:p>
    <w:p w14:paraId="3D362629" w14:textId="3CC49768" w:rsidR="00B43616" w:rsidRDefault="00C2183D" w:rsidP="001D4B22">
      <w:pPr>
        <w:pStyle w:val="In-TextTables"/>
      </w:pPr>
      <w:bookmarkStart w:id="131" w:name="_Toc131166209"/>
      <w:r w:rsidRPr="00BF3FC0">
        <w:t xml:space="preserve">Table </w:t>
      </w:r>
      <w:fldSimple w:instr=" SEQ Table \* ARABIC ">
        <w:r w:rsidR="00E06128">
          <w:t>6</w:t>
        </w:r>
      </w:fldSimple>
      <w:r w:rsidR="002B79A3" w:rsidRPr="00BF3FC0">
        <w:t xml:space="preserve">: </w:t>
      </w:r>
      <w:r w:rsidRPr="00BF3FC0">
        <w:t>Concordance Table</w:t>
      </w:r>
      <w:bookmarkEnd w:id="131"/>
    </w:p>
    <w:tbl>
      <w:tblPr>
        <w:tblW w:w="9741" w:type="dxa"/>
        <w:tblInd w:w="-5" w:type="dxa"/>
        <w:tblLook w:val="04A0" w:firstRow="1" w:lastRow="0" w:firstColumn="1" w:lastColumn="0" w:noHBand="0" w:noVBand="1"/>
      </w:tblPr>
      <w:tblGrid>
        <w:gridCol w:w="1510"/>
        <w:gridCol w:w="1609"/>
        <w:gridCol w:w="4953"/>
        <w:gridCol w:w="1669"/>
      </w:tblGrid>
      <w:tr w:rsidR="0063609C" w:rsidRPr="00726A7F" w14:paraId="34CB530D" w14:textId="77777777" w:rsidTr="00E36E41">
        <w:trPr>
          <w:trHeight w:val="340"/>
          <w:tblHeader/>
        </w:trPr>
        <w:tc>
          <w:tcPr>
            <w:tcW w:w="1510" w:type="dxa"/>
            <w:tcBorders>
              <w:top w:val="single" w:sz="4" w:space="0" w:color="auto"/>
              <w:left w:val="single" w:sz="4" w:space="0" w:color="auto"/>
              <w:bottom w:val="single" w:sz="4" w:space="0" w:color="auto"/>
              <w:right w:val="single" w:sz="4" w:space="0" w:color="002060"/>
            </w:tcBorders>
            <w:shd w:val="clear" w:color="auto" w:fill="52796F"/>
            <w:vAlign w:val="center"/>
          </w:tcPr>
          <w:bookmarkEnd w:id="130"/>
          <w:p w14:paraId="017175FF" w14:textId="77777777" w:rsidR="0063609C" w:rsidRPr="00726A7F" w:rsidRDefault="0063609C" w:rsidP="00E36E41">
            <w:pPr>
              <w:spacing w:before="0" w:after="0" w:line="288" w:lineRule="auto"/>
              <w:jc w:val="left"/>
              <w:rPr>
                <w:b/>
                <w:bCs/>
                <w:color w:val="FFFFFF" w:themeColor="background1"/>
                <w:kern w:val="19"/>
                <w:sz w:val="19"/>
              </w:rPr>
            </w:pPr>
            <w:r w:rsidRPr="00726A7F">
              <w:rPr>
                <w:b/>
                <w:bCs/>
                <w:color w:val="FFFFFF" w:themeColor="background1"/>
                <w:kern w:val="19"/>
                <w:sz w:val="19"/>
              </w:rPr>
              <w:t>Issue</w:t>
            </w:r>
          </w:p>
        </w:tc>
        <w:tc>
          <w:tcPr>
            <w:tcW w:w="1609" w:type="dxa"/>
            <w:tcBorders>
              <w:top w:val="single" w:sz="4" w:space="0" w:color="auto"/>
              <w:left w:val="single" w:sz="4" w:space="0" w:color="002060"/>
              <w:bottom w:val="single" w:sz="4" w:space="0" w:color="auto"/>
              <w:right w:val="single" w:sz="4" w:space="0" w:color="002060"/>
            </w:tcBorders>
            <w:shd w:val="clear" w:color="auto" w:fill="52796F"/>
            <w:vAlign w:val="center"/>
          </w:tcPr>
          <w:p w14:paraId="78C87B4B" w14:textId="77777777" w:rsidR="0063609C" w:rsidRPr="00726A7F" w:rsidRDefault="0063609C" w:rsidP="00E36E41">
            <w:pPr>
              <w:spacing w:before="0" w:after="0" w:line="288" w:lineRule="auto"/>
              <w:jc w:val="left"/>
              <w:rPr>
                <w:b/>
                <w:bCs/>
                <w:color w:val="FFFFFF" w:themeColor="background1"/>
                <w:kern w:val="19"/>
                <w:sz w:val="19"/>
              </w:rPr>
            </w:pPr>
            <w:r w:rsidRPr="00726A7F">
              <w:rPr>
                <w:b/>
                <w:bCs/>
                <w:color w:val="FFFFFF" w:themeColor="background1"/>
                <w:kern w:val="19"/>
                <w:sz w:val="19"/>
              </w:rPr>
              <w:t>Justification</w:t>
            </w:r>
          </w:p>
        </w:tc>
        <w:tc>
          <w:tcPr>
            <w:tcW w:w="4953" w:type="dxa"/>
            <w:tcBorders>
              <w:top w:val="single" w:sz="4" w:space="0" w:color="auto"/>
              <w:left w:val="single" w:sz="4" w:space="0" w:color="002060"/>
              <w:bottom w:val="single" w:sz="4" w:space="0" w:color="auto"/>
              <w:right w:val="single" w:sz="4" w:space="0" w:color="auto"/>
            </w:tcBorders>
            <w:shd w:val="clear" w:color="auto" w:fill="52796F"/>
            <w:vAlign w:val="center"/>
          </w:tcPr>
          <w:p w14:paraId="3E2EED46" w14:textId="77777777" w:rsidR="0063609C" w:rsidRPr="00726A7F" w:rsidRDefault="0063609C" w:rsidP="00E36E41">
            <w:pPr>
              <w:spacing w:before="0" w:after="0" w:line="288" w:lineRule="auto"/>
              <w:jc w:val="left"/>
              <w:rPr>
                <w:b/>
                <w:bCs/>
                <w:color w:val="FFFFFF" w:themeColor="background1"/>
                <w:kern w:val="19"/>
                <w:sz w:val="19"/>
              </w:rPr>
            </w:pPr>
            <w:r w:rsidRPr="00726A7F">
              <w:rPr>
                <w:b/>
                <w:bCs/>
                <w:color w:val="FFFFFF" w:themeColor="background1"/>
                <w:kern w:val="19"/>
                <w:sz w:val="19"/>
              </w:rPr>
              <w:t>Rationale</w:t>
            </w:r>
          </w:p>
        </w:tc>
        <w:tc>
          <w:tcPr>
            <w:tcW w:w="1669" w:type="dxa"/>
            <w:tcBorders>
              <w:top w:val="single" w:sz="4" w:space="0" w:color="auto"/>
              <w:left w:val="single" w:sz="4" w:space="0" w:color="002060"/>
              <w:bottom w:val="single" w:sz="4" w:space="0" w:color="auto"/>
              <w:right w:val="single" w:sz="4" w:space="0" w:color="auto"/>
            </w:tcBorders>
            <w:shd w:val="clear" w:color="auto" w:fill="52796F"/>
            <w:vAlign w:val="center"/>
          </w:tcPr>
          <w:p w14:paraId="29517391" w14:textId="77777777" w:rsidR="0063609C" w:rsidRPr="00726A7F" w:rsidRDefault="0063609C" w:rsidP="00E36E41">
            <w:pPr>
              <w:spacing w:before="0" w:after="0" w:line="288" w:lineRule="auto"/>
              <w:jc w:val="left"/>
              <w:rPr>
                <w:b/>
                <w:bCs/>
                <w:color w:val="FFFFFF" w:themeColor="background1"/>
                <w:kern w:val="19"/>
                <w:sz w:val="19"/>
              </w:rPr>
            </w:pPr>
            <w:r w:rsidRPr="00726A7F">
              <w:rPr>
                <w:b/>
                <w:bCs/>
                <w:color w:val="FFFFFF" w:themeColor="background1"/>
                <w:kern w:val="19"/>
                <w:sz w:val="19"/>
              </w:rPr>
              <w:t>Reference</w:t>
            </w:r>
          </w:p>
        </w:tc>
      </w:tr>
      <w:tr w:rsidR="0063609C" w:rsidRPr="00726A7F" w14:paraId="576915C7" w14:textId="77777777" w:rsidTr="00E36E41">
        <w:trPr>
          <w:trHeight w:val="283"/>
        </w:trPr>
        <w:tc>
          <w:tcPr>
            <w:tcW w:w="1510" w:type="dxa"/>
            <w:tcBorders>
              <w:top w:val="single" w:sz="4" w:space="0" w:color="auto"/>
              <w:left w:val="single" w:sz="4" w:space="0" w:color="auto"/>
              <w:bottom w:val="single" w:sz="4" w:space="0" w:color="auto"/>
              <w:right w:val="single" w:sz="4" w:space="0" w:color="auto"/>
            </w:tcBorders>
            <w:vAlign w:val="center"/>
          </w:tcPr>
          <w:p w14:paraId="773DD73C" w14:textId="77777777" w:rsidR="0063609C" w:rsidRPr="00726A7F" w:rsidRDefault="0063609C" w:rsidP="00E36E41">
            <w:pPr>
              <w:spacing w:before="60" w:after="60" w:line="264" w:lineRule="auto"/>
              <w:jc w:val="left"/>
              <w:rPr>
                <w:kern w:val="19"/>
                <w:sz w:val="19"/>
              </w:rPr>
            </w:pPr>
            <w:r w:rsidRPr="00726A7F">
              <w:rPr>
                <w:kern w:val="19"/>
                <w:sz w:val="19"/>
              </w:rPr>
              <w:t>Background SAR</w:t>
            </w:r>
          </w:p>
        </w:tc>
        <w:tc>
          <w:tcPr>
            <w:tcW w:w="1609" w:type="dxa"/>
            <w:tcBorders>
              <w:top w:val="single" w:sz="4" w:space="0" w:color="auto"/>
              <w:left w:val="single" w:sz="4" w:space="0" w:color="auto"/>
              <w:bottom w:val="single" w:sz="4" w:space="0" w:color="auto"/>
              <w:right w:val="single" w:sz="4" w:space="0" w:color="auto"/>
            </w:tcBorders>
            <w:vAlign w:val="center"/>
          </w:tcPr>
          <w:p w14:paraId="1A771DDF" w14:textId="77777777" w:rsidR="0063609C" w:rsidRPr="00726A7F" w:rsidRDefault="0063609C" w:rsidP="00E36E41">
            <w:pPr>
              <w:spacing w:before="60" w:after="60" w:line="264" w:lineRule="auto"/>
              <w:jc w:val="left"/>
              <w:rPr>
                <w:kern w:val="19"/>
                <w:sz w:val="19"/>
              </w:rPr>
            </w:pPr>
            <w:r w:rsidRPr="00726A7F">
              <w:rPr>
                <w:kern w:val="19"/>
                <w:sz w:val="19"/>
              </w:rPr>
              <w:t>Procedural</w:t>
            </w:r>
          </w:p>
        </w:tc>
        <w:tc>
          <w:tcPr>
            <w:tcW w:w="4953" w:type="dxa"/>
            <w:tcBorders>
              <w:top w:val="single" w:sz="4" w:space="0" w:color="auto"/>
              <w:left w:val="single" w:sz="4" w:space="0" w:color="auto"/>
              <w:bottom w:val="single" w:sz="4" w:space="0" w:color="auto"/>
              <w:right w:val="single" w:sz="4" w:space="0" w:color="auto"/>
            </w:tcBorders>
            <w:vAlign w:val="center"/>
          </w:tcPr>
          <w:p w14:paraId="66C1BE43" w14:textId="77777777" w:rsidR="0063609C" w:rsidRPr="00726A7F" w:rsidRDefault="0063609C" w:rsidP="00E36E41">
            <w:pPr>
              <w:spacing w:before="60" w:after="60" w:line="264" w:lineRule="auto"/>
              <w:jc w:val="left"/>
              <w:rPr>
                <w:kern w:val="19"/>
                <w:sz w:val="19"/>
              </w:rPr>
            </w:pPr>
            <w:commentRangeStart w:id="132"/>
            <w:r w:rsidRPr="00726A7F">
              <w:rPr>
                <w:kern w:val="19"/>
                <w:sz w:val="19"/>
              </w:rPr>
              <w:t xml:space="preserve">One background SAR value exceeded the 95th percentile applied to the 1–1.5 m interval. </w:t>
            </w:r>
            <w:bookmarkStart w:id="133" w:name="_Hlk216885096"/>
            <w:r w:rsidRPr="00726A7F">
              <w:rPr>
                <w:kern w:val="19"/>
                <w:sz w:val="19"/>
              </w:rPr>
              <w:t>This sample is not associated with chloride impact, and the exceedance results solely from the SCARG calculation method</w:t>
            </w:r>
            <w:ins w:id="134" w:author="Robert Wiedemann" w:date="2025-12-17T17:32:00Z" w16du:dateUtc="2025-12-18T01:32:00Z">
              <w:r w:rsidRPr="00726A7F">
                <w:rPr>
                  <w:kern w:val="19"/>
                  <w:sz w:val="19"/>
                </w:rPr>
                <w:t>,</w:t>
              </w:r>
            </w:ins>
            <w:r w:rsidRPr="00726A7F">
              <w:rPr>
                <w:kern w:val="19"/>
                <w:sz w:val="19"/>
              </w:rPr>
              <w:t xml:space="preserve"> which does not apply the maximum value.</w:t>
            </w:r>
            <w:bookmarkEnd w:id="133"/>
            <w:commentRangeEnd w:id="132"/>
            <w:r w:rsidRPr="00726A7F">
              <w:rPr>
                <w:rStyle w:val="CommentReference"/>
                <w:kern w:val="19"/>
                <w:sz w:val="19"/>
                <w:szCs w:val="22"/>
              </w:rPr>
              <w:commentReference w:id="132"/>
            </w:r>
          </w:p>
        </w:tc>
        <w:tc>
          <w:tcPr>
            <w:tcW w:w="1669" w:type="dxa"/>
            <w:tcBorders>
              <w:top w:val="single" w:sz="4" w:space="0" w:color="auto"/>
              <w:left w:val="single" w:sz="4" w:space="0" w:color="auto"/>
              <w:bottom w:val="single" w:sz="4" w:space="0" w:color="auto"/>
              <w:right w:val="single" w:sz="4" w:space="0" w:color="auto"/>
            </w:tcBorders>
            <w:vAlign w:val="center"/>
          </w:tcPr>
          <w:p w14:paraId="31AD10C5" w14:textId="77777777" w:rsidR="0063609C" w:rsidRPr="00726A7F" w:rsidRDefault="0063609C" w:rsidP="00E36E41">
            <w:pPr>
              <w:spacing w:before="60" w:after="60" w:line="264" w:lineRule="auto"/>
              <w:jc w:val="left"/>
              <w:rPr>
                <w:b/>
                <w:bCs/>
                <w:kern w:val="19"/>
                <w:sz w:val="19"/>
              </w:rPr>
            </w:pPr>
            <w:r w:rsidRPr="00726A7F">
              <w:rPr>
                <w:b/>
                <w:bCs/>
                <w:kern w:val="19"/>
                <w:sz w:val="19"/>
              </w:rPr>
              <w:t>Section XX</w:t>
            </w:r>
          </w:p>
        </w:tc>
      </w:tr>
      <w:tr w:rsidR="0063609C" w:rsidRPr="00726A7F" w14:paraId="5EE6402C" w14:textId="77777777" w:rsidTr="00E36E41">
        <w:trPr>
          <w:trHeight w:val="283"/>
        </w:trPr>
        <w:tc>
          <w:tcPr>
            <w:tcW w:w="1510" w:type="dxa"/>
            <w:tcBorders>
              <w:top w:val="single" w:sz="4" w:space="0" w:color="auto"/>
              <w:left w:val="single" w:sz="4" w:space="0" w:color="auto"/>
              <w:bottom w:val="single" w:sz="4" w:space="0" w:color="auto"/>
              <w:right w:val="single" w:sz="4" w:space="0" w:color="auto"/>
            </w:tcBorders>
            <w:vAlign w:val="center"/>
          </w:tcPr>
          <w:p w14:paraId="757566AE" w14:textId="77777777" w:rsidR="0063609C" w:rsidRPr="00726A7F" w:rsidRDefault="0063609C" w:rsidP="00E36E41">
            <w:pPr>
              <w:spacing w:before="60" w:after="60" w:line="264" w:lineRule="auto"/>
              <w:jc w:val="left"/>
              <w:rPr>
                <w:kern w:val="19"/>
                <w:sz w:val="19"/>
              </w:rPr>
            </w:pPr>
            <w:r w:rsidRPr="00726A7F">
              <w:rPr>
                <w:kern w:val="19"/>
                <w:sz w:val="19"/>
              </w:rPr>
              <w:t>EC and SAR</w:t>
            </w:r>
          </w:p>
        </w:tc>
        <w:tc>
          <w:tcPr>
            <w:tcW w:w="1609" w:type="dxa"/>
            <w:tcBorders>
              <w:top w:val="single" w:sz="4" w:space="0" w:color="auto"/>
              <w:left w:val="single" w:sz="4" w:space="0" w:color="auto"/>
              <w:bottom w:val="single" w:sz="4" w:space="0" w:color="auto"/>
              <w:right w:val="single" w:sz="4" w:space="0" w:color="auto"/>
            </w:tcBorders>
            <w:vAlign w:val="center"/>
          </w:tcPr>
          <w:p w14:paraId="33F116ED" w14:textId="77777777" w:rsidR="0063609C" w:rsidRPr="00726A7F" w:rsidRDefault="0063609C" w:rsidP="00E36E41">
            <w:pPr>
              <w:spacing w:before="60" w:after="60" w:line="264" w:lineRule="auto"/>
              <w:jc w:val="left"/>
              <w:rPr>
                <w:kern w:val="19"/>
                <w:sz w:val="19"/>
              </w:rPr>
            </w:pPr>
            <w:r w:rsidRPr="00726A7F">
              <w:rPr>
                <w:kern w:val="19"/>
                <w:sz w:val="19"/>
              </w:rPr>
              <w:t>Minor exceedance</w:t>
            </w:r>
          </w:p>
        </w:tc>
        <w:tc>
          <w:tcPr>
            <w:tcW w:w="4953" w:type="dxa"/>
            <w:tcBorders>
              <w:top w:val="single" w:sz="4" w:space="0" w:color="auto"/>
              <w:left w:val="single" w:sz="4" w:space="0" w:color="auto"/>
              <w:bottom w:val="single" w:sz="4" w:space="0" w:color="auto"/>
              <w:right w:val="single" w:sz="4" w:space="0" w:color="auto"/>
            </w:tcBorders>
            <w:vAlign w:val="center"/>
          </w:tcPr>
          <w:p w14:paraId="4309435C" w14:textId="77777777" w:rsidR="0063609C" w:rsidRPr="00726A7F" w:rsidRDefault="0063609C" w:rsidP="00E36E41">
            <w:pPr>
              <w:spacing w:before="60" w:after="60" w:line="264" w:lineRule="auto"/>
              <w:jc w:val="left"/>
              <w:rPr>
                <w:kern w:val="19"/>
                <w:sz w:val="19"/>
              </w:rPr>
            </w:pPr>
            <w:commentRangeStart w:id="135"/>
            <w:r w:rsidRPr="00726A7F">
              <w:rPr>
                <w:kern w:val="19"/>
                <w:sz w:val="19"/>
              </w:rPr>
              <w:t xml:space="preserve">Minor exceedance justifications were made for XX EC and XX SAR exceedances with moderate chloride concentrations less than 300 mg/L (or 300 mg/kg). The exceedances were primarily driven by sulphate concentrations ranging from 2180-3540 mg/L. For each respective borehole, the salinity exceedances and </w:t>
            </w:r>
            <w:r w:rsidRPr="00726A7F">
              <w:rPr>
                <w:kern w:val="19"/>
                <w:sz w:val="19"/>
              </w:rPr>
              <w:lastRenderedPageBreak/>
              <w:t>chloride concentrations were vertically delineated. As such, the exceedances are primarily driven by natural conditions and pose a low environmental risk.</w:t>
            </w:r>
            <w:commentRangeEnd w:id="135"/>
            <w:r w:rsidRPr="00726A7F">
              <w:rPr>
                <w:rStyle w:val="CommentReference"/>
                <w:kern w:val="19"/>
                <w:sz w:val="19"/>
                <w:szCs w:val="22"/>
              </w:rPr>
              <w:commentReference w:id="135"/>
            </w:r>
          </w:p>
        </w:tc>
        <w:tc>
          <w:tcPr>
            <w:tcW w:w="1669" w:type="dxa"/>
            <w:tcBorders>
              <w:top w:val="single" w:sz="4" w:space="0" w:color="auto"/>
              <w:left w:val="single" w:sz="4" w:space="0" w:color="auto"/>
              <w:bottom w:val="single" w:sz="4" w:space="0" w:color="auto"/>
              <w:right w:val="single" w:sz="4" w:space="0" w:color="auto"/>
            </w:tcBorders>
            <w:vAlign w:val="center"/>
          </w:tcPr>
          <w:p w14:paraId="556A0247" w14:textId="77777777" w:rsidR="0063609C" w:rsidRPr="00726A7F" w:rsidRDefault="0063609C" w:rsidP="00E36E41">
            <w:pPr>
              <w:spacing w:before="60" w:after="60" w:line="264" w:lineRule="auto"/>
              <w:jc w:val="left"/>
              <w:rPr>
                <w:b/>
                <w:bCs/>
                <w:kern w:val="19"/>
                <w:sz w:val="19"/>
              </w:rPr>
            </w:pPr>
            <w:r w:rsidRPr="00726A7F">
              <w:rPr>
                <w:b/>
                <w:bCs/>
                <w:kern w:val="19"/>
                <w:sz w:val="19"/>
              </w:rPr>
              <w:lastRenderedPageBreak/>
              <w:t>Section XX</w:t>
            </w:r>
          </w:p>
        </w:tc>
      </w:tr>
      <w:tr w:rsidR="0063609C" w:rsidRPr="00726A7F" w14:paraId="78FE3963" w14:textId="77777777" w:rsidTr="00E36E41">
        <w:trPr>
          <w:trHeight w:val="283"/>
        </w:trPr>
        <w:tc>
          <w:tcPr>
            <w:tcW w:w="1510" w:type="dxa"/>
            <w:tcBorders>
              <w:top w:val="single" w:sz="4" w:space="0" w:color="auto"/>
              <w:left w:val="single" w:sz="4" w:space="0" w:color="auto"/>
              <w:bottom w:val="single" w:sz="4" w:space="0" w:color="auto"/>
              <w:right w:val="single" w:sz="4" w:space="0" w:color="auto"/>
            </w:tcBorders>
            <w:vAlign w:val="center"/>
          </w:tcPr>
          <w:p w14:paraId="4238C4C8" w14:textId="77777777" w:rsidR="0063609C" w:rsidRPr="00726A7F" w:rsidRDefault="0063609C" w:rsidP="00E36E41">
            <w:pPr>
              <w:spacing w:before="60" w:after="60" w:line="264" w:lineRule="auto"/>
              <w:jc w:val="left"/>
              <w:rPr>
                <w:kern w:val="19"/>
                <w:sz w:val="19"/>
              </w:rPr>
            </w:pPr>
            <w:r w:rsidRPr="00726A7F">
              <w:rPr>
                <w:kern w:val="19"/>
                <w:sz w:val="19"/>
              </w:rPr>
              <w:t>EC and SAR</w:t>
            </w:r>
          </w:p>
        </w:tc>
        <w:tc>
          <w:tcPr>
            <w:tcW w:w="1609" w:type="dxa"/>
            <w:tcBorders>
              <w:top w:val="single" w:sz="4" w:space="0" w:color="auto"/>
              <w:left w:val="single" w:sz="4" w:space="0" w:color="auto"/>
              <w:bottom w:val="single" w:sz="4" w:space="0" w:color="auto"/>
              <w:right w:val="single" w:sz="4" w:space="0" w:color="auto"/>
            </w:tcBorders>
            <w:vAlign w:val="center"/>
          </w:tcPr>
          <w:p w14:paraId="16E1FC9C" w14:textId="77777777" w:rsidR="0063609C" w:rsidRPr="00726A7F" w:rsidRDefault="0063609C" w:rsidP="00E36E41">
            <w:pPr>
              <w:spacing w:before="60" w:after="60" w:line="264" w:lineRule="auto"/>
              <w:jc w:val="left"/>
              <w:rPr>
                <w:kern w:val="19"/>
                <w:sz w:val="19"/>
              </w:rPr>
            </w:pPr>
            <w:r w:rsidRPr="00726A7F">
              <w:rPr>
                <w:kern w:val="19"/>
                <w:sz w:val="19"/>
              </w:rPr>
              <w:t>Minor exceedance</w:t>
            </w:r>
          </w:p>
        </w:tc>
        <w:tc>
          <w:tcPr>
            <w:tcW w:w="4953" w:type="dxa"/>
            <w:tcBorders>
              <w:top w:val="single" w:sz="4" w:space="0" w:color="auto"/>
              <w:left w:val="single" w:sz="4" w:space="0" w:color="auto"/>
              <w:bottom w:val="single" w:sz="4" w:space="0" w:color="auto"/>
              <w:right w:val="single" w:sz="4" w:space="0" w:color="auto"/>
            </w:tcBorders>
            <w:vAlign w:val="center"/>
          </w:tcPr>
          <w:p w14:paraId="76A498E0" w14:textId="77777777" w:rsidR="0063609C" w:rsidRPr="00726A7F" w:rsidRDefault="0063609C" w:rsidP="00E36E41">
            <w:pPr>
              <w:spacing w:before="60" w:after="60" w:line="264" w:lineRule="auto"/>
              <w:jc w:val="left"/>
              <w:rPr>
                <w:kern w:val="19"/>
                <w:sz w:val="19"/>
              </w:rPr>
            </w:pPr>
            <w:commentRangeStart w:id="136"/>
            <w:r w:rsidRPr="00726A7F">
              <w:rPr>
                <w:kern w:val="19"/>
                <w:sz w:val="19"/>
              </w:rPr>
              <w:t>Minor exceedance justifications were made for XX EC and XX SAR exceedances with chloride concentrations less than 100 mg/L. Because of naturally occurring sodium sulphate on-site, the exceedances are primarily driven by natural conditions and pose a low environmental risk.</w:t>
            </w:r>
            <w:commentRangeEnd w:id="136"/>
            <w:r w:rsidRPr="00726A7F">
              <w:rPr>
                <w:rStyle w:val="CommentReference"/>
                <w:kern w:val="19"/>
                <w:sz w:val="19"/>
                <w:szCs w:val="22"/>
              </w:rPr>
              <w:commentReference w:id="136"/>
            </w:r>
          </w:p>
        </w:tc>
        <w:tc>
          <w:tcPr>
            <w:tcW w:w="1669" w:type="dxa"/>
            <w:tcBorders>
              <w:top w:val="single" w:sz="4" w:space="0" w:color="auto"/>
              <w:left w:val="single" w:sz="4" w:space="0" w:color="auto"/>
              <w:bottom w:val="single" w:sz="4" w:space="0" w:color="auto"/>
              <w:right w:val="single" w:sz="4" w:space="0" w:color="auto"/>
            </w:tcBorders>
            <w:vAlign w:val="center"/>
          </w:tcPr>
          <w:p w14:paraId="2389D006" w14:textId="77777777" w:rsidR="0063609C" w:rsidRPr="00726A7F" w:rsidRDefault="0063609C" w:rsidP="00E36E41">
            <w:pPr>
              <w:spacing w:before="60" w:after="60" w:line="264" w:lineRule="auto"/>
              <w:jc w:val="left"/>
              <w:rPr>
                <w:b/>
                <w:bCs/>
                <w:kern w:val="19"/>
                <w:sz w:val="19"/>
              </w:rPr>
            </w:pPr>
            <w:r w:rsidRPr="00726A7F">
              <w:rPr>
                <w:b/>
                <w:bCs/>
                <w:kern w:val="19"/>
                <w:sz w:val="19"/>
              </w:rPr>
              <w:t>Section XX</w:t>
            </w:r>
          </w:p>
        </w:tc>
      </w:tr>
      <w:tr w:rsidR="0063609C" w:rsidRPr="00726A7F" w14:paraId="6352C7E3" w14:textId="77777777" w:rsidTr="00E36E41">
        <w:trPr>
          <w:trHeight w:val="283"/>
        </w:trPr>
        <w:tc>
          <w:tcPr>
            <w:tcW w:w="1510" w:type="dxa"/>
            <w:tcBorders>
              <w:top w:val="single" w:sz="4" w:space="0" w:color="auto"/>
              <w:left w:val="single" w:sz="4" w:space="0" w:color="auto"/>
              <w:bottom w:val="single" w:sz="4" w:space="0" w:color="auto"/>
              <w:right w:val="single" w:sz="4" w:space="0" w:color="auto"/>
            </w:tcBorders>
            <w:vAlign w:val="center"/>
          </w:tcPr>
          <w:p w14:paraId="4BEC888B" w14:textId="77777777" w:rsidR="0063609C" w:rsidRPr="00726A7F" w:rsidRDefault="0063609C" w:rsidP="00E36E41">
            <w:pPr>
              <w:spacing w:before="60" w:after="60" w:line="264" w:lineRule="auto"/>
              <w:jc w:val="left"/>
              <w:rPr>
                <w:kern w:val="19"/>
                <w:sz w:val="19"/>
              </w:rPr>
            </w:pPr>
            <w:commentRangeStart w:id="137"/>
            <w:r w:rsidRPr="00726A7F">
              <w:rPr>
                <w:kern w:val="19"/>
                <w:sz w:val="19"/>
              </w:rPr>
              <w:t>Chloride in Background</w:t>
            </w:r>
          </w:p>
        </w:tc>
        <w:tc>
          <w:tcPr>
            <w:tcW w:w="1609" w:type="dxa"/>
            <w:tcBorders>
              <w:top w:val="single" w:sz="4" w:space="0" w:color="auto"/>
              <w:left w:val="single" w:sz="4" w:space="0" w:color="auto"/>
              <w:bottom w:val="single" w:sz="4" w:space="0" w:color="auto"/>
              <w:right w:val="single" w:sz="4" w:space="0" w:color="auto"/>
            </w:tcBorders>
            <w:vAlign w:val="center"/>
          </w:tcPr>
          <w:p w14:paraId="4C3F26D2" w14:textId="77777777" w:rsidR="0063609C" w:rsidRPr="00726A7F" w:rsidRDefault="0063609C" w:rsidP="00E36E41">
            <w:pPr>
              <w:spacing w:before="60" w:after="60" w:line="264" w:lineRule="auto"/>
              <w:jc w:val="left"/>
              <w:rPr>
                <w:kern w:val="19"/>
                <w:sz w:val="19"/>
              </w:rPr>
            </w:pPr>
            <w:r w:rsidRPr="00726A7F">
              <w:rPr>
                <w:kern w:val="19"/>
                <w:sz w:val="19"/>
              </w:rPr>
              <w:t>Procedural</w:t>
            </w:r>
          </w:p>
        </w:tc>
        <w:tc>
          <w:tcPr>
            <w:tcW w:w="4953" w:type="dxa"/>
            <w:tcBorders>
              <w:top w:val="single" w:sz="4" w:space="0" w:color="auto"/>
              <w:left w:val="single" w:sz="4" w:space="0" w:color="auto"/>
              <w:bottom w:val="single" w:sz="4" w:space="0" w:color="auto"/>
              <w:right w:val="single" w:sz="4" w:space="0" w:color="auto"/>
            </w:tcBorders>
            <w:vAlign w:val="center"/>
          </w:tcPr>
          <w:p w14:paraId="2DC11677" w14:textId="77777777" w:rsidR="0063609C" w:rsidRPr="00726A7F" w:rsidRDefault="0063609C" w:rsidP="00E36E41">
            <w:pPr>
              <w:spacing w:before="60" w:after="60" w:line="264" w:lineRule="auto"/>
              <w:jc w:val="left"/>
              <w:rPr>
                <w:kern w:val="19"/>
                <w:sz w:val="19"/>
              </w:rPr>
            </w:pPr>
            <w:r w:rsidRPr="00726A7F">
              <w:rPr>
                <w:kern w:val="19"/>
                <w:sz w:val="19"/>
              </w:rPr>
              <w:t>Elevated chloride concentrations were identified in the outlying background boreholes. A review of the historical activities and site-specific information concluded that the concentrations were due to naturally occurring conditions.</w:t>
            </w:r>
          </w:p>
        </w:tc>
        <w:tc>
          <w:tcPr>
            <w:tcW w:w="1669" w:type="dxa"/>
            <w:tcBorders>
              <w:top w:val="single" w:sz="4" w:space="0" w:color="auto"/>
              <w:left w:val="single" w:sz="4" w:space="0" w:color="auto"/>
              <w:bottom w:val="single" w:sz="4" w:space="0" w:color="auto"/>
              <w:right w:val="single" w:sz="4" w:space="0" w:color="auto"/>
            </w:tcBorders>
            <w:vAlign w:val="center"/>
          </w:tcPr>
          <w:p w14:paraId="63879457" w14:textId="77777777" w:rsidR="0063609C" w:rsidRPr="00726A7F" w:rsidRDefault="0063609C" w:rsidP="00E36E41">
            <w:pPr>
              <w:spacing w:before="60" w:after="60" w:line="264" w:lineRule="auto"/>
              <w:jc w:val="left"/>
              <w:rPr>
                <w:b/>
                <w:bCs/>
                <w:kern w:val="19"/>
                <w:sz w:val="19"/>
              </w:rPr>
            </w:pPr>
            <w:r w:rsidRPr="00726A7F">
              <w:rPr>
                <w:b/>
                <w:bCs/>
                <w:kern w:val="19"/>
                <w:sz w:val="19"/>
              </w:rPr>
              <w:t>Section XX</w:t>
            </w:r>
            <w:commentRangeEnd w:id="137"/>
            <w:r w:rsidRPr="00726A7F">
              <w:rPr>
                <w:rStyle w:val="CommentReference"/>
                <w:b/>
                <w:bCs/>
                <w:kern w:val="19"/>
                <w:sz w:val="19"/>
                <w:szCs w:val="22"/>
              </w:rPr>
              <w:commentReference w:id="137"/>
            </w:r>
          </w:p>
        </w:tc>
      </w:tr>
      <w:tr w:rsidR="0063609C" w:rsidRPr="00726A7F" w14:paraId="16D8AFD1" w14:textId="77777777" w:rsidTr="00E36E41">
        <w:trPr>
          <w:trHeight w:val="283"/>
        </w:trPr>
        <w:tc>
          <w:tcPr>
            <w:tcW w:w="1510" w:type="dxa"/>
            <w:tcBorders>
              <w:top w:val="single" w:sz="4" w:space="0" w:color="auto"/>
              <w:left w:val="single" w:sz="4" w:space="0" w:color="auto"/>
              <w:bottom w:val="single" w:sz="4" w:space="0" w:color="auto"/>
              <w:right w:val="single" w:sz="4" w:space="0" w:color="auto"/>
            </w:tcBorders>
            <w:vAlign w:val="center"/>
          </w:tcPr>
          <w:p w14:paraId="79CB3A16" w14:textId="77777777" w:rsidR="0063609C" w:rsidRPr="00726A7F" w:rsidRDefault="0063609C" w:rsidP="00E36E41">
            <w:pPr>
              <w:spacing w:before="60" w:after="60" w:line="264" w:lineRule="auto"/>
              <w:jc w:val="left"/>
              <w:rPr>
                <w:kern w:val="19"/>
                <w:sz w:val="19"/>
              </w:rPr>
            </w:pPr>
          </w:p>
        </w:tc>
        <w:tc>
          <w:tcPr>
            <w:tcW w:w="1609" w:type="dxa"/>
            <w:tcBorders>
              <w:top w:val="single" w:sz="4" w:space="0" w:color="auto"/>
              <w:left w:val="single" w:sz="4" w:space="0" w:color="auto"/>
              <w:bottom w:val="single" w:sz="4" w:space="0" w:color="auto"/>
              <w:right w:val="single" w:sz="4" w:space="0" w:color="auto"/>
            </w:tcBorders>
            <w:vAlign w:val="center"/>
          </w:tcPr>
          <w:p w14:paraId="04804A0B" w14:textId="77777777" w:rsidR="0063609C" w:rsidRPr="00726A7F" w:rsidRDefault="0063609C" w:rsidP="00E36E41">
            <w:pPr>
              <w:spacing w:before="60" w:after="60" w:line="264" w:lineRule="auto"/>
              <w:jc w:val="left"/>
              <w:rPr>
                <w:kern w:val="19"/>
                <w:sz w:val="19"/>
              </w:rPr>
            </w:pPr>
          </w:p>
        </w:tc>
        <w:tc>
          <w:tcPr>
            <w:tcW w:w="4953" w:type="dxa"/>
            <w:tcBorders>
              <w:top w:val="single" w:sz="4" w:space="0" w:color="auto"/>
              <w:left w:val="single" w:sz="4" w:space="0" w:color="auto"/>
              <w:bottom w:val="single" w:sz="4" w:space="0" w:color="auto"/>
              <w:right w:val="single" w:sz="4" w:space="0" w:color="auto"/>
            </w:tcBorders>
            <w:vAlign w:val="center"/>
          </w:tcPr>
          <w:p w14:paraId="48A538C6" w14:textId="77777777" w:rsidR="0063609C" w:rsidRPr="00726A7F" w:rsidRDefault="0063609C" w:rsidP="00E36E41">
            <w:pPr>
              <w:spacing w:before="60" w:after="60" w:line="264" w:lineRule="auto"/>
              <w:jc w:val="left"/>
              <w:rPr>
                <w:kern w:val="19"/>
                <w:sz w:val="19"/>
              </w:rPr>
            </w:pPr>
          </w:p>
        </w:tc>
        <w:tc>
          <w:tcPr>
            <w:tcW w:w="1669" w:type="dxa"/>
            <w:tcBorders>
              <w:top w:val="single" w:sz="4" w:space="0" w:color="auto"/>
              <w:left w:val="single" w:sz="4" w:space="0" w:color="auto"/>
              <w:bottom w:val="single" w:sz="4" w:space="0" w:color="auto"/>
              <w:right w:val="single" w:sz="4" w:space="0" w:color="auto"/>
            </w:tcBorders>
            <w:vAlign w:val="center"/>
          </w:tcPr>
          <w:p w14:paraId="057FE74A" w14:textId="77777777" w:rsidR="0063609C" w:rsidRPr="00726A7F" w:rsidRDefault="0063609C" w:rsidP="00E36E41">
            <w:pPr>
              <w:spacing w:before="60" w:after="60" w:line="264" w:lineRule="auto"/>
              <w:jc w:val="left"/>
              <w:rPr>
                <w:b/>
                <w:bCs/>
                <w:kern w:val="19"/>
                <w:sz w:val="19"/>
              </w:rPr>
            </w:pPr>
          </w:p>
        </w:tc>
      </w:tr>
      <w:tr w:rsidR="0063609C" w:rsidRPr="00726A7F" w14:paraId="5C29D3EA" w14:textId="77777777" w:rsidTr="00E36E41">
        <w:trPr>
          <w:trHeight w:val="283"/>
        </w:trPr>
        <w:tc>
          <w:tcPr>
            <w:tcW w:w="1510" w:type="dxa"/>
            <w:tcBorders>
              <w:top w:val="single" w:sz="4" w:space="0" w:color="auto"/>
              <w:left w:val="single" w:sz="4" w:space="0" w:color="auto"/>
              <w:bottom w:val="single" w:sz="4" w:space="0" w:color="auto"/>
              <w:right w:val="single" w:sz="4" w:space="0" w:color="auto"/>
            </w:tcBorders>
            <w:vAlign w:val="center"/>
          </w:tcPr>
          <w:p w14:paraId="11DDA5AB" w14:textId="77777777" w:rsidR="0063609C" w:rsidRPr="00726A7F" w:rsidRDefault="0063609C" w:rsidP="00E36E41">
            <w:pPr>
              <w:spacing w:before="60" w:after="60" w:line="264" w:lineRule="auto"/>
              <w:jc w:val="left"/>
              <w:rPr>
                <w:kern w:val="19"/>
                <w:sz w:val="19"/>
              </w:rPr>
            </w:pPr>
          </w:p>
        </w:tc>
        <w:tc>
          <w:tcPr>
            <w:tcW w:w="1609" w:type="dxa"/>
            <w:tcBorders>
              <w:top w:val="single" w:sz="4" w:space="0" w:color="auto"/>
              <w:left w:val="single" w:sz="4" w:space="0" w:color="auto"/>
              <w:bottom w:val="single" w:sz="4" w:space="0" w:color="auto"/>
              <w:right w:val="single" w:sz="4" w:space="0" w:color="auto"/>
            </w:tcBorders>
            <w:vAlign w:val="center"/>
          </w:tcPr>
          <w:p w14:paraId="7F294232" w14:textId="77777777" w:rsidR="0063609C" w:rsidRPr="00726A7F" w:rsidRDefault="0063609C" w:rsidP="00E36E41">
            <w:pPr>
              <w:spacing w:before="60" w:after="60" w:line="264" w:lineRule="auto"/>
              <w:jc w:val="left"/>
              <w:rPr>
                <w:kern w:val="19"/>
                <w:sz w:val="19"/>
              </w:rPr>
            </w:pPr>
          </w:p>
        </w:tc>
        <w:tc>
          <w:tcPr>
            <w:tcW w:w="4953" w:type="dxa"/>
            <w:tcBorders>
              <w:top w:val="single" w:sz="4" w:space="0" w:color="auto"/>
              <w:left w:val="single" w:sz="4" w:space="0" w:color="auto"/>
              <w:bottom w:val="single" w:sz="4" w:space="0" w:color="auto"/>
              <w:right w:val="single" w:sz="4" w:space="0" w:color="auto"/>
            </w:tcBorders>
            <w:vAlign w:val="center"/>
          </w:tcPr>
          <w:p w14:paraId="6CDD7764" w14:textId="77777777" w:rsidR="0063609C" w:rsidRPr="00726A7F" w:rsidRDefault="0063609C" w:rsidP="00E36E41">
            <w:pPr>
              <w:spacing w:before="60" w:after="60" w:line="264" w:lineRule="auto"/>
              <w:jc w:val="left"/>
              <w:rPr>
                <w:kern w:val="19"/>
                <w:sz w:val="19"/>
              </w:rPr>
            </w:pPr>
          </w:p>
        </w:tc>
        <w:tc>
          <w:tcPr>
            <w:tcW w:w="1669" w:type="dxa"/>
            <w:tcBorders>
              <w:top w:val="single" w:sz="4" w:space="0" w:color="auto"/>
              <w:left w:val="single" w:sz="4" w:space="0" w:color="auto"/>
              <w:bottom w:val="single" w:sz="4" w:space="0" w:color="auto"/>
              <w:right w:val="single" w:sz="4" w:space="0" w:color="auto"/>
            </w:tcBorders>
            <w:vAlign w:val="center"/>
          </w:tcPr>
          <w:p w14:paraId="073A21A8" w14:textId="77777777" w:rsidR="0063609C" w:rsidRPr="00726A7F" w:rsidRDefault="0063609C" w:rsidP="00E36E41">
            <w:pPr>
              <w:spacing w:before="60" w:after="60" w:line="264" w:lineRule="auto"/>
              <w:jc w:val="left"/>
              <w:rPr>
                <w:b/>
                <w:bCs/>
                <w:kern w:val="19"/>
                <w:sz w:val="19"/>
              </w:rPr>
            </w:pPr>
          </w:p>
        </w:tc>
      </w:tr>
    </w:tbl>
    <w:p w14:paraId="5A0D1210" w14:textId="77777777" w:rsidR="00FE1BDC" w:rsidRPr="00BF3FC0" w:rsidRDefault="00FE1BDC" w:rsidP="00812046">
      <w:pPr>
        <w:pStyle w:val="SmallTitles"/>
      </w:pPr>
    </w:p>
    <w:p w14:paraId="6A875475" w14:textId="7BA5B040" w:rsidR="006313EA" w:rsidRDefault="006313EA" w:rsidP="006313EA">
      <w:pPr>
        <w:pStyle w:val="BodyParagraph"/>
      </w:pPr>
      <w:r>
        <w:t>&lt;INSERT_72_JUSTIFICATION_END&gt;</w:t>
      </w:r>
    </w:p>
    <w:p w14:paraId="705C102A" w14:textId="77777777" w:rsidR="00036ADE" w:rsidRPr="00BF3FC0" w:rsidRDefault="00036ADE" w:rsidP="002231FD">
      <w:pPr>
        <w:sectPr w:rsidR="00036ADE" w:rsidRPr="00BF3FC0" w:rsidSect="002A0F03">
          <w:footerReference w:type="default" r:id="rId23"/>
          <w:pgSz w:w="12240" w:h="15840" w:code="1"/>
          <w:pgMar w:top="1247" w:right="1247" w:bottom="1247" w:left="1247" w:header="624" w:footer="624" w:gutter="0"/>
          <w:pgNumType w:start="1"/>
          <w:cols w:space="708"/>
          <w:docGrid w:linePitch="360"/>
        </w:sectPr>
      </w:pPr>
    </w:p>
    <w:p w14:paraId="763868A1" w14:textId="51F6352D" w:rsidR="004E30A0" w:rsidRDefault="00F251D7" w:rsidP="002B79A3">
      <w:pPr>
        <w:pStyle w:val="In-TextTables"/>
      </w:pPr>
      <w:r w:rsidRPr="00BF3FC0">
        <w:lastRenderedPageBreak/>
        <w:t xml:space="preserve">Table </w:t>
      </w:r>
      <w:fldSimple w:instr=" SEQ Table \* ARABIC ">
        <w:r w:rsidR="00E06128">
          <w:rPr>
            <w:noProof/>
          </w:rPr>
          <w:t>7</w:t>
        </w:r>
      </w:fldSimple>
      <w:r w:rsidR="002B79A3" w:rsidRPr="00BF3FC0">
        <w:t>:</w:t>
      </w:r>
      <w:r w:rsidR="008E6737" w:rsidRPr="00BF3FC0">
        <w:t xml:space="preserve"> Residual </w:t>
      </w:r>
      <w:r w:rsidR="007059A3" w:rsidRPr="00BF3FC0">
        <w:t xml:space="preserve">Site </w:t>
      </w:r>
      <w:r w:rsidR="008E6737" w:rsidRPr="00BF3FC0">
        <w:t>Exceedances</w:t>
      </w:r>
    </w:p>
    <w:p w14:paraId="3A4882F4" w14:textId="7E1BB557" w:rsidR="00FE2231" w:rsidRPr="00FE2231" w:rsidRDefault="00FE2231" w:rsidP="002B79A3">
      <w:pPr>
        <w:pStyle w:val="In-TextTables"/>
        <w:rPr>
          <w:b w:val="0"/>
          <w:bCs w:val="0"/>
        </w:rPr>
      </w:pPr>
      <w:r w:rsidRPr="00FE2231">
        <w:rPr>
          <w:b w:val="0"/>
          <w:bCs w:val="0"/>
        </w:rPr>
        <w:t>&lt;INSERT_72_RESIDUAL_TABLE&gt;</w:t>
      </w:r>
    </w:p>
    <w:tbl>
      <w:tblPr>
        <w:tblW w:w="5000" w:type="pct"/>
        <w:tblLayout w:type="fixed"/>
        <w:tblLook w:val="04A0" w:firstRow="1" w:lastRow="0" w:firstColumn="1" w:lastColumn="0" w:noHBand="0" w:noVBand="1"/>
      </w:tblPr>
      <w:tblGrid>
        <w:gridCol w:w="2151"/>
        <w:gridCol w:w="1437"/>
        <w:gridCol w:w="2514"/>
        <w:gridCol w:w="2154"/>
        <w:gridCol w:w="1706"/>
        <w:gridCol w:w="1706"/>
        <w:gridCol w:w="1497"/>
        <w:gridCol w:w="1497"/>
        <w:gridCol w:w="1497"/>
        <w:gridCol w:w="1497"/>
      </w:tblGrid>
      <w:tr w:rsidR="00824D9F" w:rsidRPr="00BF3FC0" w14:paraId="320568C6" w14:textId="77777777" w:rsidTr="00824D9F">
        <w:trPr>
          <w:cantSplit/>
          <w:trHeight w:val="340"/>
        </w:trPr>
        <w:tc>
          <w:tcPr>
            <w:tcW w:w="609" w:type="pct"/>
            <w:tcBorders>
              <w:top w:val="single" w:sz="4" w:space="0" w:color="auto"/>
              <w:left w:val="single" w:sz="4" w:space="0" w:color="auto"/>
              <w:bottom w:val="single" w:sz="4" w:space="0" w:color="auto"/>
            </w:tcBorders>
            <w:shd w:val="clear" w:color="auto" w:fill="52796F"/>
            <w:noWrap/>
            <w:vAlign w:val="center"/>
            <w:hideMark/>
          </w:tcPr>
          <w:p w14:paraId="07959593" w14:textId="77777777" w:rsidR="00824D9F" w:rsidRPr="00BF3FC0" w:rsidRDefault="00824D9F" w:rsidP="00D84A9E">
            <w:pPr>
              <w:spacing w:before="0" w:after="0" w:line="240" w:lineRule="auto"/>
              <w:jc w:val="center"/>
              <w:rPr>
                <w:rFonts w:eastAsia="Times New Roman" w:cs="Arial"/>
                <w:b/>
                <w:bCs/>
                <w:color w:val="FFFFFF" w:themeColor="background1"/>
                <w:sz w:val="19"/>
                <w:szCs w:val="19"/>
                <w:lang w:eastAsia="en-CA"/>
              </w:rPr>
            </w:pPr>
            <w:r w:rsidRPr="00BF3FC0">
              <w:rPr>
                <w:rFonts w:cs="Arial"/>
                <w:b/>
                <w:bCs/>
                <w:color w:val="FFFFFF" w:themeColor="background1"/>
                <w:sz w:val="19"/>
                <w:szCs w:val="19"/>
                <w:lang w:eastAsia="en-CA"/>
              </w:rPr>
              <w:t>Location</w:t>
            </w:r>
          </w:p>
        </w:tc>
        <w:tc>
          <w:tcPr>
            <w:tcW w:w="407" w:type="pct"/>
            <w:tcBorders>
              <w:top w:val="single" w:sz="4" w:space="0" w:color="auto"/>
              <w:bottom w:val="single" w:sz="4" w:space="0" w:color="auto"/>
            </w:tcBorders>
            <w:shd w:val="clear" w:color="auto" w:fill="52796F"/>
            <w:vAlign w:val="center"/>
            <w:hideMark/>
          </w:tcPr>
          <w:p w14:paraId="2C739D11" w14:textId="4DE72873" w:rsidR="00824D9F" w:rsidRPr="00BF3FC0" w:rsidRDefault="00824D9F" w:rsidP="00D84A9E">
            <w:pPr>
              <w:spacing w:before="0" w:after="0" w:line="240" w:lineRule="auto"/>
              <w:jc w:val="center"/>
              <w:rPr>
                <w:rFonts w:eastAsia="Times New Roman" w:cs="Arial"/>
                <w:b/>
                <w:bCs/>
                <w:color w:val="FFFFFF" w:themeColor="background1"/>
                <w:sz w:val="19"/>
                <w:szCs w:val="19"/>
                <w:lang w:eastAsia="en-CA"/>
              </w:rPr>
            </w:pPr>
            <w:r w:rsidRPr="00BF3FC0">
              <w:rPr>
                <w:rFonts w:cs="Arial"/>
                <w:b/>
                <w:bCs/>
                <w:color w:val="FFFFFF" w:themeColor="background1"/>
                <w:sz w:val="19"/>
                <w:szCs w:val="19"/>
                <w:lang w:eastAsia="en-CA"/>
              </w:rPr>
              <w:t xml:space="preserve">Depth </w:t>
            </w:r>
            <w:r w:rsidRPr="00BF3FC0">
              <w:rPr>
                <w:rFonts w:eastAsia="Times New Roman" w:cs="Arial"/>
                <w:b/>
                <w:bCs/>
                <w:color w:val="FFFFFF" w:themeColor="background1"/>
                <w:sz w:val="19"/>
                <w:szCs w:val="19"/>
                <w:lang w:eastAsia="en-CA"/>
              </w:rPr>
              <w:t>(m)</w:t>
            </w:r>
          </w:p>
        </w:tc>
        <w:tc>
          <w:tcPr>
            <w:tcW w:w="712" w:type="pct"/>
            <w:tcBorders>
              <w:top w:val="single" w:sz="4" w:space="0" w:color="auto"/>
              <w:bottom w:val="single" w:sz="4" w:space="0" w:color="auto"/>
            </w:tcBorders>
            <w:shd w:val="clear" w:color="auto" w:fill="52796F"/>
            <w:noWrap/>
            <w:vAlign w:val="center"/>
            <w:hideMark/>
          </w:tcPr>
          <w:p w14:paraId="6A5D6978" w14:textId="3DC68BDB" w:rsidR="00824D9F" w:rsidRPr="00BF3FC0" w:rsidRDefault="00824D9F" w:rsidP="00D84A9E">
            <w:pPr>
              <w:spacing w:before="0" w:after="0" w:line="240" w:lineRule="auto"/>
              <w:jc w:val="center"/>
              <w:rPr>
                <w:rFonts w:eastAsia="Times New Roman" w:cs="Arial"/>
                <w:b/>
                <w:bCs/>
                <w:color w:val="FFFFFF" w:themeColor="background1"/>
                <w:sz w:val="19"/>
                <w:szCs w:val="19"/>
                <w:lang w:eastAsia="en-CA"/>
              </w:rPr>
            </w:pPr>
            <w:r w:rsidRPr="00BF3FC0">
              <w:rPr>
                <w:rFonts w:eastAsia="Times New Roman" w:cs="Arial"/>
                <w:b/>
                <w:bCs/>
                <w:color w:val="FFFFFF" w:themeColor="background1"/>
                <w:sz w:val="19"/>
                <w:szCs w:val="19"/>
                <w:lang w:eastAsia="en-CA"/>
              </w:rPr>
              <w:t>APEC</w:t>
            </w:r>
          </w:p>
        </w:tc>
        <w:tc>
          <w:tcPr>
            <w:tcW w:w="610" w:type="pct"/>
            <w:tcBorders>
              <w:top w:val="single" w:sz="4" w:space="0" w:color="auto"/>
              <w:bottom w:val="single" w:sz="4" w:space="0" w:color="auto"/>
            </w:tcBorders>
            <w:shd w:val="clear" w:color="auto" w:fill="52796F"/>
            <w:noWrap/>
            <w:vAlign w:val="center"/>
            <w:hideMark/>
          </w:tcPr>
          <w:p w14:paraId="5BC80F1B" w14:textId="77777777" w:rsidR="00824D9F" w:rsidRPr="00BF3FC0" w:rsidRDefault="00824D9F" w:rsidP="00D84A9E">
            <w:pPr>
              <w:spacing w:before="0" w:after="0" w:line="240" w:lineRule="auto"/>
              <w:jc w:val="center"/>
              <w:rPr>
                <w:rFonts w:eastAsia="Times New Roman" w:cs="Arial"/>
                <w:b/>
                <w:bCs/>
                <w:color w:val="FFFFFF" w:themeColor="background1"/>
                <w:sz w:val="19"/>
                <w:szCs w:val="19"/>
                <w:lang w:eastAsia="en-CA"/>
              </w:rPr>
            </w:pPr>
            <w:r w:rsidRPr="00BF3FC0">
              <w:rPr>
                <w:rFonts w:eastAsia="Times New Roman" w:cs="Arial"/>
                <w:b/>
                <w:bCs/>
                <w:color w:val="FFFFFF" w:themeColor="background1"/>
                <w:sz w:val="19"/>
                <w:szCs w:val="19"/>
                <w:lang w:eastAsia="en-CA"/>
              </w:rPr>
              <w:t>Parameter</w:t>
            </w:r>
          </w:p>
        </w:tc>
        <w:tc>
          <w:tcPr>
            <w:tcW w:w="483" w:type="pct"/>
            <w:tcBorders>
              <w:top w:val="single" w:sz="4" w:space="0" w:color="auto"/>
              <w:bottom w:val="single" w:sz="4" w:space="0" w:color="auto"/>
            </w:tcBorders>
            <w:shd w:val="clear" w:color="auto" w:fill="52796F"/>
            <w:noWrap/>
            <w:vAlign w:val="center"/>
            <w:hideMark/>
          </w:tcPr>
          <w:p w14:paraId="24F857AD" w14:textId="68193618" w:rsidR="00824D9F" w:rsidRPr="00BF3FC0" w:rsidRDefault="00824D9F" w:rsidP="00D84A9E">
            <w:pPr>
              <w:spacing w:before="0" w:after="0" w:line="240" w:lineRule="auto"/>
              <w:jc w:val="center"/>
              <w:rPr>
                <w:rFonts w:eastAsia="Times New Roman" w:cs="Arial"/>
                <w:b/>
                <w:bCs/>
                <w:color w:val="FFFFFF" w:themeColor="background1"/>
                <w:sz w:val="19"/>
                <w:szCs w:val="19"/>
                <w:lang w:eastAsia="en-CA"/>
              </w:rPr>
            </w:pPr>
            <w:r w:rsidRPr="00BF3FC0">
              <w:rPr>
                <w:rFonts w:eastAsia="Times New Roman" w:cs="Arial"/>
                <w:b/>
                <w:bCs/>
                <w:color w:val="FFFFFF" w:themeColor="background1"/>
                <w:sz w:val="19"/>
                <w:szCs w:val="19"/>
                <w:lang w:eastAsia="en-CA"/>
              </w:rPr>
              <w:t>Value</w:t>
            </w:r>
          </w:p>
        </w:tc>
        <w:tc>
          <w:tcPr>
            <w:tcW w:w="483" w:type="pct"/>
            <w:tcBorders>
              <w:top w:val="single" w:sz="4" w:space="0" w:color="auto"/>
              <w:bottom w:val="single" w:sz="4" w:space="0" w:color="auto"/>
              <w:right w:val="single" w:sz="4" w:space="0" w:color="auto"/>
            </w:tcBorders>
            <w:shd w:val="clear" w:color="auto" w:fill="52796F"/>
            <w:noWrap/>
            <w:vAlign w:val="center"/>
            <w:hideMark/>
          </w:tcPr>
          <w:p w14:paraId="66484BA8" w14:textId="3DD0F3EE" w:rsidR="00824D9F" w:rsidRPr="00BF3FC0" w:rsidRDefault="00824D9F" w:rsidP="00656143">
            <w:pPr>
              <w:spacing w:before="0" w:after="0" w:line="240" w:lineRule="auto"/>
              <w:jc w:val="center"/>
              <w:rPr>
                <w:rFonts w:eastAsia="Times New Roman" w:cs="Arial"/>
                <w:b/>
                <w:bCs/>
                <w:color w:val="FFFFFF" w:themeColor="background1"/>
                <w:sz w:val="19"/>
                <w:szCs w:val="19"/>
                <w:lang w:eastAsia="en-CA"/>
              </w:rPr>
            </w:pPr>
            <w:r w:rsidRPr="00BF3FC0">
              <w:rPr>
                <w:rFonts w:eastAsia="Times New Roman" w:cs="Arial"/>
                <w:b/>
                <w:bCs/>
                <w:color w:val="FFFFFF" w:themeColor="background1"/>
                <w:sz w:val="19"/>
                <w:szCs w:val="19"/>
                <w:lang w:eastAsia="en-CA"/>
              </w:rPr>
              <w:t>Guideline</w:t>
            </w:r>
          </w:p>
        </w:tc>
        <w:tc>
          <w:tcPr>
            <w:tcW w:w="424" w:type="pct"/>
            <w:tcBorders>
              <w:top w:val="single" w:sz="4" w:space="0" w:color="auto"/>
              <w:left w:val="single" w:sz="4" w:space="0" w:color="auto"/>
              <w:bottom w:val="single" w:sz="4" w:space="0" w:color="auto"/>
              <w:right w:val="single" w:sz="4" w:space="0" w:color="auto"/>
            </w:tcBorders>
            <w:shd w:val="clear" w:color="auto" w:fill="52796F"/>
          </w:tcPr>
          <w:p w14:paraId="1C657C8E" w14:textId="21A4E9B7" w:rsidR="00824D9F" w:rsidRPr="00BF3FC0" w:rsidRDefault="00824D9F" w:rsidP="00D84A9E">
            <w:pPr>
              <w:spacing w:before="0" w:after="0" w:line="240" w:lineRule="auto"/>
              <w:jc w:val="center"/>
              <w:rPr>
                <w:rFonts w:cs="Arial"/>
                <w:b/>
                <w:bCs/>
                <w:color w:val="FFFFFF" w:themeColor="background1"/>
                <w:sz w:val="19"/>
                <w:szCs w:val="19"/>
                <w:lang w:eastAsia="en-CA"/>
              </w:rPr>
            </w:pPr>
            <w:r w:rsidRPr="00BF3FC0">
              <w:rPr>
                <w:rFonts w:cs="Arial"/>
                <w:b/>
                <w:bCs/>
                <w:color w:val="FFFFFF" w:themeColor="background1"/>
                <w:sz w:val="19"/>
                <w:szCs w:val="19"/>
                <w:lang w:eastAsia="en-CA"/>
              </w:rPr>
              <w:t>Chloride (mg/L)</w:t>
            </w:r>
          </w:p>
        </w:tc>
        <w:tc>
          <w:tcPr>
            <w:tcW w:w="424" w:type="pct"/>
            <w:tcBorders>
              <w:top w:val="single" w:sz="4" w:space="0" w:color="auto"/>
              <w:left w:val="single" w:sz="4" w:space="0" w:color="auto"/>
              <w:bottom w:val="single" w:sz="4" w:space="0" w:color="auto"/>
            </w:tcBorders>
            <w:shd w:val="clear" w:color="auto" w:fill="52796F"/>
            <w:noWrap/>
            <w:vAlign w:val="center"/>
            <w:hideMark/>
          </w:tcPr>
          <w:p w14:paraId="7E8B54A1" w14:textId="301478A7" w:rsidR="00824D9F" w:rsidRPr="00BF3FC0" w:rsidRDefault="00824D9F" w:rsidP="00D84A9E">
            <w:pPr>
              <w:spacing w:before="0" w:after="0" w:line="240" w:lineRule="auto"/>
              <w:jc w:val="center"/>
              <w:rPr>
                <w:rFonts w:eastAsia="Times New Roman" w:cs="Arial"/>
                <w:b/>
                <w:bCs/>
                <w:color w:val="FFFFFF" w:themeColor="background1"/>
                <w:sz w:val="19"/>
                <w:szCs w:val="19"/>
                <w:lang w:eastAsia="en-CA"/>
              </w:rPr>
            </w:pPr>
            <w:r w:rsidRPr="00BF3FC0">
              <w:rPr>
                <w:rFonts w:cs="Arial"/>
                <w:b/>
                <w:bCs/>
                <w:color w:val="FFFFFF" w:themeColor="background1"/>
                <w:sz w:val="19"/>
                <w:szCs w:val="19"/>
                <w:lang w:eastAsia="en-CA"/>
              </w:rPr>
              <w:t>Section</w:t>
            </w:r>
          </w:p>
        </w:tc>
        <w:tc>
          <w:tcPr>
            <w:tcW w:w="424" w:type="pct"/>
            <w:tcBorders>
              <w:top w:val="single" w:sz="4" w:space="0" w:color="auto"/>
              <w:bottom w:val="single" w:sz="4" w:space="0" w:color="auto"/>
            </w:tcBorders>
            <w:shd w:val="clear" w:color="auto" w:fill="52796F"/>
            <w:noWrap/>
            <w:vAlign w:val="center"/>
            <w:hideMark/>
          </w:tcPr>
          <w:p w14:paraId="423A9435" w14:textId="5F36B784" w:rsidR="00824D9F" w:rsidRPr="00BF3FC0" w:rsidRDefault="00824D9F" w:rsidP="00D84A9E">
            <w:pPr>
              <w:spacing w:before="0" w:after="0" w:line="240" w:lineRule="auto"/>
              <w:jc w:val="center"/>
              <w:rPr>
                <w:rFonts w:eastAsia="Times New Roman" w:cs="Arial"/>
                <w:b/>
                <w:bCs/>
                <w:color w:val="FFFFFF" w:themeColor="background1"/>
                <w:sz w:val="19"/>
                <w:szCs w:val="19"/>
                <w:lang w:eastAsia="en-CA"/>
              </w:rPr>
            </w:pPr>
            <w:r w:rsidRPr="00BF3FC0">
              <w:rPr>
                <w:rFonts w:eastAsia="Times New Roman" w:cs="Arial"/>
                <w:b/>
                <w:bCs/>
                <w:color w:val="FFFFFF" w:themeColor="background1"/>
                <w:sz w:val="19"/>
                <w:szCs w:val="19"/>
                <w:lang w:eastAsia="en-CA"/>
              </w:rPr>
              <w:t>Figure</w:t>
            </w:r>
          </w:p>
        </w:tc>
        <w:tc>
          <w:tcPr>
            <w:tcW w:w="424" w:type="pct"/>
            <w:tcBorders>
              <w:top w:val="single" w:sz="4" w:space="0" w:color="auto"/>
              <w:bottom w:val="single" w:sz="4" w:space="0" w:color="auto"/>
              <w:right w:val="single" w:sz="4" w:space="0" w:color="auto"/>
            </w:tcBorders>
            <w:shd w:val="clear" w:color="auto" w:fill="52796F"/>
            <w:noWrap/>
            <w:vAlign w:val="center"/>
            <w:hideMark/>
          </w:tcPr>
          <w:p w14:paraId="5C54887F" w14:textId="7F01FDA5" w:rsidR="00824D9F" w:rsidRPr="00BF3FC0" w:rsidRDefault="00824D9F" w:rsidP="00D84A9E">
            <w:pPr>
              <w:spacing w:before="0" w:after="0" w:line="240" w:lineRule="auto"/>
              <w:jc w:val="center"/>
              <w:rPr>
                <w:rFonts w:eastAsia="Times New Roman" w:cs="Arial"/>
                <w:b/>
                <w:bCs/>
                <w:color w:val="FFFFFF" w:themeColor="background1"/>
                <w:sz w:val="19"/>
                <w:szCs w:val="19"/>
                <w:lang w:eastAsia="en-CA"/>
              </w:rPr>
            </w:pPr>
            <w:r w:rsidRPr="00BF3FC0">
              <w:rPr>
                <w:rFonts w:eastAsia="Times New Roman" w:cs="Arial"/>
                <w:b/>
                <w:bCs/>
                <w:color w:val="FFFFFF" w:themeColor="background1"/>
                <w:sz w:val="19"/>
                <w:szCs w:val="19"/>
                <w:lang w:eastAsia="en-CA"/>
              </w:rPr>
              <w:t>Table</w:t>
            </w:r>
          </w:p>
        </w:tc>
      </w:tr>
      <w:tr w:rsidR="00824D9F" w:rsidRPr="00BF3FC0" w14:paraId="63D5200F" w14:textId="77777777" w:rsidTr="00824D9F">
        <w:trPr>
          <w:cantSplit/>
          <w:trHeight w:val="283"/>
        </w:trPr>
        <w:tc>
          <w:tcPr>
            <w:tcW w:w="609" w:type="pct"/>
            <w:tcBorders>
              <w:top w:val="single" w:sz="4" w:space="0" w:color="auto"/>
              <w:left w:val="single" w:sz="4" w:space="0" w:color="auto"/>
              <w:right w:val="single" w:sz="4" w:space="0" w:color="auto"/>
            </w:tcBorders>
            <w:noWrap/>
            <w:vAlign w:val="center"/>
          </w:tcPr>
          <w:p w14:paraId="14913858" w14:textId="77777777" w:rsidR="00824D9F" w:rsidRPr="00BF3FC0" w:rsidRDefault="00824D9F" w:rsidP="00DD75B9">
            <w:pPr>
              <w:pStyle w:val="ListParagraph"/>
              <w:spacing w:before="0" w:after="0" w:line="288" w:lineRule="auto"/>
              <w:jc w:val="center"/>
              <w:rPr>
                <w:rFonts w:cs="Arial"/>
                <w:szCs w:val="19"/>
                <w:lang w:val="en-CA"/>
              </w:rPr>
            </w:pPr>
            <w:r w:rsidRPr="00BF3FC0">
              <w:rPr>
                <w:rFonts w:cs="Arial"/>
                <w:szCs w:val="19"/>
                <w:lang w:val="en-CA"/>
              </w:rPr>
              <w:t>BH119-11</w:t>
            </w:r>
          </w:p>
        </w:tc>
        <w:tc>
          <w:tcPr>
            <w:tcW w:w="407" w:type="pct"/>
            <w:tcBorders>
              <w:top w:val="single" w:sz="4" w:space="0" w:color="auto"/>
              <w:left w:val="nil"/>
              <w:right w:val="single" w:sz="4" w:space="0" w:color="auto"/>
            </w:tcBorders>
            <w:noWrap/>
            <w:vAlign w:val="center"/>
          </w:tcPr>
          <w:p w14:paraId="222B353A" w14:textId="77777777" w:rsidR="00824D9F" w:rsidRPr="00BF3FC0" w:rsidRDefault="00824D9F" w:rsidP="00D84A9E">
            <w:pPr>
              <w:pStyle w:val="ListParagraph"/>
              <w:spacing w:before="0" w:after="0" w:line="288" w:lineRule="auto"/>
              <w:jc w:val="center"/>
              <w:rPr>
                <w:rFonts w:cs="Arial"/>
                <w:szCs w:val="19"/>
                <w:lang w:val="en-CA"/>
              </w:rPr>
            </w:pPr>
            <w:r w:rsidRPr="00BF3FC0">
              <w:rPr>
                <w:rFonts w:cs="Arial"/>
                <w:szCs w:val="19"/>
                <w:lang w:val="en-CA"/>
              </w:rPr>
              <w:t>0.75</w:t>
            </w:r>
          </w:p>
        </w:tc>
        <w:tc>
          <w:tcPr>
            <w:tcW w:w="712" w:type="pct"/>
            <w:tcBorders>
              <w:top w:val="single" w:sz="4" w:space="0" w:color="auto"/>
              <w:left w:val="nil"/>
              <w:right w:val="single" w:sz="4" w:space="0" w:color="auto"/>
            </w:tcBorders>
            <w:noWrap/>
            <w:vAlign w:val="center"/>
          </w:tcPr>
          <w:p w14:paraId="6EA5C0D1" w14:textId="3E16DBC4" w:rsidR="00824D9F" w:rsidRPr="00BF3FC0" w:rsidRDefault="00824D9F" w:rsidP="00D84A9E">
            <w:pPr>
              <w:pStyle w:val="ListParagraph"/>
              <w:spacing w:before="0" w:after="0" w:line="288" w:lineRule="auto"/>
              <w:jc w:val="center"/>
              <w:rPr>
                <w:lang w:val="en-CA"/>
              </w:rPr>
            </w:pPr>
            <w:r w:rsidRPr="00BF3FC0">
              <w:rPr>
                <w:lang w:val="en-CA"/>
              </w:rPr>
              <w:t>DWDA</w:t>
            </w:r>
          </w:p>
        </w:tc>
        <w:tc>
          <w:tcPr>
            <w:tcW w:w="610" w:type="pct"/>
            <w:tcBorders>
              <w:top w:val="single" w:sz="4" w:space="0" w:color="auto"/>
              <w:left w:val="nil"/>
              <w:right w:val="single" w:sz="4" w:space="0" w:color="auto"/>
            </w:tcBorders>
            <w:noWrap/>
            <w:vAlign w:val="center"/>
          </w:tcPr>
          <w:p w14:paraId="0CAE7427" w14:textId="2AF2E53C" w:rsidR="00824D9F" w:rsidRPr="00BF3FC0" w:rsidRDefault="00824D9F" w:rsidP="00D84A9E">
            <w:pPr>
              <w:pStyle w:val="ListParagraph"/>
              <w:spacing w:before="0" w:after="0" w:line="288" w:lineRule="auto"/>
              <w:jc w:val="center"/>
              <w:rPr>
                <w:rFonts w:cs="Arial"/>
                <w:szCs w:val="19"/>
                <w:lang w:val="en-CA"/>
              </w:rPr>
            </w:pPr>
            <w:r w:rsidRPr="00BF3FC0">
              <w:rPr>
                <w:rFonts w:cs="Arial"/>
                <w:szCs w:val="19"/>
                <w:lang w:val="en-CA"/>
              </w:rPr>
              <w:t>EC (dS/m)</w:t>
            </w:r>
          </w:p>
        </w:tc>
        <w:tc>
          <w:tcPr>
            <w:tcW w:w="483" w:type="pct"/>
            <w:tcBorders>
              <w:top w:val="single" w:sz="4" w:space="0" w:color="auto"/>
              <w:left w:val="nil"/>
              <w:right w:val="single" w:sz="4" w:space="0" w:color="auto"/>
            </w:tcBorders>
            <w:noWrap/>
            <w:vAlign w:val="center"/>
          </w:tcPr>
          <w:p w14:paraId="1BAAA0E3" w14:textId="77777777" w:rsidR="00824D9F" w:rsidRPr="00BF3FC0" w:rsidRDefault="00824D9F" w:rsidP="00D84A9E">
            <w:pPr>
              <w:pStyle w:val="ListParagraph"/>
              <w:spacing w:before="0" w:after="0" w:line="288" w:lineRule="auto"/>
              <w:jc w:val="center"/>
              <w:rPr>
                <w:rFonts w:cs="Arial"/>
                <w:szCs w:val="19"/>
                <w:lang w:val="en-CA"/>
              </w:rPr>
            </w:pPr>
            <w:r w:rsidRPr="00BF3FC0">
              <w:rPr>
                <w:rFonts w:cs="Arial"/>
                <w:szCs w:val="19"/>
                <w:lang w:val="en-CA"/>
              </w:rPr>
              <w:t>3.6</w:t>
            </w:r>
          </w:p>
        </w:tc>
        <w:tc>
          <w:tcPr>
            <w:tcW w:w="483" w:type="pct"/>
            <w:tcBorders>
              <w:top w:val="single" w:sz="4" w:space="0" w:color="auto"/>
              <w:left w:val="nil"/>
              <w:right w:val="single" w:sz="4" w:space="0" w:color="auto"/>
            </w:tcBorders>
            <w:noWrap/>
            <w:vAlign w:val="center"/>
          </w:tcPr>
          <w:p w14:paraId="7BEAD816" w14:textId="77777777" w:rsidR="00824D9F" w:rsidRPr="00BF3FC0" w:rsidRDefault="00824D9F" w:rsidP="00D84A9E">
            <w:pPr>
              <w:pStyle w:val="ListParagraph"/>
              <w:spacing w:before="0" w:after="0" w:line="288" w:lineRule="auto"/>
              <w:jc w:val="center"/>
              <w:rPr>
                <w:rFonts w:cs="Arial"/>
                <w:szCs w:val="19"/>
                <w:lang w:val="en-CA"/>
              </w:rPr>
            </w:pPr>
            <w:r w:rsidRPr="00BF3FC0">
              <w:rPr>
                <w:rFonts w:cs="Arial"/>
                <w:szCs w:val="19"/>
                <w:lang w:val="en-CA"/>
              </w:rPr>
              <w:t>3.0</w:t>
            </w:r>
          </w:p>
        </w:tc>
        <w:tc>
          <w:tcPr>
            <w:tcW w:w="424" w:type="pct"/>
            <w:tcBorders>
              <w:top w:val="single" w:sz="4" w:space="0" w:color="auto"/>
            </w:tcBorders>
          </w:tcPr>
          <w:p w14:paraId="09D84CA1" w14:textId="4CF8C796" w:rsidR="00824D9F" w:rsidRPr="00BF3FC0" w:rsidRDefault="001E0346" w:rsidP="00D84A9E">
            <w:pPr>
              <w:pStyle w:val="ListParagraph"/>
              <w:spacing w:before="0" w:after="0" w:line="288" w:lineRule="auto"/>
              <w:jc w:val="center"/>
              <w:rPr>
                <w:rFonts w:cs="Arial"/>
                <w:szCs w:val="19"/>
                <w:lang w:val="en-CA"/>
              </w:rPr>
            </w:pPr>
            <w:r w:rsidRPr="00BF3FC0">
              <w:rPr>
                <w:rFonts w:cs="Arial"/>
                <w:szCs w:val="19"/>
                <w:lang w:val="en-CA"/>
              </w:rPr>
              <w:t>4</w:t>
            </w:r>
          </w:p>
        </w:tc>
        <w:tc>
          <w:tcPr>
            <w:tcW w:w="424" w:type="pct"/>
            <w:tcBorders>
              <w:top w:val="single" w:sz="4" w:space="0" w:color="auto"/>
              <w:left w:val="single" w:sz="4" w:space="0" w:color="auto"/>
              <w:right w:val="single" w:sz="4" w:space="0" w:color="auto"/>
            </w:tcBorders>
            <w:noWrap/>
            <w:vAlign w:val="center"/>
          </w:tcPr>
          <w:p w14:paraId="7B70C9F6" w14:textId="478D112A" w:rsidR="00824D9F" w:rsidRPr="00BF3FC0" w:rsidRDefault="00824D9F" w:rsidP="00D84A9E">
            <w:pPr>
              <w:pStyle w:val="ListParagraph"/>
              <w:spacing w:before="0" w:after="0" w:line="288" w:lineRule="auto"/>
              <w:jc w:val="center"/>
              <w:rPr>
                <w:rFonts w:cs="Arial"/>
                <w:szCs w:val="19"/>
                <w:lang w:val="en-CA"/>
              </w:rPr>
            </w:pPr>
            <w:r w:rsidRPr="00BF3FC0">
              <w:rPr>
                <w:rFonts w:cs="Arial"/>
                <w:szCs w:val="19"/>
                <w:lang w:val="en-CA"/>
              </w:rPr>
              <w:t>4.22</w:t>
            </w:r>
          </w:p>
        </w:tc>
        <w:tc>
          <w:tcPr>
            <w:tcW w:w="424" w:type="pct"/>
            <w:tcBorders>
              <w:top w:val="single" w:sz="4" w:space="0" w:color="auto"/>
              <w:left w:val="nil"/>
              <w:right w:val="single" w:sz="4" w:space="0" w:color="auto"/>
            </w:tcBorders>
            <w:noWrap/>
            <w:vAlign w:val="center"/>
          </w:tcPr>
          <w:p w14:paraId="3100D9E1" w14:textId="4416CB8E" w:rsidR="00824D9F" w:rsidRPr="00BF3FC0" w:rsidRDefault="00824D9F" w:rsidP="00D84A9E">
            <w:pPr>
              <w:pStyle w:val="ListParagraph"/>
              <w:spacing w:before="0" w:after="0" w:line="288" w:lineRule="auto"/>
              <w:jc w:val="center"/>
              <w:rPr>
                <w:rFonts w:cs="Arial"/>
                <w:szCs w:val="19"/>
                <w:lang w:val="en-CA"/>
              </w:rPr>
            </w:pPr>
            <w:r w:rsidRPr="00BF3FC0">
              <w:rPr>
                <w:rFonts w:cs="Arial"/>
                <w:szCs w:val="19"/>
                <w:lang w:val="en-CA"/>
              </w:rPr>
              <w:t>2</w:t>
            </w:r>
          </w:p>
        </w:tc>
        <w:tc>
          <w:tcPr>
            <w:tcW w:w="424" w:type="pct"/>
            <w:tcBorders>
              <w:top w:val="single" w:sz="4" w:space="0" w:color="auto"/>
              <w:left w:val="nil"/>
              <w:right w:val="single" w:sz="4" w:space="0" w:color="auto"/>
            </w:tcBorders>
            <w:noWrap/>
            <w:vAlign w:val="center"/>
          </w:tcPr>
          <w:p w14:paraId="08B35BCB" w14:textId="704E6B05" w:rsidR="00824D9F" w:rsidRPr="00BF3FC0" w:rsidRDefault="00824D9F" w:rsidP="00D84A9E">
            <w:pPr>
              <w:pStyle w:val="ListParagraph"/>
              <w:spacing w:before="0" w:after="0" w:line="288" w:lineRule="auto"/>
              <w:jc w:val="center"/>
              <w:rPr>
                <w:rFonts w:cs="Arial"/>
                <w:szCs w:val="19"/>
                <w:lang w:val="en-CA"/>
              </w:rPr>
            </w:pPr>
            <w:r w:rsidRPr="00BF3FC0">
              <w:rPr>
                <w:rFonts w:cs="Arial"/>
                <w:szCs w:val="19"/>
                <w:lang w:val="en-CA"/>
              </w:rPr>
              <w:t>4</w:t>
            </w:r>
          </w:p>
        </w:tc>
      </w:tr>
      <w:tr w:rsidR="00824D9F" w:rsidRPr="00BF3FC0" w14:paraId="71EC989F" w14:textId="77777777" w:rsidTr="00824D9F">
        <w:trPr>
          <w:cantSplit/>
          <w:trHeight w:val="283"/>
        </w:trPr>
        <w:tc>
          <w:tcPr>
            <w:tcW w:w="609" w:type="pct"/>
            <w:tcBorders>
              <w:left w:val="single" w:sz="4" w:space="0" w:color="auto"/>
              <w:right w:val="single" w:sz="4" w:space="0" w:color="auto"/>
            </w:tcBorders>
            <w:noWrap/>
            <w:vAlign w:val="center"/>
          </w:tcPr>
          <w:p w14:paraId="1CE10236" w14:textId="77777777" w:rsidR="00824D9F" w:rsidRPr="00BF3FC0" w:rsidRDefault="00824D9F" w:rsidP="00DD75B9">
            <w:pPr>
              <w:pStyle w:val="ListParagraph"/>
              <w:spacing w:before="0" w:after="0" w:line="288" w:lineRule="auto"/>
              <w:jc w:val="center"/>
              <w:rPr>
                <w:rFonts w:cs="Arial"/>
                <w:szCs w:val="19"/>
                <w:lang w:val="en-CA"/>
              </w:rPr>
            </w:pPr>
            <w:r w:rsidRPr="00BF3FC0">
              <w:rPr>
                <w:rFonts w:cs="Arial"/>
                <w:szCs w:val="19"/>
                <w:lang w:val="en-CA"/>
              </w:rPr>
              <w:t>14BH02</w:t>
            </w:r>
          </w:p>
        </w:tc>
        <w:tc>
          <w:tcPr>
            <w:tcW w:w="407" w:type="pct"/>
            <w:tcBorders>
              <w:left w:val="nil"/>
              <w:right w:val="single" w:sz="4" w:space="0" w:color="auto"/>
            </w:tcBorders>
            <w:noWrap/>
            <w:vAlign w:val="center"/>
          </w:tcPr>
          <w:p w14:paraId="7F1E8517" w14:textId="77777777" w:rsidR="00824D9F" w:rsidRPr="00BF3FC0" w:rsidRDefault="00824D9F" w:rsidP="00D84A9E">
            <w:pPr>
              <w:pStyle w:val="ListParagraph"/>
              <w:spacing w:before="0" w:after="0" w:line="288" w:lineRule="auto"/>
              <w:jc w:val="center"/>
              <w:rPr>
                <w:rFonts w:cs="Arial"/>
                <w:szCs w:val="19"/>
                <w:lang w:val="en-CA"/>
              </w:rPr>
            </w:pPr>
            <w:r w:rsidRPr="00BF3FC0">
              <w:rPr>
                <w:rFonts w:cs="Arial"/>
                <w:szCs w:val="19"/>
                <w:lang w:val="en-CA"/>
              </w:rPr>
              <w:t>0.15-0.6</w:t>
            </w:r>
          </w:p>
        </w:tc>
        <w:tc>
          <w:tcPr>
            <w:tcW w:w="712" w:type="pct"/>
            <w:tcBorders>
              <w:left w:val="nil"/>
              <w:right w:val="single" w:sz="4" w:space="0" w:color="auto"/>
            </w:tcBorders>
            <w:noWrap/>
            <w:vAlign w:val="center"/>
          </w:tcPr>
          <w:p w14:paraId="50E4BB64" w14:textId="2CAFC697" w:rsidR="00824D9F" w:rsidRPr="00BF3FC0" w:rsidRDefault="00824D9F" w:rsidP="00D84A9E">
            <w:pPr>
              <w:pStyle w:val="ListParagraph"/>
              <w:spacing w:before="0" w:after="0" w:line="288" w:lineRule="auto"/>
              <w:jc w:val="center"/>
              <w:rPr>
                <w:rFonts w:cs="Arial"/>
                <w:szCs w:val="19"/>
                <w:lang w:val="en-CA"/>
              </w:rPr>
            </w:pPr>
            <w:r w:rsidRPr="00BF3FC0">
              <w:rPr>
                <w:rFonts w:cs="Arial"/>
                <w:szCs w:val="19"/>
                <w:lang w:val="en-CA"/>
              </w:rPr>
              <w:t>Well Centre</w:t>
            </w:r>
          </w:p>
        </w:tc>
        <w:tc>
          <w:tcPr>
            <w:tcW w:w="610" w:type="pct"/>
            <w:tcBorders>
              <w:left w:val="nil"/>
              <w:right w:val="single" w:sz="4" w:space="0" w:color="auto"/>
            </w:tcBorders>
            <w:noWrap/>
            <w:vAlign w:val="center"/>
          </w:tcPr>
          <w:p w14:paraId="7C8E54CF" w14:textId="77777777" w:rsidR="00824D9F" w:rsidRPr="00BF3FC0" w:rsidRDefault="00824D9F" w:rsidP="00D84A9E">
            <w:pPr>
              <w:pStyle w:val="ListParagraph"/>
              <w:spacing w:before="0" w:after="0" w:line="288" w:lineRule="auto"/>
              <w:jc w:val="center"/>
              <w:rPr>
                <w:rFonts w:cs="Arial"/>
                <w:szCs w:val="19"/>
                <w:lang w:val="en-CA"/>
              </w:rPr>
            </w:pPr>
            <w:r w:rsidRPr="00BF3FC0">
              <w:rPr>
                <w:rFonts w:cs="Arial"/>
                <w:szCs w:val="19"/>
                <w:lang w:val="en-CA"/>
              </w:rPr>
              <w:t>SAR</w:t>
            </w:r>
          </w:p>
        </w:tc>
        <w:tc>
          <w:tcPr>
            <w:tcW w:w="483" w:type="pct"/>
            <w:tcBorders>
              <w:left w:val="nil"/>
              <w:right w:val="single" w:sz="4" w:space="0" w:color="auto"/>
            </w:tcBorders>
            <w:noWrap/>
            <w:vAlign w:val="center"/>
          </w:tcPr>
          <w:p w14:paraId="7B587338" w14:textId="77777777" w:rsidR="00824D9F" w:rsidRPr="00BF3FC0" w:rsidRDefault="00824D9F" w:rsidP="00D84A9E">
            <w:pPr>
              <w:pStyle w:val="ListParagraph"/>
              <w:spacing w:before="0" w:after="0" w:line="288" w:lineRule="auto"/>
              <w:jc w:val="center"/>
              <w:rPr>
                <w:rFonts w:cs="Arial"/>
                <w:szCs w:val="19"/>
                <w:lang w:val="en-CA"/>
              </w:rPr>
            </w:pPr>
            <w:r w:rsidRPr="00BF3FC0">
              <w:rPr>
                <w:rFonts w:cs="Arial"/>
                <w:szCs w:val="19"/>
                <w:lang w:val="en-CA"/>
              </w:rPr>
              <w:t>4.2</w:t>
            </w:r>
          </w:p>
        </w:tc>
        <w:tc>
          <w:tcPr>
            <w:tcW w:w="483" w:type="pct"/>
            <w:tcBorders>
              <w:left w:val="nil"/>
              <w:right w:val="single" w:sz="4" w:space="0" w:color="auto"/>
            </w:tcBorders>
            <w:noWrap/>
            <w:vAlign w:val="center"/>
          </w:tcPr>
          <w:p w14:paraId="0B492C73" w14:textId="77777777" w:rsidR="00824D9F" w:rsidRPr="00BF3FC0" w:rsidRDefault="00824D9F" w:rsidP="00D84A9E">
            <w:pPr>
              <w:pStyle w:val="ListParagraph"/>
              <w:spacing w:before="0" w:after="0" w:line="288" w:lineRule="auto"/>
              <w:jc w:val="center"/>
              <w:rPr>
                <w:rFonts w:cs="Arial"/>
                <w:szCs w:val="19"/>
                <w:lang w:val="en-CA"/>
              </w:rPr>
            </w:pPr>
            <w:r w:rsidRPr="00BF3FC0">
              <w:rPr>
                <w:rFonts w:cs="Arial"/>
                <w:szCs w:val="19"/>
                <w:lang w:val="en-CA"/>
              </w:rPr>
              <w:t>4.0</w:t>
            </w:r>
          </w:p>
        </w:tc>
        <w:tc>
          <w:tcPr>
            <w:tcW w:w="424" w:type="pct"/>
          </w:tcPr>
          <w:p w14:paraId="76B9FA2B" w14:textId="47EE70D5" w:rsidR="00824D9F" w:rsidRPr="00BF3FC0" w:rsidRDefault="001E0346" w:rsidP="00D84A9E">
            <w:pPr>
              <w:pStyle w:val="ListParagraph"/>
              <w:spacing w:before="0" w:after="0" w:line="288" w:lineRule="auto"/>
              <w:jc w:val="center"/>
              <w:rPr>
                <w:rFonts w:cs="Arial"/>
                <w:szCs w:val="19"/>
                <w:lang w:val="en-CA"/>
              </w:rPr>
            </w:pPr>
            <w:r w:rsidRPr="00BF3FC0">
              <w:rPr>
                <w:rFonts w:cs="Arial"/>
                <w:szCs w:val="19"/>
                <w:lang w:val="en-CA"/>
              </w:rPr>
              <w:t>17</w:t>
            </w:r>
          </w:p>
        </w:tc>
        <w:tc>
          <w:tcPr>
            <w:tcW w:w="424" w:type="pct"/>
            <w:tcBorders>
              <w:left w:val="single" w:sz="4" w:space="0" w:color="auto"/>
              <w:right w:val="single" w:sz="4" w:space="0" w:color="auto"/>
            </w:tcBorders>
            <w:noWrap/>
            <w:vAlign w:val="center"/>
          </w:tcPr>
          <w:p w14:paraId="113AEA0F" w14:textId="6D627F49" w:rsidR="00824D9F" w:rsidRPr="00BF3FC0" w:rsidRDefault="00824D9F" w:rsidP="00D84A9E">
            <w:pPr>
              <w:pStyle w:val="ListParagraph"/>
              <w:spacing w:before="0" w:after="0" w:line="288" w:lineRule="auto"/>
              <w:jc w:val="center"/>
              <w:rPr>
                <w:rFonts w:cs="Arial"/>
                <w:szCs w:val="19"/>
                <w:lang w:val="en-CA"/>
              </w:rPr>
            </w:pPr>
            <w:r w:rsidRPr="00BF3FC0">
              <w:rPr>
                <w:rFonts w:cs="Arial"/>
                <w:szCs w:val="19"/>
                <w:lang w:val="en-CA"/>
              </w:rPr>
              <w:t>4.22</w:t>
            </w:r>
          </w:p>
        </w:tc>
        <w:tc>
          <w:tcPr>
            <w:tcW w:w="424" w:type="pct"/>
            <w:tcBorders>
              <w:left w:val="nil"/>
              <w:right w:val="single" w:sz="4" w:space="0" w:color="auto"/>
            </w:tcBorders>
            <w:noWrap/>
            <w:vAlign w:val="center"/>
          </w:tcPr>
          <w:p w14:paraId="1C31F05B" w14:textId="430D6A92" w:rsidR="00824D9F" w:rsidRPr="00BF3FC0" w:rsidRDefault="00824D9F" w:rsidP="00D84A9E">
            <w:pPr>
              <w:pStyle w:val="ListParagraph"/>
              <w:spacing w:before="0" w:after="0" w:line="288" w:lineRule="auto"/>
              <w:jc w:val="center"/>
              <w:rPr>
                <w:rFonts w:cs="Arial"/>
                <w:szCs w:val="19"/>
                <w:lang w:val="en-CA"/>
              </w:rPr>
            </w:pPr>
            <w:r w:rsidRPr="00BF3FC0">
              <w:rPr>
                <w:rFonts w:cs="Arial"/>
                <w:szCs w:val="19"/>
                <w:lang w:val="en-CA"/>
              </w:rPr>
              <w:t>2</w:t>
            </w:r>
          </w:p>
        </w:tc>
        <w:tc>
          <w:tcPr>
            <w:tcW w:w="424" w:type="pct"/>
            <w:tcBorders>
              <w:left w:val="nil"/>
              <w:right w:val="single" w:sz="4" w:space="0" w:color="auto"/>
            </w:tcBorders>
            <w:noWrap/>
            <w:vAlign w:val="center"/>
          </w:tcPr>
          <w:p w14:paraId="42DEA1A9" w14:textId="011318D3" w:rsidR="00824D9F" w:rsidRPr="00BF3FC0" w:rsidRDefault="00824D9F" w:rsidP="00D84A9E">
            <w:pPr>
              <w:pStyle w:val="ListParagraph"/>
              <w:spacing w:before="0" w:after="0" w:line="288" w:lineRule="auto"/>
              <w:jc w:val="center"/>
              <w:rPr>
                <w:rFonts w:cs="Arial"/>
                <w:szCs w:val="19"/>
                <w:lang w:val="en-CA"/>
              </w:rPr>
            </w:pPr>
            <w:r w:rsidRPr="00BF3FC0">
              <w:rPr>
                <w:rFonts w:cs="Arial"/>
                <w:szCs w:val="19"/>
                <w:lang w:val="en-CA"/>
              </w:rPr>
              <w:t>4</w:t>
            </w:r>
          </w:p>
        </w:tc>
      </w:tr>
      <w:tr w:rsidR="00824D9F" w:rsidRPr="00BF3FC0" w14:paraId="25D33963" w14:textId="77777777" w:rsidTr="00824D9F">
        <w:trPr>
          <w:cantSplit/>
          <w:trHeight w:val="283"/>
        </w:trPr>
        <w:tc>
          <w:tcPr>
            <w:tcW w:w="609" w:type="pct"/>
            <w:tcBorders>
              <w:left w:val="single" w:sz="4" w:space="0" w:color="auto"/>
              <w:right w:val="single" w:sz="4" w:space="0" w:color="auto"/>
            </w:tcBorders>
            <w:noWrap/>
            <w:vAlign w:val="center"/>
          </w:tcPr>
          <w:p w14:paraId="6AA4E397" w14:textId="77777777" w:rsidR="00824D9F" w:rsidRPr="00BF3FC0" w:rsidRDefault="00824D9F" w:rsidP="00DD75B9">
            <w:pPr>
              <w:pStyle w:val="ListParagraph"/>
              <w:spacing w:before="0" w:after="0" w:line="288" w:lineRule="auto"/>
              <w:jc w:val="center"/>
              <w:rPr>
                <w:rFonts w:cs="Arial"/>
                <w:szCs w:val="19"/>
                <w:lang w:val="en-CA"/>
              </w:rPr>
            </w:pPr>
            <w:r w:rsidRPr="00BF3FC0">
              <w:rPr>
                <w:rFonts w:cs="Arial"/>
                <w:szCs w:val="19"/>
                <w:lang w:val="en-CA"/>
              </w:rPr>
              <w:t>14BH07</w:t>
            </w:r>
          </w:p>
        </w:tc>
        <w:tc>
          <w:tcPr>
            <w:tcW w:w="407" w:type="pct"/>
            <w:tcBorders>
              <w:left w:val="nil"/>
              <w:right w:val="single" w:sz="4" w:space="0" w:color="auto"/>
            </w:tcBorders>
            <w:noWrap/>
            <w:vAlign w:val="center"/>
          </w:tcPr>
          <w:p w14:paraId="52BC0FE4" w14:textId="77777777" w:rsidR="00824D9F" w:rsidRPr="00BF3FC0" w:rsidRDefault="00824D9F" w:rsidP="00D84A9E">
            <w:pPr>
              <w:pStyle w:val="ListParagraph"/>
              <w:spacing w:before="0" w:after="0" w:line="288" w:lineRule="auto"/>
              <w:jc w:val="center"/>
              <w:rPr>
                <w:rFonts w:cs="Arial"/>
                <w:szCs w:val="19"/>
                <w:lang w:val="en-CA"/>
              </w:rPr>
            </w:pPr>
            <w:r w:rsidRPr="00BF3FC0">
              <w:rPr>
                <w:rFonts w:cs="Arial"/>
                <w:szCs w:val="19"/>
                <w:lang w:val="en-CA"/>
              </w:rPr>
              <w:t>0.6-1.0</w:t>
            </w:r>
          </w:p>
        </w:tc>
        <w:tc>
          <w:tcPr>
            <w:tcW w:w="712" w:type="pct"/>
            <w:tcBorders>
              <w:left w:val="nil"/>
              <w:right w:val="single" w:sz="4" w:space="0" w:color="auto"/>
            </w:tcBorders>
            <w:noWrap/>
            <w:vAlign w:val="center"/>
          </w:tcPr>
          <w:p w14:paraId="13BA7738" w14:textId="77777777" w:rsidR="00824D9F" w:rsidRPr="00BF3FC0" w:rsidRDefault="00824D9F" w:rsidP="00D84A9E">
            <w:pPr>
              <w:pStyle w:val="ListParagraph"/>
              <w:spacing w:before="0" w:after="0" w:line="288" w:lineRule="auto"/>
              <w:jc w:val="center"/>
              <w:rPr>
                <w:rFonts w:cs="Arial"/>
                <w:szCs w:val="19"/>
                <w:lang w:val="en-CA"/>
              </w:rPr>
            </w:pPr>
            <w:r w:rsidRPr="00BF3FC0">
              <w:rPr>
                <w:rFonts w:cs="Arial"/>
                <w:szCs w:val="19"/>
                <w:lang w:val="en-CA"/>
              </w:rPr>
              <w:t>EM anomaly</w:t>
            </w:r>
          </w:p>
        </w:tc>
        <w:tc>
          <w:tcPr>
            <w:tcW w:w="610" w:type="pct"/>
            <w:tcBorders>
              <w:left w:val="nil"/>
              <w:right w:val="single" w:sz="4" w:space="0" w:color="auto"/>
            </w:tcBorders>
            <w:noWrap/>
            <w:vAlign w:val="center"/>
          </w:tcPr>
          <w:p w14:paraId="078445CC" w14:textId="58E69EF5" w:rsidR="00824D9F" w:rsidRPr="00BF3FC0" w:rsidRDefault="00824D9F" w:rsidP="00D84A9E">
            <w:pPr>
              <w:pStyle w:val="ListParagraph"/>
              <w:spacing w:before="0" w:after="0" w:line="288" w:lineRule="auto"/>
              <w:jc w:val="center"/>
              <w:rPr>
                <w:rFonts w:cs="Arial"/>
                <w:szCs w:val="19"/>
                <w:lang w:val="en-CA"/>
              </w:rPr>
            </w:pPr>
            <w:r w:rsidRPr="00BF3FC0">
              <w:rPr>
                <w:rFonts w:cs="Arial"/>
                <w:szCs w:val="19"/>
                <w:lang w:val="en-CA"/>
              </w:rPr>
              <w:t>pH</w:t>
            </w:r>
          </w:p>
        </w:tc>
        <w:tc>
          <w:tcPr>
            <w:tcW w:w="483" w:type="pct"/>
            <w:tcBorders>
              <w:left w:val="nil"/>
              <w:right w:val="single" w:sz="4" w:space="0" w:color="auto"/>
            </w:tcBorders>
            <w:noWrap/>
            <w:vAlign w:val="center"/>
          </w:tcPr>
          <w:p w14:paraId="787648CC" w14:textId="77777777" w:rsidR="00824D9F" w:rsidRPr="00BF3FC0" w:rsidRDefault="00824D9F" w:rsidP="00D84A9E">
            <w:pPr>
              <w:pStyle w:val="ListParagraph"/>
              <w:spacing w:before="0" w:after="0" w:line="288" w:lineRule="auto"/>
              <w:jc w:val="center"/>
              <w:rPr>
                <w:rFonts w:cs="Arial"/>
                <w:szCs w:val="19"/>
                <w:lang w:val="en-CA"/>
              </w:rPr>
            </w:pPr>
            <w:r w:rsidRPr="00BF3FC0">
              <w:rPr>
                <w:rFonts w:cs="Arial"/>
                <w:szCs w:val="19"/>
                <w:lang w:val="en-CA"/>
              </w:rPr>
              <w:t>4.1</w:t>
            </w:r>
          </w:p>
        </w:tc>
        <w:tc>
          <w:tcPr>
            <w:tcW w:w="483" w:type="pct"/>
            <w:tcBorders>
              <w:left w:val="nil"/>
              <w:right w:val="single" w:sz="4" w:space="0" w:color="auto"/>
            </w:tcBorders>
            <w:noWrap/>
            <w:vAlign w:val="center"/>
          </w:tcPr>
          <w:p w14:paraId="6CD3A1F5" w14:textId="03D80C09" w:rsidR="00824D9F" w:rsidRPr="00BF3FC0" w:rsidRDefault="00824D9F" w:rsidP="00D84A9E">
            <w:pPr>
              <w:pStyle w:val="ListParagraph"/>
              <w:spacing w:before="0" w:after="0" w:line="288" w:lineRule="auto"/>
              <w:jc w:val="center"/>
              <w:rPr>
                <w:rFonts w:cs="Arial"/>
                <w:szCs w:val="19"/>
                <w:lang w:val="en-CA"/>
              </w:rPr>
            </w:pPr>
            <w:r w:rsidRPr="00BF3FC0">
              <w:rPr>
                <w:rFonts w:cs="Arial"/>
                <w:szCs w:val="19"/>
                <w:lang w:val="en-CA"/>
              </w:rPr>
              <w:t>5.8</w:t>
            </w:r>
          </w:p>
        </w:tc>
        <w:tc>
          <w:tcPr>
            <w:tcW w:w="424" w:type="pct"/>
          </w:tcPr>
          <w:p w14:paraId="386E0134" w14:textId="305A8F97" w:rsidR="00824D9F" w:rsidRPr="00BF3FC0" w:rsidRDefault="001E0346" w:rsidP="00D84A9E">
            <w:pPr>
              <w:pStyle w:val="ListParagraph"/>
              <w:spacing w:before="0" w:after="0" w:line="288" w:lineRule="auto"/>
              <w:jc w:val="center"/>
              <w:rPr>
                <w:rFonts w:cs="Arial"/>
                <w:szCs w:val="19"/>
                <w:lang w:val="en-CA"/>
              </w:rPr>
            </w:pPr>
            <w:r w:rsidRPr="00BF3FC0">
              <w:rPr>
                <w:rFonts w:cs="Arial"/>
                <w:szCs w:val="19"/>
                <w:lang w:val="en-CA"/>
              </w:rPr>
              <w:t>13</w:t>
            </w:r>
          </w:p>
        </w:tc>
        <w:tc>
          <w:tcPr>
            <w:tcW w:w="424" w:type="pct"/>
            <w:tcBorders>
              <w:left w:val="single" w:sz="4" w:space="0" w:color="auto"/>
              <w:right w:val="single" w:sz="4" w:space="0" w:color="auto"/>
            </w:tcBorders>
            <w:noWrap/>
            <w:vAlign w:val="center"/>
          </w:tcPr>
          <w:p w14:paraId="0DF92AEB" w14:textId="6C9C04B8" w:rsidR="00824D9F" w:rsidRPr="00BF3FC0" w:rsidRDefault="00824D9F" w:rsidP="00D84A9E">
            <w:pPr>
              <w:pStyle w:val="ListParagraph"/>
              <w:spacing w:before="0" w:after="0" w:line="288" w:lineRule="auto"/>
              <w:jc w:val="center"/>
              <w:rPr>
                <w:rFonts w:cs="Arial"/>
                <w:szCs w:val="19"/>
                <w:lang w:val="en-CA"/>
              </w:rPr>
            </w:pPr>
            <w:r w:rsidRPr="00BF3FC0">
              <w:rPr>
                <w:rFonts w:cs="Arial"/>
                <w:szCs w:val="19"/>
                <w:lang w:val="en-CA"/>
              </w:rPr>
              <w:t>7.1</w:t>
            </w:r>
          </w:p>
        </w:tc>
        <w:tc>
          <w:tcPr>
            <w:tcW w:w="424" w:type="pct"/>
            <w:tcBorders>
              <w:left w:val="nil"/>
              <w:right w:val="single" w:sz="4" w:space="0" w:color="auto"/>
            </w:tcBorders>
            <w:noWrap/>
            <w:vAlign w:val="center"/>
          </w:tcPr>
          <w:p w14:paraId="2AF0370A" w14:textId="08E48761" w:rsidR="00824D9F" w:rsidRPr="00BF3FC0" w:rsidRDefault="00824D9F" w:rsidP="00D84A9E">
            <w:pPr>
              <w:pStyle w:val="ListParagraph"/>
              <w:spacing w:before="0" w:after="0" w:line="288" w:lineRule="auto"/>
              <w:jc w:val="center"/>
              <w:rPr>
                <w:rFonts w:cs="Arial"/>
                <w:szCs w:val="19"/>
                <w:lang w:val="en-CA"/>
              </w:rPr>
            </w:pPr>
            <w:r w:rsidRPr="00BF3FC0">
              <w:rPr>
                <w:rFonts w:cs="Arial"/>
                <w:szCs w:val="19"/>
                <w:lang w:val="en-CA"/>
              </w:rPr>
              <w:t>2</w:t>
            </w:r>
          </w:p>
        </w:tc>
        <w:tc>
          <w:tcPr>
            <w:tcW w:w="424" w:type="pct"/>
            <w:tcBorders>
              <w:left w:val="nil"/>
              <w:right w:val="single" w:sz="4" w:space="0" w:color="auto"/>
            </w:tcBorders>
            <w:noWrap/>
            <w:vAlign w:val="center"/>
          </w:tcPr>
          <w:p w14:paraId="5C7C40EA" w14:textId="35569AEA" w:rsidR="00824D9F" w:rsidRPr="00BF3FC0" w:rsidRDefault="00824D9F" w:rsidP="00D84A9E">
            <w:pPr>
              <w:pStyle w:val="ListParagraph"/>
              <w:spacing w:before="0" w:after="0" w:line="288" w:lineRule="auto"/>
              <w:jc w:val="center"/>
              <w:rPr>
                <w:rFonts w:cs="Arial"/>
                <w:szCs w:val="19"/>
                <w:lang w:val="en-CA"/>
              </w:rPr>
            </w:pPr>
            <w:r w:rsidRPr="00BF3FC0">
              <w:rPr>
                <w:rFonts w:cs="Arial"/>
                <w:szCs w:val="19"/>
                <w:lang w:val="en-CA"/>
              </w:rPr>
              <w:t>4</w:t>
            </w:r>
          </w:p>
        </w:tc>
      </w:tr>
      <w:tr w:rsidR="00824D9F" w:rsidRPr="00BF3FC0" w14:paraId="1AFA9095" w14:textId="77777777" w:rsidTr="00824D9F">
        <w:trPr>
          <w:cantSplit/>
          <w:trHeight w:val="283"/>
        </w:trPr>
        <w:tc>
          <w:tcPr>
            <w:tcW w:w="609" w:type="pct"/>
            <w:tcBorders>
              <w:left w:val="single" w:sz="4" w:space="0" w:color="auto"/>
              <w:right w:val="single" w:sz="4" w:space="0" w:color="auto"/>
            </w:tcBorders>
            <w:noWrap/>
            <w:vAlign w:val="center"/>
          </w:tcPr>
          <w:p w14:paraId="79356DAD" w14:textId="77777777" w:rsidR="00824D9F" w:rsidRPr="00BF3FC0" w:rsidRDefault="00824D9F" w:rsidP="00DD75B9">
            <w:pPr>
              <w:pStyle w:val="ListParagraph"/>
              <w:spacing w:before="0" w:after="0" w:line="288" w:lineRule="auto"/>
              <w:jc w:val="center"/>
              <w:rPr>
                <w:rFonts w:cs="Arial"/>
                <w:szCs w:val="19"/>
                <w:lang w:val="en-CA"/>
              </w:rPr>
            </w:pPr>
            <w:r w:rsidRPr="00BF3FC0">
              <w:rPr>
                <w:rFonts w:cs="Arial"/>
                <w:szCs w:val="19"/>
                <w:lang w:val="en-CA"/>
              </w:rPr>
              <w:t>BH112-11</w:t>
            </w:r>
          </w:p>
        </w:tc>
        <w:tc>
          <w:tcPr>
            <w:tcW w:w="407" w:type="pct"/>
            <w:tcBorders>
              <w:left w:val="nil"/>
              <w:right w:val="single" w:sz="4" w:space="0" w:color="auto"/>
            </w:tcBorders>
            <w:noWrap/>
            <w:vAlign w:val="center"/>
          </w:tcPr>
          <w:p w14:paraId="11BD7438" w14:textId="77777777" w:rsidR="00824D9F" w:rsidRPr="00BF3FC0" w:rsidRDefault="00824D9F" w:rsidP="00D84A9E">
            <w:pPr>
              <w:pStyle w:val="ListParagraph"/>
              <w:spacing w:before="0" w:after="0" w:line="288" w:lineRule="auto"/>
              <w:jc w:val="center"/>
              <w:rPr>
                <w:rFonts w:cs="Arial"/>
                <w:szCs w:val="19"/>
                <w:lang w:val="en-CA"/>
              </w:rPr>
            </w:pPr>
            <w:r w:rsidRPr="00BF3FC0">
              <w:rPr>
                <w:rFonts w:cs="Arial"/>
                <w:szCs w:val="19"/>
                <w:lang w:val="en-CA"/>
              </w:rPr>
              <w:t>3.75</w:t>
            </w:r>
          </w:p>
        </w:tc>
        <w:tc>
          <w:tcPr>
            <w:tcW w:w="712" w:type="pct"/>
            <w:tcBorders>
              <w:left w:val="nil"/>
              <w:right w:val="single" w:sz="4" w:space="0" w:color="auto"/>
            </w:tcBorders>
            <w:noWrap/>
            <w:vAlign w:val="center"/>
          </w:tcPr>
          <w:p w14:paraId="2C205140" w14:textId="23A52041" w:rsidR="00824D9F" w:rsidRPr="00BF3FC0" w:rsidRDefault="00824D9F" w:rsidP="00D84A9E">
            <w:pPr>
              <w:pStyle w:val="ListParagraph"/>
              <w:spacing w:before="0" w:after="0" w:line="288" w:lineRule="auto"/>
              <w:jc w:val="center"/>
              <w:rPr>
                <w:rFonts w:cs="Arial"/>
                <w:szCs w:val="19"/>
                <w:lang w:val="en-CA"/>
              </w:rPr>
            </w:pPr>
            <w:r w:rsidRPr="00BF3FC0">
              <w:rPr>
                <w:rFonts w:cs="Arial"/>
                <w:szCs w:val="19"/>
                <w:lang w:val="en-CA"/>
              </w:rPr>
              <w:t>Well Centre</w:t>
            </w:r>
          </w:p>
        </w:tc>
        <w:tc>
          <w:tcPr>
            <w:tcW w:w="610" w:type="pct"/>
            <w:tcBorders>
              <w:left w:val="nil"/>
              <w:right w:val="single" w:sz="4" w:space="0" w:color="auto"/>
            </w:tcBorders>
            <w:noWrap/>
            <w:vAlign w:val="center"/>
          </w:tcPr>
          <w:p w14:paraId="35A5DB7D" w14:textId="1D0E1A88" w:rsidR="00824D9F" w:rsidRPr="00BF3FC0" w:rsidRDefault="00824D9F" w:rsidP="00D84A9E">
            <w:pPr>
              <w:pStyle w:val="ListParagraph"/>
              <w:spacing w:before="0" w:after="0" w:line="288" w:lineRule="auto"/>
              <w:jc w:val="center"/>
              <w:rPr>
                <w:rFonts w:cs="Arial"/>
                <w:szCs w:val="19"/>
                <w:lang w:val="en-CA"/>
              </w:rPr>
            </w:pPr>
            <w:r w:rsidRPr="00BF3FC0">
              <w:rPr>
                <w:rFonts w:cs="Arial"/>
                <w:szCs w:val="19"/>
                <w:lang w:val="en-CA"/>
              </w:rPr>
              <w:t>Se (mg/kg)</w:t>
            </w:r>
          </w:p>
        </w:tc>
        <w:tc>
          <w:tcPr>
            <w:tcW w:w="483" w:type="pct"/>
            <w:tcBorders>
              <w:left w:val="nil"/>
              <w:right w:val="single" w:sz="4" w:space="0" w:color="auto"/>
            </w:tcBorders>
            <w:noWrap/>
            <w:vAlign w:val="center"/>
          </w:tcPr>
          <w:p w14:paraId="36E210C5" w14:textId="77777777" w:rsidR="00824D9F" w:rsidRPr="00BF3FC0" w:rsidRDefault="00824D9F" w:rsidP="00D84A9E">
            <w:pPr>
              <w:pStyle w:val="ListParagraph"/>
              <w:spacing w:before="0" w:after="0" w:line="288" w:lineRule="auto"/>
              <w:jc w:val="center"/>
              <w:rPr>
                <w:rFonts w:cs="Arial"/>
                <w:szCs w:val="19"/>
                <w:lang w:val="en-CA"/>
              </w:rPr>
            </w:pPr>
            <w:r w:rsidRPr="00BF3FC0">
              <w:rPr>
                <w:rFonts w:cs="Arial"/>
                <w:szCs w:val="19"/>
                <w:lang w:val="en-CA"/>
              </w:rPr>
              <w:t>1.3</w:t>
            </w:r>
          </w:p>
        </w:tc>
        <w:tc>
          <w:tcPr>
            <w:tcW w:w="483" w:type="pct"/>
            <w:tcBorders>
              <w:left w:val="nil"/>
              <w:right w:val="single" w:sz="4" w:space="0" w:color="auto"/>
            </w:tcBorders>
            <w:noWrap/>
            <w:vAlign w:val="center"/>
          </w:tcPr>
          <w:p w14:paraId="19AA1E8D" w14:textId="77777777" w:rsidR="00824D9F" w:rsidRPr="00BF3FC0" w:rsidRDefault="00824D9F" w:rsidP="00D84A9E">
            <w:pPr>
              <w:pStyle w:val="ListParagraph"/>
              <w:spacing w:before="0" w:after="0" w:line="288" w:lineRule="auto"/>
              <w:jc w:val="center"/>
              <w:rPr>
                <w:rFonts w:cs="Arial"/>
                <w:szCs w:val="19"/>
                <w:lang w:val="en-CA"/>
              </w:rPr>
            </w:pPr>
            <w:r w:rsidRPr="00BF3FC0">
              <w:rPr>
                <w:rFonts w:cs="Arial"/>
                <w:szCs w:val="19"/>
                <w:lang w:val="en-CA"/>
              </w:rPr>
              <w:t>1.0</w:t>
            </w:r>
          </w:p>
        </w:tc>
        <w:tc>
          <w:tcPr>
            <w:tcW w:w="424" w:type="pct"/>
          </w:tcPr>
          <w:p w14:paraId="7CC894EA" w14:textId="3B5EBF2B" w:rsidR="00824D9F" w:rsidRPr="00BF3FC0" w:rsidRDefault="001E0346" w:rsidP="00D84A9E">
            <w:pPr>
              <w:pStyle w:val="ListParagraph"/>
              <w:spacing w:before="0" w:after="0" w:line="288" w:lineRule="auto"/>
              <w:jc w:val="center"/>
              <w:rPr>
                <w:rFonts w:cs="Arial"/>
                <w:szCs w:val="19"/>
                <w:lang w:val="en-CA"/>
              </w:rPr>
            </w:pPr>
            <w:r w:rsidRPr="00BF3FC0">
              <w:rPr>
                <w:rFonts w:cs="Arial"/>
                <w:szCs w:val="19"/>
                <w:lang w:val="en-CA"/>
              </w:rPr>
              <w:t>13</w:t>
            </w:r>
          </w:p>
        </w:tc>
        <w:tc>
          <w:tcPr>
            <w:tcW w:w="424" w:type="pct"/>
            <w:tcBorders>
              <w:left w:val="single" w:sz="4" w:space="0" w:color="auto"/>
              <w:right w:val="single" w:sz="4" w:space="0" w:color="auto"/>
            </w:tcBorders>
            <w:noWrap/>
            <w:vAlign w:val="center"/>
          </w:tcPr>
          <w:p w14:paraId="2E62B78E" w14:textId="31BEB8E9" w:rsidR="00824D9F" w:rsidRPr="00BF3FC0" w:rsidRDefault="00824D9F" w:rsidP="00D84A9E">
            <w:pPr>
              <w:pStyle w:val="ListParagraph"/>
              <w:spacing w:before="0" w:after="0" w:line="288" w:lineRule="auto"/>
              <w:jc w:val="center"/>
              <w:rPr>
                <w:rFonts w:cs="Arial"/>
                <w:szCs w:val="19"/>
                <w:lang w:val="en-CA"/>
              </w:rPr>
            </w:pPr>
            <w:r w:rsidRPr="00BF3FC0">
              <w:rPr>
                <w:rFonts w:cs="Arial"/>
                <w:szCs w:val="19"/>
                <w:lang w:val="en-CA"/>
              </w:rPr>
              <w:t>7.2</w:t>
            </w:r>
          </w:p>
        </w:tc>
        <w:tc>
          <w:tcPr>
            <w:tcW w:w="424" w:type="pct"/>
            <w:tcBorders>
              <w:left w:val="nil"/>
              <w:right w:val="single" w:sz="4" w:space="0" w:color="auto"/>
            </w:tcBorders>
            <w:noWrap/>
            <w:vAlign w:val="center"/>
          </w:tcPr>
          <w:p w14:paraId="1C287C22" w14:textId="012F9A8B" w:rsidR="00824D9F" w:rsidRPr="00BF3FC0" w:rsidRDefault="00824D9F" w:rsidP="00D84A9E">
            <w:pPr>
              <w:pStyle w:val="ListParagraph"/>
              <w:spacing w:before="0" w:after="0" w:line="288" w:lineRule="auto"/>
              <w:jc w:val="center"/>
              <w:rPr>
                <w:rFonts w:cs="Arial"/>
                <w:szCs w:val="19"/>
                <w:lang w:val="en-CA"/>
              </w:rPr>
            </w:pPr>
            <w:r w:rsidRPr="00BF3FC0">
              <w:rPr>
                <w:rFonts w:cs="Arial"/>
                <w:szCs w:val="19"/>
                <w:lang w:val="en-CA"/>
              </w:rPr>
              <w:t>4</w:t>
            </w:r>
          </w:p>
        </w:tc>
        <w:tc>
          <w:tcPr>
            <w:tcW w:w="424" w:type="pct"/>
            <w:tcBorders>
              <w:left w:val="nil"/>
              <w:right w:val="single" w:sz="4" w:space="0" w:color="auto"/>
            </w:tcBorders>
            <w:noWrap/>
            <w:vAlign w:val="center"/>
          </w:tcPr>
          <w:p w14:paraId="582EEB02" w14:textId="3B46078B" w:rsidR="00824D9F" w:rsidRPr="00BF3FC0" w:rsidRDefault="00824D9F" w:rsidP="00D84A9E">
            <w:pPr>
              <w:pStyle w:val="ListParagraph"/>
              <w:spacing w:before="0" w:after="0" w:line="288" w:lineRule="auto"/>
              <w:jc w:val="center"/>
              <w:rPr>
                <w:rFonts w:cs="Arial"/>
                <w:szCs w:val="19"/>
                <w:lang w:val="en-CA"/>
              </w:rPr>
            </w:pPr>
            <w:r w:rsidRPr="00BF3FC0">
              <w:rPr>
                <w:rFonts w:cs="Arial"/>
                <w:szCs w:val="19"/>
                <w:lang w:val="en-CA"/>
              </w:rPr>
              <w:t>6</w:t>
            </w:r>
          </w:p>
        </w:tc>
      </w:tr>
      <w:tr w:rsidR="00824D9F" w:rsidRPr="00BF3FC0" w14:paraId="3EE0000A" w14:textId="77777777" w:rsidTr="00824D9F">
        <w:trPr>
          <w:cantSplit/>
          <w:trHeight w:val="283"/>
        </w:trPr>
        <w:tc>
          <w:tcPr>
            <w:tcW w:w="609" w:type="pct"/>
            <w:tcBorders>
              <w:left w:val="single" w:sz="4" w:space="0" w:color="auto"/>
              <w:bottom w:val="single" w:sz="4" w:space="0" w:color="auto"/>
              <w:right w:val="single" w:sz="4" w:space="0" w:color="auto"/>
            </w:tcBorders>
            <w:noWrap/>
            <w:vAlign w:val="center"/>
          </w:tcPr>
          <w:p w14:paraId="19896A57" w14:textId="77777777" w:rsidR="00824D9F" w:rsidRPr="00BF3FC0" w:rsidRDefault="00824D9F" w:rsidP="00DD75B9">
            <w:pPr>
              <w:pStyle w:val="ListParagraph"/>
              <w:spacing w:before="0" w:after="0" w:line="288" w:lineRule="auto"/>
              <w:jc w:val="center"/>
              <w:rPr>
                <w:rFonts w:cs="Arial"/>
                <w:szCs w:val="19"/>
                <w:lang w:val="en-CA"/>
              </w:rPr>
            </w:pPr>
            <w:r w:rsidRPr="00BF3FC0">
              <w:rPr>
                <w:rFonts w:cs="Arial"/>
                <w:szCs w:val="19"/>
                <w:lang w:val="en-CA"/>
              </w:rPr>
              <w:t>BH130-11</w:t>
            </w:r>
          </w:p>
        </w:tc>
        <w:tc>
          <w:tcPr>
            <w:tcW w:w="407" w:type="pct"/>
            <w:tcBorders>
              <w:left w:val="nil"/>
              <w:bottom w:val="single" w:sz="4" w:space="0" w:color="auto"/>
              <w:right w:val="single" w:sz="4" w:space="0" w:color="auto"/>
            </w:tcBorders>
            <w:noWrap/>
            <w:vAlign w:val="center"/>
          </w:tcPr>
          <w:p w14:paraId="47C146A6" w14:textId="77777777" w:rsidR="00824D9F" w:rsidRPr="00BF3FC0" w:rsidRDefault="00824D9F" w:rsidP="00D84A9E">
            <w:pPr>
              <w:pStyle w:val="ListParagraph"/>
              <w:spacing w:before="0" w:after="0" w:line="288" w:lineRule="auto"/>
              <w:jc w:val="center"/>
              <w:rPr>
                <w:rFonts w:cs="Arial"/>
                <w:szCs w:val="19"/>
                <w:lang w:val="en-CA"/>
              </w:rPr>
            </w:pPr>
            <w:r w:rsidRPr="00BF3FC0">
              <w:rPr>
                <w:rFonts w:cs="Arial"/>
                <w:szCs w:val="19"/>
                <w:lang w:val="en-CA"/>
              </w:rPr>
              <w:t>5.25</w:t>
            </w:r>
          </w:p>
        </w:tc>
        <w:tc>
          <w:tcPr>
            <w:tcW w:w="712" w:type="pct"/>
            <w:tcBorders>
              <w:left w:val="nil"/>
              <w:bottom w:val="single" w:sz="4" w:space="0" w:color="auto"/>
              <w:right w:val="single" w:sz="4" w:space="0" w:color="auto"/>
            </w:tcBorders>
            <w:noWrap/>
            <w:vAlign w:val="center"/>
          </w:tcPr>
          <w:p w14:paraId="5CC02D3D" w14:textId="77777777" w:rsidR="00824D9F" w:rsidRPr="00BF3FC0" w:rsidRDefault="00824D9F" w:rsidP="00D84A9E">
            <w:pPr>
              <w:pStyle w:val="ListParagraph"/>
              <w:spacing w:before="0" w:after="0" w:line="288" w:lineRule="auto"/>
              <w:jc w:val="center"/>
              <w:rPr>
                <w:rFonts w:cs="Arial"/>
                <w:szCs w:val="19"/>
                <w:lang w:val="en-CA"/>
              </w:rPr>
            </w:pPr>
            <w:r w:rsidRPr="00BF3FC0">
              <w:rPr>
                <w:rFonts w:cs="Arial"/>
                <w:szCs w:val="19"/>
                <w:lang w:val="en-CA"/>
              </w:rPr>
              <w:t>South AST</w:t>
            </w:r>
          </w:p>
        </w:tc>
        <w:tc>
          <w:tcPr>
            <w:tcW w:w="610" w:type="pct"/>
            <w:tcBorders>
              <w:left w:val="nil"/>
              <w:bottom w:val="single" w:sz="4" w:space="0" w:color="auto"/>
              <w:right w:val="single" w:sz="4" w:space="0" w:color="auto"/>
            </w:tcBorders>
            <w:noWrap/>
            <w:vAlign w:val="center"/>
          </w:tcPr>
          <w:p w14:paraId="7DA6837C" w14:textId="562435C7" w:rsidR="00824D9F" w:rsidRPr="00BF3FC0" w:rsidRDefault="00824D9F" w:rsidP="00D84A9E">
            <w:pPr>
              <w:pStyle w:val="ListParagraph"/>
              <w:spacing w:before="0" w:after="0" w:line="288" w:lineRule="auto"/>
              <w:jc w:val="center"/>
              <w:rPr>
                <w:rFonts w:cs="Arial"/>
                <w:szCs w:val="19"/>
                <w:lang w:val="en-CA"/>
              </w:rPr>
            </w:pPr>
            <w:r w:rsidRPr="00BF3FC0">
              <w:rPr>
                <w:rFonts w:cs="Arial"/>
                <w:szCs w:val="19"/>
                <w:lang w:val="en-CA"/>
              </w:rPr>
              <w:t>F2 (mg/kg)</w:t>
            </w:r>
          </w:p>
        </w:tc>
        <w:tc>
          <w:tcPr>
            <w:tcW w:w="483" w:type="pct"/>
            <w:tcBorders>
              <w:left w:val="nil"/>
              <w:bottom w:val="single" w:sz="4" w:space="0" w:color="auto"/>
              <w:right w:val="single" w:sz="4" w:space="0" w:color="auto"/>
            </w:tcBorders>
            <w:noWrap/>
            <w:vAlign w:val="center"/>
          </w:tcPr>
          <w:p w14:paraId="780F3A1C" w14:textId="77777777" w:rsidR="00824D9F" w:rsidRPr="00BF3FC0" w:rsidRDefault="00824D9F" w:rsidP="00D84A9E">
            <w:pPr>
              <w:pStyle w:val="ListParagraph"/>
              <w:spacing w:before="0" w:after="0" w:line="288" w:lineRule="auto"/>
              <w:jc w:val="center"/>
              <w:rPr>
                <w:rFonts w:cs="Arial"/>
                <w:szCs w:val="19"/>
                <w:lang w:val="en-CA"/>
              </w:rPr>
            </w:pPr>
            <w:r w:rsidRPr="00BF3FC0">
              <w:rPr>
                <w:rFonts w:cs="Arial"/>
                <w:szCs w:val="19"/>
                <w:lang w:val="en-CA"/>
              </w:rPr>
              <w:t>2.9</w:t>
            </w:r>
          </w:p>
        </w:tc>
        <w:tc>
          <w:tcPr>
            <w:tcW w:w="483" w:type="pct"/>
            <w:tcBorders>
              <w:left w:val="nil"/>
              <w:bottom w:val="single" w:sz="4" w:space="0" w:color="auto"/>
              <w:right w:val="single" w:sz="4" w:space="0" w:color="auto"/>
            </w:tcBorders>
            <w:noWrap/>
            <w:vAlign w:val="center"/>
          </w:tcPr>
          <w:p w14:paraId="7B352CFE" w14:textId="77777777" w:rsidR="00824D9F" w:rsidRPr="00BF3FC0" w:rsidRDefault="00824D9F" w:rsidP="00D84A9E">
            <w:pPr>
              <w:pStyle w:val="ListParagraph"/>
              <w:spacing w:before="0" w:after="0" w:line="288" w:lineRule="auto"/>
              <w:jc w:val="center"/>
              <w:rPr>
                <w:rFonts w:cs="Arial"/>
                <w:szCs w:val="19"/>
                <w:lang w:val="en-CA"/>
              </w:rPr>
            </w:pPr>
            <w:r w:rsidRPr="00BF3FC0">
              <w:rPr>
                <w:rFonts w:cs="Arial"/>
                <w:szCs w:val="19"/>
                <w:lang w:val="en-CA"/>
              </w:rPr>
              <w:t>1.0</w:t>
            </w:r>
          </w:p>
        </w:tc>
        <w:tc>
          <w:tcPr>
            <w:tcW w:w="424" w:type="pct"/>
            <w:tcBorders>
              <w:bottom w:val="single" w:sz="4" w:space="0" w:color="auto"/>
            </w:tcBorders>
          </w:tcPr>
          <w:p w14:paraId="7563658D" w14:textId="6016F19F" w:rsidR="00824D9F" w:rsidRPr="00BF3FC0" w:rsidRDefault="001E0346" w:rsidP="00D84A9E">
            <w:pPr>
              <w:pStyle w:val="ListParagraph"/>
              <w:spacing w:before="0" w:after="0" w:line="288" w:lineRule="auto"/>
              <w:jc w:val="center"/>
              <w:rPr>
                <w:rFonts w:cs="Arial"/>
                <w:szCs w:val="19"/>
                <w:lang w:val="en-CA"/>
              </w:rPr>
            </w:pPr>
            <w:r w:rsidRPr="00BF3FC0">
              <w:rPr>
                <w:rFonts w:cs="Arial"/>
                <w:szCs w:val="19"/>
                <w:lang w:val="en-CA"/>
              </w:rPr>
              <w:t>13</w:t>
            </w:r>
          </w:p>
        </w:tc>
        <w:tc>
          <w:tcPr>
            <w:tcW w:w="424" w:type="pct"/>
            <w:tcBorders>
              <w:left w:val="single" w:sz="4" w:space="0" w:color="auto"/>
              <w:bottom w:val="single" w:sz="4" w:space="0" w:color="auto"/>
              <w:right w:val="single" w:sz="4" w:space="0" w:color="auto"/>
            </w:tcBorders>
            <w:noWrap/>
            <w:vAlign w:val="center"/>
          </w:tcPr>
          <w:p w14:paraId="420C10F9" w14:textId="7D746569" w:rsidR="00824D9F" w:rsidRPr="00BF3FC0" w:rsidRDefault="00824D9F" w:rsidP="00D84A9E">
            <w:pPr>
              <w:pStyle w:val="ListParagraph"/>
              <w:spacing w:before="0" w:after="0" w:line="288" w:lineRule="auto"/>
              <w:jc w:val="center"/>
              <w:rPr>
                <w:rFonts w:cs="Arial"/>
                <w:szCs w:val="19"/>
                <w:lang w:val="en-CA"/>
              </w:rPr>
            </w:pPr>
            <w:r w:rsidRPr="00BF3FC0">
              <w:rPr>
                <w:rFonts w:cs="Arial"/>
                <w:szCs w:val="19"/>
                <w:lang w:val="en-CA"/>
              </w:rPr>
              <w:t>7.2</w:t>
            </w:r>
          </w:p>
        </w:tc>
        <w:tc>
          <w:tcPr>
            <w:tcW w:w="424" w:type="pct"/>
            <w:tcBorders>
              <w:left w:val="nil"/>
              <w:bottom w:val="single" w:sz="4" w:space="0" w:color="auto"/>
              <w:right w:val="single" w:sz="4" w:space="0" w:color="auto"/>
            </w:tcBorders>
            <w:noWrap/>
            <w:vAlign w:val="center"/>
          </w:tcPr>
          <w:p w14:paraId="63F3EE4E" w14:textId="68BFF4C9" w:rsidR="00824D9F" w:rsidRPr="00BF3FC0" w:rsidRDefault="00824D9F" w:rsidP="00D84A9E">
            <w:pPr>
              <w:pStyle w:val="ListParagraph"/>
              <w:spacing w:before="0" w:after="0" w:line="288" w:lineRule="auto"/>
              <w:jc w:val="center"/>
              <w:rPr>
                <w:rFonts w:cs="Arial"/>
                <w:szCs w:val="19"/>
                <w:lang w:val="en-CA"/>
              </w:rPr>
            </w:pPr>
            <w:r w:rsidRPr="00BF3FC0">
              <w:rPr>
                <w:rFonts w:cs="Arial"/>
                <w:szCs w:val="19"/>
                <w:lang w:val="en-CA"/>
              </w:rPr>
              <w:t>3</w:t>
            </w:r>
          </w:p>
        </w:tc>
        <w:tc>
          <w:tcPr>
            <w:tcW w:w="424" w:type="pct"/>
            <w:tcBorders>
              <w:left w:val="nil"/>
              <w:bottom w:val="single" w:sz="4" w:space="0" w:color="auto"/>
              <w:right w:val="single" w:sz="4" w:space="0" w:color="auto"/>
            </w:tcBorders>
            <w:noWrap/>
            <w:vAlign w:val="center"/>
          </w:tcPr>
          <w:p w14:paraId="200A1BFA" w14:textId="68B8934C" w:rsidR="00824D9F" w:rsidRPr="00BF3FC0" w:rsidRDefault="00824D9F" w:rsidP="00D84A9E">
            <w:pPr>
              <w:pStyle w:val="ListParagraph"/>
              <w:spacing w:before="0" w:after="0" w:line="288" w:lineRule="auto"/>
              <w:jc w:val="center"/>
              <w:rPr>
                <w:rFonts w:cs="Arial"/>
                <w:szCs w:val="19"/>
                <w:lang w:val="en-CA"/>
              </w:rPr>
            </w:pPr>
            <w:r w:rsidRPr="00BF3FC0">
              <w:rPr>
                <w:rFonts w:cs="Arial"/>
                <w:szCs w:val="19"/>
                <w:lang w:val="en-CA"/>
              </w:rPr>
              <w:t>5</w:t>
            </w:r>
          </w:p>
        </w:tc>
      </w:tr>
    </w:tbl>
    <w:p w14:paraId="100B48D8" w14:textId="15D08CB8" w:rsidR="00AE2EA8" w:rsidRPr="004A2380" w:rsidRDefault="00AE2EA8" w:rsidP="004A2380">
      <w:pPr>
        <w:spacing w:before="0"/>
        <w:rPr>
          <w:rFonts w:cs="Arial"/>
          <w:sz w:val="19"/>
          <w:szCs w:val="19"/>
        </w:rPr>
        <w:sectPr w:rsidR="00AE2EA8" w:rsidRPr="004A2380" w:rsidSect="00656143">
          <w:headerReference w:type="default" r:id="rId24"/>
          <w:footerReference w:type="default" r:id="rId25"/>
          <w:pgSz w:w="20160" w:h="12240" w:orient="landscape" w:code="5"/>
          <w:pgMar w:top="1247" w:right="1247" w:bottom="1247" w:left="1247" w:header="624" w:footer="624" w:gutter="0"/>
          <w:cols w:space="708"/>
          <w:docGrid w:linePitch="360"/>
        </w:sectPr>
      </w:pPr>
      <w:r w:rsidRPr="00BF3FC0">
        <w:rPr>
          <w:rFonts w:cs="Arial"/>
          <w:sz w:val="19"/>
          <w:szCs w:val="19"/>
        </w:rPr>
        <w:t xml:space="preserve">Note: Non-justified exceedances are </w:t>
      </w:r>
      <w:r w:rsidR="00E806AD" w:rsidRPr="00BF3FC0">
        <w:rPr>
          <w:rFonts w:cs="Arial"/>
          <w:sz w:val="19"/>
          <w:szCs w:val="19"/>
        </w:rPr>
        <w:t>no</w:t>
      </w:r>
      <w:r w:rsidR="008565FD" w:rsidRPr="00BF3FC0">
        <w:rPr>
          <w:rFonts w:cs="Arial"/>
          <w:sz w:val="19"/>
          <w:szCs w:val="19"/>
        </w:rPr>
        <w:t xml:space="preserve">ted in </w:t>
      </w:r>
      <w:r w:rsidR="008565FD" w:rsidRPr="00BF3FC0">
        <w:rPr>
          <w:rFonts w:cs="Arial"/>
          <w:color w:val="FF0000"/>
          <w:sz w:val="19"/>
          <w:szCs w:val="19"/>
        </w:rPr>
        <w:t>red</w:t>
      </w:r>
      <w:r w:rsidR="008565FD" w:rsidRPr="00BF3FC0">
        <w:rPr>
          <w:rFonts w:cs="Arial"/>
          <w:sz w:val="19"/>
          <w:szCs w:val="19"/>
        </w:rPr>
        <w:t xml:space="preserve"> text. </w:t>
      </w:r>
    </w:p>
    <w:p w14:paraId="2F78F5F6" w14:textId="0D00E56E" w:rsidR="00411FDB" w:rsidRDefault="00411FDB" w:rsidP="00FF67B6">
      <w:pPr>
        <w:pStyle w:val="Heading1"/>
        <w:rPr>
          <w:lang w:val="en-CA"/>
        </w:rPr>
      </w:pPr>
      <w:bookmarkStart w:id="138" w:name="_Toc241158105"/>
      <w:r w:rsidRPr="00BF3FC0">
        <w:rPr>
          <w:lang w:val="en-CA"/>
        </w:rPr>
        <w:lastRenderedPageBreak/>
        <w:t>Summary and Conclusions</w:t>
      </w:r>
      <w:bookmarkEnd w:id="138"/>
    </w:p>
    <w:p w14:paraId="161F3177" w14:textId="11D26E54" w:rsidR="0083513F" w:rsidRDefault="0083513F" w:rsidP="00414A42">
      <w:pPr>
        <w:pStyle w:val="BodyParagraph"/>
      </w:pPr>
      <w:r>
        <w:t>&lt;INSERT_8_START&gt;</w:t>
      </w:r>
    </w:p>
    <w:p w14:paraId="359BC4D7" w14:textId="0658C235" w:rsidR="00414A42" w:rsidRDefault="004C70D1" w:rsidP="00414A42">
      <w:pPr>
        <w:pStyle w:val="BodyParagraph"/>
      </w:pPr>
      <w:r w:rsidRPr="00BF3FC0">
        <w:t xml:space="preserve">The following summarizes the results of the Phase 2 ESA at the </w:t>
      </w:r>
      <w:r w:rsidR="00414A42" w:rsidRPr="00BF3FC0">
        <w:rPr>
          <w:highlight w:val="yellow"/>
        </w:rPr>
        <w:t>07-06-020-27</w:t>
      </w:r>
      <w:r w:rsidR="00857B9C">
        <w:rPr>
          <w:highlight w:val="yellow"/>
        </w:rPr>
        <w:t xml:space="preserve"> </w:t>
      </w:r>
      <w:r w:rsidR="00414A42" w:rsidRPr="00BF3FC0">
        <w:rPr>
          <w:highlight w:val="yellow"/>
        </w:rPr>
        <w:t>W4M</w:t>
      </w:r>
      <w:r w:rsidRPr="00BF3FC0">
        <w:t xml:space="preserve"> wellsite.</w:t>
      </w:r>
    </w:p>
    <w:p w14:paraId="0A497B32" w14:textId="39F74BBF" w:rsidR="00716439" w:rsidRPr="00F25593" w:rsidRDefault="004D2CD7" w:rsidP="00716439">
      <w:pPr>
        <w:pStyle w:val="BodyParagraph"/>
        <w:rPr>
          <w:b/>
          <w:bCs/>
          <w:color w:val="C00000"/>
        </w:rPr>
      </w:pPr>
      <w:r w:rsidRPr="00F25593">
        <w:rPr>
          <w:b/>
          <w:bCs/>
          <w:color w:val="C00000"/>
        </w:rPr>
        <w:t>Background SCARG</w:t>
      </w:r>
    </w:p>
    <w:p w14:paraId="2874FF79" w14:textId="4A7490D9" w:rsidR="00716439" w:rsidRDefault="00716439" w:rsidP="00716439">
      <w:pPr>
        <w:pStyle w:val="Bullets"/>
      </w:pPr>
      <w:r>
        <w:t>B</w:t>
      </w:r>
      <w:r w:rsidRPr="00BF3FC0">
        <w:t xml:space="preserve">ackground </w:t>
      </w:r>
      <w:r>
        <w:t>samples were not collected, and the</w:t>
      </w:r>
      <w:r w:rsidR="005E41FD">
        <w:t xml:space="preserve"> Good </w:t>
      </w:r>
      <w:r>
        <w:t>soil rating categor</w:t>
      </w:r>
      <w:r w:rsidR="00F1453D">
        <w:t>y</w:t>
      </w:r>
      <w:r>
        <w:t xml:space="preserve"> </w:t>
      </w:r>
      <w:r w:rsidR="00E126AC">
        <w:t>w</w:t>
      </w:r>
      <w:r w:rsidR="00F1453D">
        <w:t>as</w:t>
      </w:r>
      <w:r w:rsidR="00E126AC">
        <w:t xml:space="preserve"> applied to both EC and SAR.</w:t>
      </w:r>
    </w:p>
    <w:p w14:paraId="068DEE24" w14:textId="0E3050F4" w:rsidR="00716439" w:rsidRPr="00901928" w:rsidRDefault="00E126AC" w:rsidP="00E126AC">
      <w:pPr>
        <w:pStyle w:val="Bullets"/>
        <w:numPr>
          <w:ilvl w:val="0"/>
          <w:numId w:val="0"/>
        </w:numPr>
        <w:ind w:left="360"/>
        <w:rPr>
          <w:color w:val="C00000"/>
        </w:rPr>
      </w:pPr>
      <w:r w:rsidRPr="00901928">
        <w:rPr>
          <w:color w:val="C00000"/>
        </w:rPr>
        <w:t>OR</w:t>
      </w:r>
    </w:p>
    <w:p w14:paraId="2E6BAFA1" w14:textId="215CF774" w:rsidR="00716439" w:rsidRDefault="00716439" w:rsidP="00716439">
      <w:pPr>
        <w:pStyle w:val="Bullets"/>
      </w:pPr>
      <w:r w:rsidRPr="00BF3FC0">
        <w:t>The background evaluation identified the appropriate</w:t>
      </w:r>
      <w:r>
        <w:t xml:space="preserve"> soil </w:t>
      </w:r>
      <w:r w:rsidRPr="00BF3FC0">
        <w:t xml:space="preserve">rating categories as </w:t>
      </w:r>
      <w:r w:rsidRPr="00F337E3">
        <w:t xml:space="preserve">Good </w:t>
      </w:r>
      <w:r>
        <w:t>for both EC and SAR.</w:t>
      </w:r>
    </w:p>
    <w:p w14:paraId="10F24D12" w14:textId="5B26420A" w:rsidR="00716439" w:rsidRPr="00901928" w:rsidRDefault="00716439" w:rsidP="00716439">
      <w:pPr>
        <w:pStyle w:val="Bullets"/>
        <w:numPr>
          <w:ilvl w:val="0"/>
          <w:numId w:val="0"/>
        </w:numPr>
        <w:ind w:left="360"/>
        <w:rPr>
          <w:color w:val="C00000"/>
        </w:rPr>
      </w:pPr>
      <w:r w:rsidRPr="00901928">
        <w:rPr>
          <w:color w:val="C00000"/>
        </w:rPr>
        <w:t>OR</w:t>
      </w:r>
    </w:p>
    <w:p w14:paraId="75D5C785" w14:textId="30E97A4B" w:rsidR="002B04F9" w:rsidRDefault="002B04F9" w:rsidP="002B04F9">
      <w:pPr>
        <w:pStyle w:val="Bullets"/>
      </w:pPr>
      <w:r w:rsidRPr="00BF3FC0">
        <w:t>The background evaluation identified the appropriate</w:t>
      </w:r>
      <w:r w:rsidR="001A3D32">
        <w:t xml:space="preserve"> soil </w:t>
      </w:r>
      <w:r w:rsidRPr="00BF3FC0">
        <w:t xml:space="preserve">rating categories as </w:t>
      </w:r>
      <w:r w:rsidR="005F25CC" w:rsidRPr="00BF3FC0">
        <w:rPr>
          <w:i/>
          <w:iCs/>
        </w:rPr>
        <w:t>Poor</w:t>
      </w:r>
      <w:r w:rsidR="005F25CC" w:rsidRPr="00BF3FC0">
        <w:t xml:space="preserve"> for EC and</w:t>
      </w:r>
      <w:r w:rsidR="00E22DC2" w:rsidRPr="00BF3FC0">
        <w:t xml:space="preserve"> </w:t>
      </w:r>
      <w:r w:rsidR="00E22DC2" w:rsidRPr="00BF3FC0">
        <w:rPr>
          <w:i/>
          <w:iCs/>
        </w:rPr>
        <w:t>Fair</w:t>
      </w:r>
      <w:r w:rsidR="00E22DC2" w:rsidRPr="00BF3FC0">
        <w:t xml:space="preserve"> for SAR.</w:t>
      </w:r>
      <w:r w:rsidRPr="00BF3FC0">
        <w:t xml:space="preserve"> </w:t>
      </w:r>
    </w:p>
    <w:p w14:paraId="62AB389E" w14:textId="105C2899" w:rsidR="004D2CD7" w:rsidRPr="00901928" w:rsidRDefault="004D2CD7" w:rsidP="00716439">
      <w:pPr>
        <w:pStyle w:val="Bullets"/>
        <w:numPr>
          <w:ilvl w:val="0"/>
          <w:numId w:val="0"/>
        </w:numPr>
        <w:ind w:left="360"/>
        <w:rPr>
          <w:color w:val="C00000"/>
        </w:rPr>
      </w:pPr>
      <w:r w:rsidRPr="00901928">
        <w:rPr>
          <w:color w:val="C00000"/>
        </w:rPr>
        <w:t>OR</w:t>
      </w:r>
    </w:p>
    <w:p w14:paraId="0F2BE895" w14:textId="4B6B06D0" w:rsidR="004D2CD7" w:rsidRDefault="004D2CD7" w:rsidP="004D2CD7">
      <w:pPr>
        <w:pStyle w:val="Bullets"/>
      </w:pPr>
      <w:r w:rsidRPr="00BF3FC0">
        <w:t>The background evaluation identified the appropriate</w:t>
      </w:r>
      <w:r>
        <w:t xml:space="preserve"> soil </w:t>
      </w:r>
      <w:r w:rsidRPr="00BF3FC0">
        <w:t xml:space="preserve">rating categories as </w:t>
      </w:r>
      <w:r w:rsidR="00F337E3" w:rsidRPr="00F337E3">
        <w:t xml:space="preserve">Good to </w:t>
      </w:r>
      <w:r w:rsidRPr="00F337E3">
        <w:t xml:space="preserve">Poor </w:t>
      </w:r>
      <w:r w:rsidRPr="00BF3FC0">
        <w:t xml:space="preserve">for EC and </w:t>
      </w:r>
      <w:r w:rsidRPr="00F337E3">
        <w:t xml:space="preserve">Fair </w:t>
      </w:r>
      <w:r w:rsidR="00F337E3" w:rsidRPr="00F337E3">
        <w:t>to Unsuitable</w:t>
      </w:r>
      <w:r w:rsidR="00F337E3">
        <w:t xml:space="preserve"> </w:t>
      </w:r>
      <w:r w:rsidRPr="00BF3FC0">
        <w:t xml:space="preserve">for SAR. </w:t>
      </w:r>
    </w:p>
    <w:p w14:paraId="4F2F72CC" w14:textId="06804D93" w:rsidR="00716439" w:rsidRPr="00F25593" w:rsidRDefault="00901928" w:rsidP="003C2A35">
      <w:pPr>
        <w:pStyle w:val="Bullets"/>
        <w:numPr>
          <w:ilvl w:val="0"/>
          <w:numId w:val="0"/>
        </w:numPr>
        <w:rPr>
          <w:b/>
          <w:bCs/>
          <w:color w:val="C00000"/>
        </w:rPr>
      </w:pPr>
      <w:r w:rsidRPr="00F25593">
        <w:rPr>
          <w:b/>
          <w:bCs/>
          <w:color w:val="C00000"/>
        </w:rPr>
        <w:t>Background Chloride Summary</w:t>
      </w:r>
    </w:p>
    <w:p w14:paraId="6CDA2398" w14:textId="4A0B122A" w:rsidR="0045426D" w:rsidRDefault="0045426D" w:rsidP="0045426D">
      <w:pPr>
        <w:pStyle w:val="Bullets"/>
      </w:pPr>
      <w:r w:rsidRPr="00BF3FC0">
        <w:t xml:space="preserve">Marginally elevated chloride concentrations were identified in background. A site-specific evaluation and justification are provided in </w:t>
      </w:r>
      <w:r w:rsidRPr="00BF3FC0">
        <w:rPr>
          <w:b/>
          <w:bCs/>
        </w:rPr>
        <w:t xml:space="preserve">Section </w:t>
      </w:r>
      <w:r w:rsidR="002261EE" w:rsidRPr="00BF3FC0">
        <w:rPr>
          <w:b/>
          <w:bCs/>
        </w:rPr>
        <w:t>X</w:t>
      </w:r>
      <w:r w:rsidRPr="00BF3FC0">
        <w:t xml:space="preserve">. </w:t>
      </w:r>
    </w:p>
    <w:p w14:paraId="661D037A" w14:textId="77981B54" w:rsidR="003C2A35" w:rsidRPr="00F25593" w:rsidRDefault="003C2A35" w:rsidP="003C2A35">
      <w:pPr>
        <w:pStyle w:val="Bullets"/>
        <w:numPr>
          <w:ilvl w:val="0"/>
          <w:numId w:val="0"/>
        </w:numPr>
        <w:rPr>
          <w:b/>
          <w:bCs/>
          <w:color w:val="C00000"/>
        </w:rPr>
      </w:pPr>
      <w:r w:rsidRPr="00F25593">
        <w:rPr>
          <w:b/>
          <w:bCs/>
          <w:color w:val="C00000"/>
        </w:rPr>
        <w:t>Tier 1 Exceedances Summary</w:t>
      </w:r>
    </w:p>
    <w:p w14:paraId="35D93061" w14:textId="619B2865" w:rsidR="00A04913" w:rsidRPr="00BF3FC0" w:rsidRDefault="00951FD1" w:rsidP="00CA0DB5">
      <w:pPr>
        <w:pStyle w:val="Bullets"/>
      </w:pPr>
      <w:r>
        <w:t xml:space="preserve">No soil exceedances were identified in the well centre and DWDA </w:t>
      </w:r>
      <w:r w:rsidR="00CA0DB5">
        <w:t>assessments.</w:t>
      </w:r>
    </w:p>
    <w:p w14:paraId="186994B8" w14:textId="77777777" w:rsidR="005F347A" w:rsidRPr="001170A6" w:rsidRDefault="005F347A" w:rsidP="001170A6">
      <w:pPr>
        <w:pStyle w:val="Bullets"/>
        <w:numPr>
          <w:ilvl w:val="0"/>
          <w:numId w:val="0"/>
        </w:numPr>
        <w:rPr>
          <w:color w:val="C00000"/>
        </w:rPr>
      </w:pPr>
      <w:r w:rsidRPr="001170A6">
        <w:rPr>
          <w:color w:val="C00000"/>
        </w:rPr>
        <w:t>OR</w:t>
      </w:r>
    </w:p>
    <w:p w14:paraId="6200D382" w14:textId="7C18AF90" w:rsidR="00E02AC3" w:rsidRPr="00BF3FC0" w:rsidRDefault="00205B4F" w:rsidP="007054E2">
      <w:pPr>
        <w:pStyle w:val="Bullets"/>
      </w:pPr>
      <w:r>
        <w:t>S</w:t>
      </w:r>
      <w:r w:rsidR="00E02AC3">
        <w:t>oil exceedances were identified in the well centre and DWDA assessments</w:t>
      </w:r>
      <w:r w:rsidR="00E47792">
        <w:t>.</w:t>
      </w:r>
      <w:r>
        <w:t xml:space="preserve"> </w:t>
      </w:r>
      <w:r w:rsidR="00E47792">
        <w:t>H</w:t>
      </w:r>
      <w:r>
        <w:t xml:space="preserve">owever, </w:t>
      </w:r>
      <w:r w:rsidR="007A752A">
        <w:t xml:space="preserve">all of the exceedances were </w:t>
      </w:r>
      <w:r w:rsidR="00B32A27">
        <w:t>assumed to be naturally occurring due to the low chloride concentrations.</w:t>
      </w:r>
    </w:p>
    <w:p w14:paraId="7C675C09" w14:textId="77777777" w:rsidR="005F347A" w:rsidRPr="00D330C5" w:rsidRDefault="005F347A" w:rsidP="005F347A">
      <w:pPr>
        <w:pStyle w:val="Bullets"/>
      </w:pPr>
      <w:r w:rsidRPr="00D330C5">
        <w:t>All other parameters complied with the applicable Tier 1 guidelines.</w:t>
      </w:r>
    </w:p>
    <w:p w14:paraId="68ECF13D" w14:textId="38EE9E2C" w:rsidR="006A2C36" w:rsidRPr="001170A6" w:rsidRDefault="00F21F85" w:rsidP="001170A6">
      <w:pPr>
        <w:pStyle w:val="Bullets"/>
        <w:numPr>
          <w:ilvl w:val="0"/>
          <w:numId w:val="0"/>
        </w:numPr>
        <w:rPr>
          <w:color w:val="C00000"/>
        </w:rPr>
      </w:pPr>
      <w:r w:rsidRPr="001170A6">
        <w:rPr>
          <w:color w:val="C00000"/>
        </w:rPr>
        <w:t>O</w:t>
      </w:r>
      <w:r w:rsidR="006A2C36" w:rsidRPr="001170A6">
        <w:rPr>
          <w:color w:val="C00000"/>
        </w:rPr>
        <w:t>R</w:t>
      </w:r>
      <w:r w:rsidRPr="001170A6">
        <w:rPr>
          <w:color w:val="C00000"/>
        </w:rPr>
        <w:t xml:space="preserve"> </w:t>
      </w:r>
    </w:p>
    <w:p w14:paraId="0074942D" w14:textId="43C84600" w:rsidR="00DA6107" w:rsidRDefault="00DA6107" w:rsidP="00DA6107">
      <w:pPr>
        <w:pStyle w:val="Bullets"/>
      </w:pPr>
      <w:r>
        <w:t>No soil exceedances were identified in the well centre assessment.</w:t>
      </w:r>
    </w:p>
    <w:p w14:paraId="245CBBE4" w14:textId="517D871A" w:rsidR="00DA6107" w:rsidRDefault="00DA6107" w:rsidP="00DA6107">
      <w:pPr>
        <w:pStyle w:val="Bullets"/>
      </w:pPr>
      <w:r>
        <w:t>Salinity and hydrocarbon exceedances were identified in the DWDA and EM anomaly assessments.</w:t>
      </w:r>
    </w:p>
    <w:p w14:paraId="05689188" w14:textId="77777777" w:rsidR="00EB1D8B" w:rsidRDefault="00DA6107" w:rsidP="00DA6107">
      <w:pPr>
        <w:pStyle w:val="Bullets"/>
      </w:pPr>
      <w:r>
        <w:t xml:space="preserve">Minor exceedance justifications were applied </w:t>
      </w:r>
      <w:r w:rsidR="00EB1D8B">
        <w:t>to s</w:t>
      </w:r>
      <w:r>
        <w:t xml:space="preserve">elect </w:t>
      </w:r>
      <w:r w:rsidR="00EB1D8B">
        <w:t xml:space="preserve">samples in the DWDA due to low chloride concentrations. </w:t>
      </w:r>
    </w:p>
    <w:p w14:paraId="17AEA3A8" w14:textId="77777777" w:rsidR="00EB1D8B" w:rsidRPr="00D330C5" w:rsidRDefault="00EB1D8B" w:rsidP="00EB1D8B">
      <w:pPr>
        <w:pStyle w:val="Bullets"/>
      </w:pPr>
      <w:r w:rsidRPr="00D330C5">
        <w:t>All other parameters complied with the applicable Tier 1 guidelines.</w:t>
      </w:r>
    </w:p>
    <w:p w14:paraId="13653933" w14:textId="77777777" w:rsidR="00DA6107" w:rsidRPr="001170A6" w:rsidRDefault="00DA6107" w:rsidP="001170A6">
      <w:pPr>
        <w:pStyle w:val="Bullets"/>
        <w:numPr>
          <w:ilvl w:val="0"/>
          <w:numId w:val="0"/>
        </w:numPr>
        <w:rPr>
          <w:color w:val="C00000"/>
        </w:rPr>
      </w:pPr>
      <w:r w:rsidRPr="001170A6">
        <w:rPr>
          <w:color w:val="C00000"/>
        </w:rPr>
        <w:t>OR</w:t>
      </w:r>
    </w:p>
    <w:p w14:paraId="2D500B82" w14:textId="77777777" w:rsidR="00DA6107" w:rsidRDefault="00DA6107" w:rsidP="00DA6107">
      <w:pPr>
        <w:pStyle w:val="Bullets"/>
      </w:pPr>
      <w:r>
        <w:lastRenderedPageBreak/>
        <w:t>Soil exceedances were identified in the well centre and DWDA assessments. However, all of the exceedances were assumed to be naturally occurring due to the low chloride concentrations.</w:t>
      </w:r>
    </w:p>
    <w:p w14:paraId="3BB1007A" w14:textId="77777777" w:rsidR="002F2345" w:rsidRPr="00BF3FC0" w:rsidRDefault="002F2345" w:rsidP="002F2345">
      <w:pPr>
        <w:pStyle w:val="Bullets"/>
      </w:pPr>
      <w:r w:rsidRPr="00BF3FC0">
        <w:t>All other parameters complied with the applicable Tier 1 guidelines.</w:t>
      </w:r>
    </w:p>
    <w:p w14:paraId="7E73CDF4" w14:textId="4DA4D741" w:rsidR="002F2345" w:rsidRPr="002F2345" w:rsidRDefault="002F2345" w:rsidP="001170A6">
      <w:pPr>
        <w:pStyle w:val="Bullets"/>
        <w:numPr>
          <w:ilvl w:val="0"/>
          <w:numId w:val="0"/>
        </w:numPr>
        <w:rPr>
          <w:color w:val="C00000"/>
        </w:rPr>
      </w:pPr>
      <w:r w:rsidRPr="002F2345">
        <w:rPr>
          <w:color w:val="C00000"/>
        </w:rPr>
        <w:t>OR</w:t>
      </w:r>
    </w:p>
    <w:p w14:paraId="1E3978F3" w14:textId="6034E974" w:rsidR="00F21F85" w:rsidRPr="00BF3FC0" w:rsidRDefault="00F21F85" w:rsidP="00F21F85">
      <w:pPr>
        <w:pStyle w:val="Bullets"/>
      </w:pPr>
      <w:r w:rsidRPr="00BF3FC0">
        <w:t xml:space="preserve">No evidence of impact or soil disturbance was identified in any of the exploratory boreholes. Therefore, samples were not collected or analyzed as part of the </w:t>
      </w:r>
      <w:r w:rsidR="009D79D8" w:rsidRPr="00BF3FC0">
        <w:t>DWDA</w:t>
      </w:r>
      <w:r w:rsidRPr="00BF3FC0">
        <w:t xml:space="preserve"> investigation</w:t>
      </w:r>
      <w:r w:rsidR="00A41C08" w:rsidRPr="00BF3FC0">
        <w:t>.</w:t>
      </w:r>
      <w:r w:rsidRPr="00BF3FC0">
        <w:t xml:space="preserve"> </w:t>
      </w:r>
    </w:p>
    <w:p w14:paraId="3306AFB0" w14:textId="77777777" w:rsidR="006E3A7A" w:rsidRPr="00BF3FC0" w:rsidRDefault="00414A42" w:rsidP="00414A42">
      <w:pPr>
        <w:pStyle w:val="Bullets"/>
      </w:pPr>
      <w:r w:rsidRPr="00BF3FC0">
        <w:t xml:space="preserve">All other parameters </w:t>
      </w:r>
      <w:r w:rsidR="00E12590" w:rsidRPr="00BF3FC0">
        <w:t xml:space="preserve">complied with </w:t>
      </w:r>
      <w:r w:rsidRPr="00BF3FC0">
        <w:t>the applicable Tier 1 guideline</w:t>
      </w:r>
      <w:r w:rsidR="00E12590" w:rsidRPr="00BF3FC0">
        <w:t>s</w:t>
      </w:r>
      <w:r w:rsidR="006E3A7A" w:rsidRPr="00BF3FC0">
        <w:t>.</w:t>
      </w:r>
    </w:p>
    <w:p w14:paraId="5E33C901" w14:textId="24A19027" w:rsidR="002A383B" w:rsidRPr="00F25593" w:rsidRDefault="00311DCB" w:rsidP="00311DCB">
      <w:pPr>
        <w:pStyle w:val="Bullets"/>
        <w:numPr>
          <w:ilvl w:val="0"/>
          <w:numId w:val="0"/>
        </w:numPr>
        <w:rPr>
          <w:b/>
          <w:bCs/>
          <w:color w:val="C00000"/>
        </w:rPr>
      </w:pPr>
      <w:r w:rsidRPr="00F25593">
        <w:rPr>
          <w:b/>
          <w:bCs/>
          <w:color w:val="C00000"/>
        </w:rPr>
        <w:t>Chloride Delineation</w:t>
      </w:r>
      <w:r w:rsidR="002F6F69" w:rsidRPr="00F25593">
        <w:rPr>
          <w:b/>
          <w:bCs/>
          <w:color w:val="C00000"/>
        </w:rPr>
        <w:t xml:space="preserve"> - </w:t>
      </w:r>
      <w:r w:rsidR="008A2806" w:rsidRPr="00F25593">
        <w:rPr>
          <w:b/>
          <w:bCs/>
          <w:color w:val="C00000"/>
        </w:rPr>
        <w:t>e</w:t>
      </w:r>
      <w:r w:rsidR="00937D28" w:rsidRPr="00F25593">
        <w:rPr>
          <w:b/>
          <w:bCs/>
          <w:color w:val="C00000"/>
        </w:rPr>
        <w:t>xamples</w:t>
      </w:r>
      <w:r w:rsidR="008A2806" w:rsidRPr="00F25593">
        <w:rPr>
          <w:b/>
          <w:bCs/>
          <w:color w:val="C00000"/>
        </w:rPr>
        <w:t xml:space="preserve"> with increasing complexity</w:t>
      </w:r>
    </w:p>
    <w:p w14:paraId="590A5245" w14:textId="306338ED" w:rsidR="00C860D5" w:rsidRDefault="00937D28" w:rsidP="004B7AC6">
      <w:pPr>
        <w:pStyle w:val="Bullets"/>
      </w:pPr>
      <w:r>
        <w:t>C</w:t>
      </w:r>
      <w:r w:rsidR="00C860D5">
        <w:t xml:space="preserve">hloride concentrations </w:t>
      </w:r>
      <w:r>
        <w:t xml:space="preserve">for all of the characterization samples were less than </w:t>
      </w:r>
      <w:r w:rsidR="00C860D5">
        <w:t>100 mg/L</w:t>
      </w:r>
      <w:r>
        <w:t xml:space="preserve"> and delineation was not required</w:t>
      </w:r>
      <w:r w:rsidR="00C860D5">
        <w:t>.</w:t>
      </w:r>
    </w:p>
    <w:p w14:paraId="630D935A" w14:textId="535D3C49" w:rsidR="00937D28" w:rsidRPr="00BF3FC0" w:rsidRDefault="00937D28" w:rsidP="00937D28">
      <w:pPr>
        <w:pStyle w:val="Bullets"/>
      </w:pPr>
      <w:r w:rsidRPr="00BF3FC0">
        <w:t>Chloride delineation to the Tier 1 standard of 100 mg/L</w:t>
      </w:r>
      <w:r>
        <w:t xml:space="preserve"> </w:t>
      </w:r>
      <w:r w:rsidRPr="00BF3FC0">
        <w:t>was achieved.</w:t>
      </w:r>
    </w:p>
    <w:p w14:paraId="12F8A41D" w14:textId="62405503" w:rsidR="007907B0" w:rsidRPr="00BF3FC0" w:rsidRDefault="007907B0" w:rsidP="004B7AC6">
      <w:pPr>
        <w:pStyle w:val="Bullets"/>
      </w:pPr>
      <w:r w:rsidRPr="00BF3FC0">
        <w:t>Chloride delineation to the Tier 1 standard of 100 mg/L, or background levels, was achieved.</w:t>
      </w:r>
    </w:p>
    <w:p w14:paraId="562E651C" w14:textId="17B62EC2" w:rsidR="002F6F69" w:rsidRDefault="005613CF" w:rsidP="002F6F69">
      <w:pPr>
        <w:pStyle w:val="Bullets"/>
      </w:pPr>
      <w:r>
        <w:t>Vertical delineation to the Tier 1 standard of 100 mg/L was achieved, however, l</w:t>
      </w:r>
      <w:r w:rsidR="002F6F69" w:rsidRPr="00BF3FC0">
        <w:t>ateral delineation was not achieved to the south and west of the site</w:t>
      </w:r>
      <w:r>
        <w:t>.</w:t>
      </w:r>
    </w:p>
    <w:p w14:paraId="2AA4ADBF" w14:textId="636A3EB7" w:rsidR="004B7AC6" w:rsidRPr="00BF3FC0" w:rsidRDefault="005613CF" w:rsidP="005532FE">
      <w:pPr>
        <w:pStyle w:val="Bullets"/>
      </w:pPr>
      <w:r w:rsidRPr="00BF3FC0">
        <w:t xml:space="preserve">Vertical delineation </w:t>
      </w:r>
      <w:r>
        <w:t xml:space="preserve">to the Tier 1 standard of 100 mg/L </w:t>
      </w:r>
      <w:r w:rsidRPr="00BF3FC0">
        <w:t xml:space="preserve">was achieved at the well centre and DWDA, but not </w:t>
      </w:r>
      <w:r>
        <w:t xml:space="preserve">at </w:t>
      </w:r>
      <w:r w:rsidRPr="00BF3FC0">
        <w:t xml:space="preserve">the flare pit and compressor areas. </w:t>
      </w:r>
      <w:r w:rsidR="00C55C69" w:rsidRPr="00BF3FC0">
        <w:t xml:space="preserve">Lateral delineation was achieved </w:t>
      </w:r>
      <w:r w:rsidR="00616E26" w:rsidRPr="00BF3FC0">
        <w:t xml:space="preserve">in </w:t>
      </w:r>
      <w:r w:rsidR="00F05331" w:rsidRPr="00BF3FC0">
        <w:t xml:space="preserve">all </w:t>
      </w:r>
      <w:r w:rsidR="00616E26" w:rsidRPr="00BF3FC0">
        <w:t xml:space="preserve">directions except </w:t>
      </w:r>
      <w:r w:rsidR="00902DB0">
        <w:t xml:space="preserve">south, which can be </w:t>
      </w:r>
      <w:r w:rsidR="000361CC" w:rsidRPr="00BF3FC0">
        <w:t>inferred from the geophysical survey</w:t>
      </w:r>
      <w:r w:rsidR="00616E26" w:rsidRPr="00BF3FC0">
        <w:t xml:space="preserve">. </w:t>
      </w:r>
    </w:p>
    <w:p w14:paraId="36D565EC" w14:textId="0A3EECBE" w:rsidR="00D330C5" w:rsidRPr="00F25593" w:rsidRDefault="004D1332" w:rsidP="004D1332">
      <w:pPr>
        <w:pStyle w:val="Bullets"/>
        <w:numPr>
          <w:ilvl w:val="0"/>
          <w:numId w:val="0"/>
        </w:numPr>
        <w:rPr>
          <w:b/>
          <w:bCs/>
          <w:color w:val="C00000"/>
        </w:rPr>
      </w:pPr>
      <w:r w:rsidRPr="00F25593">
        <w:rPr>
          <w:b/>
          <w:bCs/>
          <w:color w:val="C00000"/>
        </w:rPr>
        <w:t>Compliance statement</w:t>
      </w:r>
    </w:p>
    <w:p w14:paraId="2A5CB419" w14:textId="773644D2" w:rsidR="002B62B6" w:rsidRPr="00D330C5" w:rsidRDefault="00D330C5" w:rsidP="00D330C5">
      <w:pPr>
        <w:pStyle w:val="Bullets"/>
      </w:pPr>
      <w:bookmarkStart w:id="139" w:name="_Hlk137980174"/>
      <w:r w:rsidRPr="00D330C5">
        <w:t>All known APECs have been adequately characterized for the appropriate CoPCs</w:t>
      </w:r>
      <w:r w:rsidR="0059378B" w:rsidRPr="00D330C5">
        <w:t>.</w:t>
      </w:r>
      <w:r w:rsidR="00D72C5E" w:rsidRPr="00D330C5">
        <w:t xml:space="preserve"> </w:t>
      </w:r>
      <w:r w:rsidR="002B62B6" w:rsidRPr="00D330C5">
        <w:t xml:space="preserve">A </w:t>
      </w:r>
      <w:r w:rsidR="005537F3">
        <w:t xml:space="preserve">comprehensive </w:t>
      </w:r>
      <w:r w:rsidR="002B62B6" w:rsidRPr="00D330C5">
        <w:t>compliance revie</w:t>
      </w:r>
      <w:r w:rsidR="005537F3">
        <w:t xml:space="preserve">w </w:t>
      </w:r>
      <w:r w:rsidR="002B62B6" w:rsidRPr="00D330C5">
        <w:t xml:space="preserve">is provided in </w:t>
      </w:r>
      <w:r w:rsidR="002B62B6" w:rsidRPr="006E3813">
        <w:rPr>
          <w:b/>
          <w:bCs/>
        </w:rPr>
        <w:t>Sect</w:t>
      </w:r>
      <w:bookmarkEnd w:id="139"/>
      <w:r w:rsidR="002B62B6" w:rsidRPr="006E3813">
        <w:rPr>
          <w:b/>
          <w:bCs/>
        </w:rPr>
        <w:t xml:space="preserve">ion </w:t>
      </w:r>
      <w:r w:rsidR="0059378B" w:rsidRPr="006E3813">
        <w:rPr>
          <w:b/>
          <w:bCs/>
        </w:rPr>
        <w:t>7</w:t>
      </w:r>
      <w:r w:rsidR="002B62B6" w:rsidRPr="00D330C5">
        <w:t>.</w:t>
      </w:r>
    </w:p>
    <w:p w14:paraId="7000C71B" w14:textId="77777777" w:rsidR="004D1332" w:rsidRPr="00F25593" w:rsidRDefault="004D1332" w:rsidP="00A104EE">
      <w:pPr>
        <w:rPr>
          <w:b/>
          <w:bCs/>
          <w:color w:val="C00000"/>
        </w:rPr>
      </w:pPr>
      <w:r w:rsidRPr="00F25593">
        <w:rPr>
          <w:b/>
          <w:bCs/>
          <w:color w:val="C00000"/>
        </w:rPr>
        <w:t>Concluding statements</w:t>
      </w:r>
    </w:p>
    <w:p w14:paraId="0125E723" w14:textId="36FFAABE" w:rsidR="00F25593" w:rsidRPr="004D1332" w:rsidRDefault="00F25593" w:rsidP="00A104EE">
      <w:pPr>
        <w:rPr>
          <w:color w:val="C00000"/>
        </w:rPr>
      </w:pPr>
      <w:r>
        <w:rPr>
          <w:color w:val="C00000"/>
        </w:rPr>
        <w:t xml:space="preserve">No </w:t>
      </w:r>
      <w:r w:rsidR="00DD1012">
        <w:rPr>
          <w:color w:val="C00000"/>
        </w:rPr>
        <w:t>exceedances, no delineation issues</w:t>
      </w:r>
    </w:p>
    <w:p w14:paraId="32F18ED8" w14:textId="43FC41BA" w:rsidR="00A104EE" w:rsidRPr="00BF3FC0" w:rsidRDefault="00A104EE" w:rsidP="00A104EE">
      <w:pPr>
        <w:spacing w:line="360" w:lineRule="exact"/>
      </w:pPr>
      <w:r w:rsidRPr="00BF3FC0">
        <w:t>The ESA has provided sufficient information to support that there is no reasonable basis to suspect a substance release has occurred at the site that has caused, is causing, or may cause an adverse effect. Therefore, no further remedial actions are required.</w:t>
      </w:r>
    </w:p>
    <w:p w14:paraId="78EFB762" w14:textId="77777777" w:rsidR="00A104EE" w:rsidRPr="00F25593" w:rsidRDefault="00A104EE" w:rsidP="00A104EE">
      <w:pPr>
        <w:rPr>
          <w:color w:val="C00000"/>
        </w:rPr>
      </w:pPr>
      <w:bookmarkStart w:id="140" w:name="_Hlk208054826"/>
      <w:r w:rsidRPr="00F25593">
        <w:rPr>
          <w:color w:val="C00000"/>
        </w:rPr>
        <w:t>For sites with minor exceedance justifications</w:t>
      </w:r>
    </w:p>
    <w:bookmarkEnd w:id="140"/>
    <w:p w14:paraId="1F5B3200" w14:textId="22EFF2E7" w:rsidR="00A104EE" w:rsidRPr="00BF3FC0" w:rsidRDefault="00A104EE" w:rsidP="00A104EE">
      <w:r w:rsidRPr="00BF3FC0">
        <w:t>Minor exceedances were identified and have been justified based on environmental risk. As such, the ESA has provided sufficient information to support that there is no reasonable basis to suspect a substance release has occurred at the site that has caused, is causing, or may cause an adverse effect. Therefore, no further remedial actions are required.</w:t>
      </w:r>
    </w:p>
    <w:p w14:paraId="47147EFB" w14:textId="43CE6391" w:rsidR="00A104EE" w:rsidRPr="00BF3FC0" w:rsidRDefault="00A104EE" w:rsidP="00A104EE">
      <w:pPr>
        <w:rPr>
          <w:color w:val="C00000"/>
          <w:u w:val="single"/>
        </w:rPr>
      </w:pPr>
      <w:r w:rsidRPr="00BF3FC0">
        <w:rPr>
          <w:color w:val="C00000"/>
          <w:u w:val="single"/>
        </w:rPr>
        <w:t>For impacts</w:t>
      </w:r>
      <w:r w:rsidR="006D1F65" w:rsidRPr="00BF3FC0">
        <w:rPr>
          <w:color w:val="C00000"/>
          <w:u w:val="single"/>
        </w:rPr>
        <w:t xml:space="preserve"> requiring remediation</w:t>
      </w:r>
    </w:p>
    <w:p w14:paraId="78583680" w14:textId="0A314448" w:rsidR="00A104EE" w:rsidRPr="00BF3FC0" w:rsidRDefault="00A104EE" w:rsidP="00A104EE">
      <w:r w:rsidRPr="00BF3FC0">
        <w:lastRenderedPageBreak/>
        <w:t>The ESA has confirmed that a substance release has occurred at the site, and further assessment, remedial measures, or exposure control measures are required. The impact volume is currently estimated at 696 m</w:t>
      </w:r>
      <w:r w:rsidRPr="00BF3FC0">
        <w:rPr>
          <w:vertAlign w:val="superscript"/>
        </w:rPr>
        <w:t>3</w:t>
      </w:r>
      <w:r w:rsidR="004A73AE">
        <w:t xml:space="preserve"> (</w:t>
      </w:r>
      <w:r w:rsidRPr="00BF3FC0">
        <w:t>1253 tonnes</w:t>
      </w:r>
      <w:r w:rsidR="004A73AE">
        <w:t>)</w:t>
      </w:r>
      <w:r w:rsidRPr="00BF3FC0">
        <w:t xml:space="preserve">. </w:t>
      </w:r>
    </w:p>
    <w:p w14:paraId="6B2FCC1A" w14:textId="77777777" w:rsidR="00A104EE" w:rsidRPr="00BF3FC0" w:rsidRDefault="00A104EE" w:rsidP="00A104EE">
      <w:pPr>
        <w:rPr>
          <w:b/>
          <w:bCs/>
          <w:color w:val="C00000"/>
          <w:u w:val="single"/>
        </w:rPr>
      </w:pPr>
      <w:r w:rsidRPr="00BF3FC0">
        <w:rPr>
          <w:color w:val="C00000"/>
          <w:u w:val="single"/>
        </w:rPr>
        <w:t>When further work is required – unknown volume</w:t>
      </w:r>
    </w:p>
    <w:p w14:paraId="16C9D48D" w14:textId="75BFF0BA" w:rsidR="006E758D" w:rsidRDefault="00A104EE" w:rsidP="00F4609B">
      <w:r w:rsidRPr="00BF3FC0">
        <w:t xml:space="preserve">The ESA has confirmed that a substance release has occurred at the site, and further assessment, remedial measures, or exposure control measures are required. </w:t>
      </w:r>
    </w:p>
    <w:p w14:paraId="48728F49" w14:textId="7C736B8E" w:rsidR="0083513F" w:rsidRDefault="0083513F" w:rsidP="0083513F">
      <w:pPr>
        <w:pStyle w:val="BodyParagraph"/>
      </w:pPr>
      <w:r>
        <w:t>&lt;INSERT_8_END&gt;</w:t>
      </w:r>
    </w:p>
    <w:p w14:paraId="3BBC78C9" w14:textId="77777777" w:rsidR="0083513F" w:rsidRPr="00BF3FC0" w:rsidRDefault="0083513F" w:rsidP="00F4609B"/>
    <w:p w14:paraId="3C570BB6" w14:textId="77777777" w:rsidR="00411FDB" w:rsidRPr="00BF3FC0" w:rsidRDefault="00411FDB" w:rsidP="00FF67B6">
      <w:pPr>
        <w:pStyle w:val="Heading1"/>
        <w:rPr>
          <w:lang w:val="en-CA"/>
        </w:rPr>
      </w:pPr>
      <w:bookmarkStart w:id="141" w:name="_Toc241158106"/>
      <w:r w:rsidRPr="00BF3FC0">
        <w:rPr>
          <w:lang w:val="en-CA"/>
        </w:rPr>
        <w:lastRenderedPageBreak/>
        <w:t>Closure</w:t>
      </w:r>
      <w:bookmarkEnd w:id="141"/>
    </w:p>
    <w:p w14:paraId="465537D4" w14:textId="274B93BC" w:rsidR="008C7463" w:rsidRPr="00BF3FC0" w:rsidRDefault="008C7463" w:rsidP="008C7463">
      <w:r w:rsidRPr="00BF3FC0">
        <w:t xml:space="preserve">We trust that this report meets your requirements. </w:t>
      </w:r>
      <w:r w:rsidR="00C831C7" w:rsidRPr="00BF3FC0">
        <w:t xml:space="preserve">For questions or concerns regarding the information, </w:t>
      </w:r>
      <w:r w:rsidR="006F56E7" w:rsidRPr="00BF3FC0">
        <w:t xml:space="preserve">please </w:t>
      </w:r>
      <w:r w:rsidR="00C67248" w:rsidRPr="00BF3FC0">
        <w:t xml:space="preserve">contact </w:t>
      </w:r>
      <w:r w:rsidR="006F56E7" w:rsidRPr="00BF3FC0">
        <w:t>Robert Wiedemann</w:t>
      </w:r>
      <w:r w:rsidR="00C831C7" w:rsidRPr="00BF3FC0">
        <w:t xml:space="preserve"> at </w:t>
      </w:r>
      <w:bookmarkStart w:id="142" w:name="_Hlk66803189"/>
      <w:r w:rsidR="00C831C7" w:rsidRPr="00BF3FC0">
        <w:fldChar w:fldCharType="begin"/>
      </w:r>
      <w:r w:rsidR="00C831C7" w:rsidRPr="00BF3FC0">
        <w:instrText xml:space="preserve"> HYPERLINK "mailto:rwiedemann@ebmgeoscience.com" </w:instrText>
      </w:r>
      <w:r w:rsidR="00C831C7" w:rsidRPr="00BF3FC0">
        <w:fldChar w:fldCharType="separate"/>
      </w:r>
      <w:r w:rsidR="00C831C7" w:rsidRPr="00BF3FC0">
        <w:rPr>
          <w:rStyle w:val="Hyperlink"/>
        </w:rPr>
        <w:t>rwiedemann@ebmgeoscience.com</w:t>
      </w:r>
      <w:r w:rsidR="00C831C7" w:rsidRPr="00BF3FC0">
        <w:fldChar w:fldCharType="end"/>
      </w:r>
      <w:r w:rsidR="00C831C7" w:rsidRPr="00BF3FC0">
        <w:t>.</w:t>
      </w:r>
      <w:bookmarkEnd w:id="142"/>
    </w:p>
    <w:p w14:paraId="4E4B9F19" w14:textId="77777777" w:rsidR="008C7463" w:rsidRPr="00BF3FC0" w:rsidRDefault="008C7463" w:rsidP="008C7463">
      <w:r w:rsidRPr="00BF3FC0">
        <w:t>Respectfully submitted,</w:t>
      </w:r>
    </w:p>
    <w:p w14:paraId="46236F2D" w14:textId="30D9CA35" w:rsidR="008C7463" w:rsidRPr="00BF3FC0" w:rsidRDefault="000429E4" w:rsidP="000429E4">
      <w:pPr>
        <w:spacing w:after="120"/>
        <w:jc w:val="left"/>
      </w:pPr>
      <w:r w:rsidRPr="00BF3FC0">
        <w:rPr>
          <w:rFonts w:cs="Arial"/>
          <w:b/>
          <w:bCs/>
        </w:rPr>
        <w:t>EBM Geoscience Inc.</w:t>
      </w:r>
      <w:r w:rsidRPr="00BF3FC0">
        <w:rPr>
          <w:rFonts w:cs="Arial"/>
          <w:b/>
          <w:bCs/>
        </w:rPr>
        <w:br/>
      </w:r>
      <w:r w:rsidRPr="00BF3FC0">
        <w:t>APEGA Permit to Practice: 14970</w:t>
      </w:r>
    </w:p>
    <w:p w14:paraId="586CFD2B" w14:textId="451CB392" w:rsidR="008C7463" w:rsidRPr="00BF3FC0" w:rsidRDefault="008C7463" w:rsidP="008C7463">
      <w:pPr>
        <w:spacing w:before="0" w:after="0"/>
      </w:pPr>
    </w:p>
    <w:p w14:paraId="68394312" w14:textId="77777777" w:rsidR="008C7463" w:rsidRPr="00BF3FC0" w:rsidRDefault="008C7463" w:rsidP="008C7463">
      <w:pPr>
        <w:spacing w:before="0" w:after="0"/>
      </w:pPr>
    </w:p>
    <w:p w14:paraId="77CEEB51" w14:textId="77777777" w:rsidR="008C7463" w:rsidRPr="00BF3FC0" w:rsidRDefault="008C7463" w:rsidP="008C7463">
      <w:pPr>
        <w:spacing w:before="0" w:after="0"/>
      </w:pPr>
    </w:p>
    <w:p w14:paraId="58268433" w14:textId="77777777" w:rsidR="008C7463" w:rsidRPr="00BF3FC0" w:rsidRDefault="008C7463" w:rsidP="008C7463">
      <w:pPr>
        <w:spacing w:before="0" w:after="0"/>
      </w:pPr>
    </w:p>
    <w:p w14:paraId="58AA8971" w14:textId="5A493DC7" w:rsidR="008C7463" w:rsidRPr="00BF3FC0" w:rsidRDefault="008C7463" w:rsidP="008C7463">
      <w:pPr>
        <w:spacing w:before="0" w:after="0"/>
      </w:pPr>
      <w:r w:rsidRPr="00BF3FC0">
        <w:t>Report written by:</w:t>
      </w:r>
      <w:r w:rsidRPr="00BF3FC0">
        <w:tab/>
      </w:r>
      <w:r w:rsidRPr="00BF3FC0">
        <w:tab/>
      </w:r>
      <w:r w:rsidRPr="00BF3FC0">
        <w:tab/>
      </w:r>
      <w:r w:rsidRPr="00BF3FC0">
        <w:tab/>
      </w:r>
      <w:r w:rsidRPr="00BF3FC0">
        <w:tab/>
        <w:t>Report reviewed by:</w:t>
      </w:r>
    </w:p>
    <w:p w14:paraId="2167A9FD" w14:textId="04EC97E1" w:rsidR="008C7463" w:rsidRPr="00BF3FC0" w:rsidRDefault="003853D8" w:rsidP="008C7463">
      <w:pPr>
        <w:spacing w:before="0" w:after="0"/>
      </w:pPr>
      <w:r w:rsidRPr="00BF3FC0">
        <w:t>Beth Crowe, BSc (Hons), PAg</w:t>
      </w:r>
      <w:r w:rsidR="008C7463" w:rsidRPr="00BF3FC0">
        <w:tab/>
      </w:r>
      <w:r w:rsidR="008C7463" w:rsidRPr="00BF3FC0">
        <w:tab/>
      </w:r>
      <w:r w:rsidR="008C7463" w:rsidRPr="00BF3FC0">
        <w:tab/>
        <w:t>Robert Wiedemann, MEnvSc, P</w:t>
      </w:r>
      <w:r w:rsidR="00B2099E" w:rsidRPr="00BF3FC0">
        <w:t>A</w:t>
      </w:r>
      <w:r w:rsidR="008C7463" w:rsidRPr="00BF3FC0">
        <w:t>g, PGeo</w:t>
      </w:r>
    </w:p>
    <w:p w14:paraId="20F12501" w14:textId="5BC4C94E" w:rsidR="008C7463" w:rsidRPr="006C3D76" w:rsidRDefault="003C14D2" w:rsidP="008C7463">
      <w:pPr>
        <w:spacing w:before="0" w:after="0"/>
        <w:rPr>
          <w:lang w:val="pt-BR"/>
        </w:rPr>
      </w:pPr>
      <w:r w:rsidRPr="006C3D76">
        <w:rPr>
          <w:lang w:val="pt-BR"/>
        </w:rPr>
        <w:t xml:space="preserve">Senior </w:t>
      </w:r>
      <w:r w:rsidR="008C7463" w:rsidRPr="006C3D76">
        <w:rPr>
          <w:lang w:val="pt-BR"/>
        </w:rPr>
        <w:t>Environmental Consultant</w:t>
      </w:r>
      <w:r w:rsidR="008C7463" w:rsidRPr="006C3D76">
        <w:rPr>
          <w:lang w:val="pt-BR"/>
        </w:rPr>
        <w:tab/>
      </w:r>
      <w:r w:rsidR="008C7463" w:rsidRPr="006C3D76">
        <w:rPr>
          <w:lang w:val="pt-BR"/>
        </w:rPr>
        <w:tab/>
      </w:r>
      <w:r w:rsidR="008C7463" w:rsidRPr="006C3D76">
        <w:rPr>
          <w:lang w:val="pt-BR"/>
        </w:rPr>
        <w:tab/>
        <w:t>Senior Environmental Geoscientist</w:t>
      </w:r>
    </w:p>
    <w:p w14:paraId="5E71B52C" w14:textId="5B1E637B" w:rsidR="00B11611" w:rsidRPr="006C3D76" w:rsidRDefault="00EC3282" w:rsidP="008C7463">
      <w:pPr>
        <w:spacing w:before="0" w:after="0"/>
        <w:rPr>
          <w:lang w:val="pt-BR"/>
        </w:rPr>
      </w:pPr>
      <w:r w:rsidRPr="006C3D76">
        <w:rPr>
          <w:lang w:val="pt-BR"/>
        </w:rPr>
        <w:t xml:space="preserve">AIA: </w:t>
      </w:r>
      <w:r w:rsidR="003C14D2" w:rsidRPr="006C3D76">
        <w:rPr>
          <w:lang w:val="pt-BR"/>
        </w:rPr>
        <w:t>5803</w:t>
      </w:r>
      <w:r w:rsidR="00B11611" w:rsidRPr="006C3D76">
        <w:rPr>
          <w:lang w:val="pt-BR"/>
        </w:rPr>
        <w:tab/>
      </w:r>
      <w:r w:rsidR="00B11611" w:rsidRPr="006C3D76">
        <w:rPr>
          <w:lang w:val="pt-BR"/>
        </w:rPr>
        <w:tab/>
      </w:r>
      <w:r w:rsidR="00B11611" w:rsidRPr="006C3D76">
        <w:rPr>
          <w:lang w:val="pt-BR"/>
        </w:rPr>
        <w:tab/>
      </w:r>
      <w:r w:rsidR="00B11611" w:rsidRPr="006C3D76">
        <w:rPr>
          <w:lang w:val="pt-BR"/>
        </w:rPr>
        <w:tab/>
      </w:r>
      <w:r w:rsidR="00B11611" w:rsidRPr="006C3D76">
        <w:rPr>
          <w:lang w:val="pt-BR"/>
        </w:rPr>
        <w:tab/>
      </w:r>
      <w:r w:rsidR="00B11611" w:rsidRPr="006C3D76">
        <w:rPr>
          <w:lang w:val="pt-BR"/>
        </w:rPr>
        <w:tab/>
        <w:t>AIA: 2751. APEGA: 105310</w:t>
      </w:r>
    </w:p>
    <w:p w14:paraId="4F821435" w14:textId="77777777" w:rsidR="00817B49" w:rsidRPr="00BF3FC0" w:rsidRDefault="00817B49" w:rsidP="00817B49">
      <w:pPr>
        <w:spacing w:before="120" w:after="120"/>
        <w:rPr>
          <w:color w:val="C00000"/>
          <w:u w:val="single"/>
        </w:rPr>
      </w:pPr>
      <w:r w:rsidRPr="00BF3FC0">
        <w:rPr>
          <w:color w:val="C00000"/>
          <w:u w:val="single"/>
        </w:rPr>
        <w:t>OR</w:t>
      </w:r>
    </w:p>
    <w:p w14:paraId="09F51AEB" w14:textId="77777777" w:rsidR="006031C0" w:rsidRPr="00BF3FC0" w:rsidRDefault="006031C0" w:rsidP="006031C0">
      <w:pPr>
        <w:rPr>
          <w:color w:val="0563C1" w:themeColor="hyperlink"/>
          <w:u w:val="single"/>
        </w:rPr>
      </w:pPr>
      <w:r w:rsidRPr="00BF3FC0">
        <w:t xml:space="preserve">We trust that this report meets your requirements. If you have questions or concerns about the information, please contact Steve Vogt at </w:t>
      </w:r>
      <w:hyperlink r:id="rId26" w:history="1">
        <w:r w:rsidRPr="00BF3FC0">
          <w:rPr>
            <w:rStyle w:val="Hyperlink"/>
          </w:rPr>
          <w:t>svogt@ebmgeoscience.com</w:t>
        </w:r>
      </w:hyperlink>
      <w:r w:rsidRPr="00BF3FC0">
        <w:t>.</w:t>
      </w:r>
    </w:p>
    <w:p w14:paraId="1B167247" w14:textId="77777777" w:rsidR="006031C0" w:rsidRPr="00BF3FC0" w:rsidRDefault="006031C0" w:rsidP="006031C0">
      <w:r w:rsidRPr="00BF3FC0">
        <w:t>Respectfully submitted,</w:t>
      </w:r>
    </w:p>
    <w:p w14:paraId="472ADD84" w14:textId="3AE78D18" w:rsidR="006031C0" w:rsidRPr="00462FB8" w:rsidRDefault="006031C0" w:rsidP="006031C0">
      <w:pPr>
        <w:pStyle w:val="EBM"/>
        <w:rPr>
          <w:rFonts w:ascii="Arial" w:hAnsi="Arial" w:cs="Arial"/>
          <w:color w:val="auto"/>
        </w:rPr>
      </w:pPr>
      <w:r w:rsidRPr="00462FB8">
        <w:rPr>
          <w:rFonts w:ascii="Arial" w:hAnsi="Arial" w:cs="Arial"/>
          <w:color w:val="auto"/>
        </w:rPr>
        <w:t>EBM Geoscience Inc.</w:t>
      </w:r>
    </w:p>
    <w:p w14:paraId="5280F4FB" w14:textId="77777777" w:rsidR="006031C0" w:rsidRPr="00BF3FC0" w:rsidRDefault="006031C0" w:rsidP="006031C0">
      <w:pPr>
        <w:spacing w:before="0" w:after="0"/>
      </w:pPr>
    </w:p>
    <w:p w14:paraId="38432DD5" w14:textId="77777777" w:rsidR="006031C0" w:rsidRPr="00BF3FC0" w:rsidRDefault="006031C0" w:rsidP="006031C0">
      <w:pPr>
        <w:spacing w:before="0" w:after="0"/>
      </w:pPr>
    </w:p>
    <w:p w14:paraId="04420665" w14:textId="77777777" w:rsidR="006031C0" w:rsidRPr="00BF3FC0" w:rsidRDefault="006031C0" w:rsidP="006031C0">
      <w:pPr>
        <w:spacing w:before="0" w:after="0"/>
      </w:pPr>
    </w:p>
    <w:p w14:paraId="73FC0523" w14:textId="77777777" w:rsidR="006031C0" w:rsidRPr="00BF3FC0" w:rsidRDefault="006031C0" w:rsidP="006031C0">
      <w:pPr>
        <w:spacing w:before="0" w:after="0"/>
      </w:pPr>
    </w:p>
    <w:p w14:paraId="265E159D" w14:textId="77777777" w:rsidR="006031C0" w:rsidRPr="00BF3FC0" w:rsidRDefault="006031C0" w:rsidP="006031C0">
      <w:pPr>
        <w:spacing w:before="0" w:after="0"/>
      </w:pPr>
      <w:r w:rsidRPr="00BF3FC0">
        <w:t>Report written by:</w:t>
      </w:r>
      <w:r w:rsidRPr="00BF3FC0">
        <w:tab/>
      </w:r>
      <w:r w:rsidRPr="00BF3FC0">
        <w:tab/>
      </w:r>
      <w:r w:rsidRPr="00BF3FC0">
        <w:tab/>
      </w:r>
      <w:r w:rsidRPr="00BF3FC0">
        <w:tab/>
      </w:r>
      <w:r w:rsidRPr="00BF3FC0">
        <w:tab/>
      </w:r>
      <w:r w:rsidRPr="00BF3FC0">
        <w:tab/>
        <w:t>Report reviewed by:</w:t>
      </w:r>
    </w:p>
    <w:p w14:paraId="026FF24B" w14:textId="77777777" w:rsidR="006031C0" w:rsidRPr="00BF3FC0" w:rsidRDefault="006031C0" w:rsidP="006031C0">
      <w:pPr>
        <w:spacing w:before="0" w:after="0"/>
      </w:pPr>
      <w:r w:rsidRPr="00BF3FC0">
        <w:t xml:space="preserve">Jeff Brown, BSc (Hons), EP, AIT </w:t>
      </w:r>
      <w:r w:rsidRPr="00BF3FC0">
        <w:tab/>
      </w:r>
      <w:r w:rsidRPr="00BF3FC0">
        <w:tab/>
      </w:r>
      <w:r w:rsidRPr="00BF3FC0">
        <w:tab/>
      </w:r>
      <w:r w:rsidRPr="00BF3FC0">
        <w:tab/>
        <w:t>Steve Vogt, BSc, PAg</w:t>
      </w:r>
    </w:p>
    <w:p w14:paraId="1BAEDAF3" w14:textId="77777777" w:rsidR="006031C0" w:rsidRPr="00BF3FC0" w:rsidRDefault="006031C0" w:rsidP="006031C0">
      <w:pPr>
        <w:spacing w:before="0" w:after="0"/>
      </w:pPr>
      <w:r w:rsidRPr="00BF3FC0">
        <w:t>Environmental Consultant</w:t>
      </w:r>
      <w:r w:rsidRPr="00BF3FC0">
        <w:tab/>
      </w:r>
      <w:r w:rsidRPr="00BF3FC0">
        <w:tab/>
      </w:r>
      <w:r w:rsidRPr="00BF3FC0">
        <w:tab/>
      </w:r>
      <w:r w:rsidRPr="00BF3FC0">
        <w:tab/>
      </w:r>
      <w:r w:rsidRPr="00BF3FC0">
        <w:tab/>
        <w:t>Senior Project Manager</w:t>
      </w:r>
    </w:p>
    <w:p w14:paraId="1E125C7F" w14:textId="77777777" w:rsidR="006031C0" w:rsidRPr="00BF3FC0" w:rsidRDefault="006031C0" w:rsidP="006031C0">
      <w:pPr>
        <w:spacing w:before="0" w:after="0"/>
      </w:pPr>
      <w:r w:rsidRPr="00BF3FC0">
        <w:t>AIA: 24540</w:t>
      </w:r>
      <w:r w:rsidRPr="00BF3FC0">
        <w:tab/>
      </w:r>
      <w:r w:rsidRPr="00BF3FC0">
        <w:tab/>
      </w:r>
      <w:r w:rsidRPr="00BF3FC0">
        <w:tab/>
      </w:r>
      <w:r w:rsidRPr="00BF3FC0">
        <w:tab/>
      </w:r>
      <w:r w:rsidRPr="00BF3FC0">
        <w:tab/>
      </w:r>
      <w:r w:rsidRPr="00BF3FC0">
        <w:tab/>
      </w:r>
      <w:r w:rsidRPr="00BF3FC0">
        <w:tab/>
        <w:t>AIA: 4621</w:t>
      </w:r>
    </w:p>
    <w:p w14:paraId="417331CE" w14:textId="77777777" w:rsidR="006031C0" w:rsidRPr="00BF3FC0" w:rsidRDefault="006031C0" w:rsidP="006031C0">
      <w:pPr>
        <w:spacing w:before="0" w:after="0"/>
      </w:pPr>
    </w:p>
    <w:p w14:paraId="7B4A721E" w14:textId="77777777" w:rsidR="006031C0" w:rsidRPr="00BF3FC0" w:rsidRDefault="006031C0" w:rsidP="006031C0">
      <w:pPr>
        <w:spacing w:before="0" w:after="0"/>
        <w:rPr>
          <w:color w:val="C00000"/>
          <w:u w:val="single"/>
        </w:rPr>
      </w:pPr>
      <w:r w:rsidRPr="00BF3FC0">
        <w:rPr>
          <w:color w:val="C00000"/>
          <w:u w:val="single"/>
        </w:rPr>
        <w:t>OR</w:t>
      </w:r>
    </w:p>
    <w:p w14:paraId="3D453D67" w14:textId="74A0E6D7" w:rsidR="00FD12CA" w:rsidRPr="00BF3FC0" w:rsidRDefault="00FD12CA" w:rsidP="00FD12CA">
      <w:r w:rsidRPr="00BF3FC0">
        <w:t xml:space="preserve">We trust that this report meets your requirements. For questions or concerns regarding the information, please contact Jenifer Kelly at </w:t>
      </w:r>
      <w:hyperlink r:id="rId27" w:history="1">
        <w:r w:rsidR="00BF6390" w:rsidRPr="00BF3FC0">
          <w:rPr>
            <w:rStyle w:val="Hyperlink"/>
          </w:rPr>
          <w:t>jkelly@embgeoscience.com</w:t>
        </w:r>
      </w:hyperlink>
      <w:r w:rsidRPr="00BF3FC0">
        <w:t>.</w:t>
      </w:r>
    </w:p>
    <w:p w14:paraId="1614A979" w14:textId="77777777" w:rsidR="003C0231" w:rsidRPr="00BF3FC0" w:rsidRDefault="003C0231" w:rsidP="003C0231">
      <w:r w:rsidRPr="00BF3FC0">
        <w:t>Respectfully submitted,</w:t>
      </w:r>
    </w:p>
    <w:p w14:paraId="38F906C7" w14:textId="77777777" w:rsidR="000429E4" w:rsidRPr="00BF3FC0" w:rsidRDefault="000429E4" w:rsidP="000429E4">
      <w:pPr>
        <w:spacing w:after="120"/>
        <w:jc w:val="left"/>
      </w:pPr>
      <w:r w:rsidRPr="00BF3FC0">
        <w:rPr>
          <w:rFonts w:cs="Arial"/>
          <w:b/>
          <w:bCs/>
        </w:rPr>
        <w:lastRenderedPageBreak/>
        <w:t>EBM Geoscience Inc.</w:t>
      </w:r>
      <w:r w:rsidRPr="00BF3FC0">
        <w:rPr>
          <w:rFonts w:cs="Arial"/>
          <w:b/>
          <w:bCs/>
        </w:rPr>
        <w:br/>
      </w:r>
      <w:r w:rsidRPr="00BF3FC0">
        <w:t>APEGA Permit to Practice: 14970</w:t>
      </w:r>
    </w:p>
    <w:p w14:paraId="7950BEE8" w14:textId="17453A34" w:rsidR="003C0231" w:rsidRDefault="003C0231" w:rsidP="003C0231">
      <w:pPr>
        <w:spacing w:before="0" w:after="0"/>
        <w:rPr>
          <w:noProof/>
        </w:rPr>
      </w:pPr>
    </w:p>
    <w:p w14:paraId="04E984C2" w14:textId="77777777" w:rsidR="00D524B7" w:rsidRDefault="00D524B7" w:rsidP="003C0231">
      <w:pPr>
        <w:spacing w:before="0" w:after="0"/>
        <w:rPr>
          <w:noProof/>
        </w:rPr>
      </w:pPr>
    </w:p>
    <w:p w14:paraId="7815F24B" w14:textId="77777777" w:rsidR="00D524B7" w:rsidRDefault="00D524B7" w:rsidP="003C0231">
      <w:pPr>
        <w:spacing w:before="0" w:after="0"/>
        <w:rPr>
          <w:noProof/>
        </w:rPr>
      </w:pPr>
    </w:p>
    <w:p w14:paraId="14D6F003" w14:textId="77777777" w:rsidR="00D524B7" w:rsidRPr="00BF3FC0" w:rsidRDefault="00D524B7" w:rsidP="003C0231">
      <w:pPr>
        <w:spacing w:before="0" w:after="0"/>
      </w:pPr>
    </w:p>
    <w:p w14:paraId="29B8CDDB" w14:textId="44B6BF14" w:rsidR="003C0231" w:rsidRPr="00BF3FC0" w:rsidRDefault="003C0231" w:rsidP="003C0231">
      <w:pPr>
        <w:spacing w:before="0" w:after="0"/>
      </w:pPr>
      <w:r w:rsidRPr="00BF3FC0">
        <w:t>Report written by:</w:t>
      </w:r>
      <w:r w:rsidRPr="00BF3FC0">
        <w:tab/>
      </w:r>
      <w:r w:rsidRPr="00BF3FC0">
        <w:tab/>
      </w:r>
      <w:r w:rsidRPr="00BF3FC0">
        <w:tab/>
      </w:r>
      <w:r w:rsidRPr="00BF3FC0">
        <w:tab/>
      </w:r>
      <w:r w:rsidRPr="00BF3FC0">
        <w:tab/>
        <w:t>Report reviewed by:</w:t>
      </w:r>
    </w:p>
    <w:p w14:paraId="31BE22E6" w14:textId="332F5259" w:rsidR="003C0231" w:rsidRPr="00BF3FC0" w:rsidRDefault="003C0231" w:rsidP="003C0231">
      <w:pPr>
        <w:spacing w:before="0" w:after="0"/>
      </w:pPr>
      <w:r w:rsidRPr="00BF3FC0">
        <w:t xml:space="preserve">Michelle Haager, MSc </w:t>
      </w:r>
      <w:r w:rsidRPr="00BF3FC0">
        <w:tab/>
      </w:r>
      <w:r w:rsidRPr="00BF3FC0">
        <w:tab/>
      </w:r>
      <w:r w:rsidRPr="00BF3FC0">
        <w:tab/>
      </w:r>
      <w:r w:rsidRPr="00BF3FC0">
        <w:tab/>
      </w:r>
      <w:r w:rsidR="00EF585E" w:rsidRPr="00BF3FC0">
        <w:t xml:space="preserve">Jenifer Kelly, </w:t>
      </w:r>
      <w:r w:rsidR="00AB4DCD" w:rsidRPr="00BF3FC0">
        <w:t xml:space="preserve">MSc, </w:t>
      </w:r>
      <w:r w:rsidR="00EF585E" w:rsidRPr="00BF3FC0">
        <w:t>PEng</w:t>
      </w:r>
    </w:p>
    <w:p w14:paraId="2C4A283B" w14:textId="248E91DE" w:rsidR="003C0231" w:rsidRPr="00BF3FC0" w:rsidRDefault="003C0231" w:rsidP="003C0231">
      <w:pPr>
        <w:spacing w:before="0" w:after="0"/>
      </w:pPr>
      <w:r w:rsidRPr="00BF3FC0">
        <w:t>Risk Assessment Specialist</w:t>
      </w:r>
      <w:r w:rsidR="005D744B" w:rsidRPr="00BF3FC0">
        <w:tab/>
      </w:r>
      <w:r w:rsidRPr="00BF3FC0">
        <w:tab/>
      </w:r>
      <w:r w:rsidR="00765B36" w:rsidRPr="00BF3FC0">
        <w:tab/>
      </w:r>
      <w:r w:rsidRPr="00BF3FC0">
        <w:tab/>
        <w:t xml:space="preserve">Senior </w:t>
      </w:r>
      <w:r w:rsidR="00AB4DCD" w:rsidRPr="00BF3FC0">
        <w:t>Environmental Engineer</w:t>
      </w:r>
    </w:p>
    <w:p w14:paraId="56E1BE34" w14:textId="2B6D019A" w:rsidR="008C6D4B" w:rsidRPr="00BF3FC0" w:rsidRDefault="008C6D4B" w:rsidP="003C0231">
      <w:pPr>
        <w:spacing w:before="0" w:after="0"/>
      </w:pPr>
      <w:r w:rsidRPr="00BF3FC0">
        <w:tab/>
      </w:r>
      <w:r w:rsidRPr="00BF3FC0">
        <w:tab/>
      </w:r>
      <w:r w:rsidRPr="00BF3FC0">
        <w:tab/>
      </w:r>
      <w:r w:rsidRPr="00BF3FC0">
        <w:tab/>
      </w:r>
      <w:r w:rsidRPr="00BF3FC0">
        <w:tab/>
      </w:r>
      <w:r w:rsidRPr="00BF3FC0">
        <w:tab/>
      </w:r>
      <w:r w:rsidRPr="00BF3FC0">
        <w:tab/>
      </w:r>
      <w:r w:rsidR="00AB4DCD" w:rsidRPr="00BF3FC0">
        <w:t>APEGA: 109506</w:t>
      </w:r>
    </w:p>
    <w:p w14:paraId="0FD41D4B" w14:textId="73E1EABF" w:rsidR="00411FDB" w:rsidRPr="00BF3FC0" w:rsidRDefault="00411FDB" w:rsidP="00FF67B6">
      <w:pPr>
        <w:pStyle w:val="Heading1"/>
        <w:rPr>
          <w:lang w:val="en-CA"/>
        </w:rPr>
      </w:pPr>
      <w:bookmarkStart w:id="143" w:name="_Toc241158107"/>
      <w:r w:rsidRPr="00BF3FC0">
        <w:rPr>
          <w:lang w:val="en-CA"/>
        </w:rPr>
        <w:lastRenderedPageBreak/>
        <w:t xml:space="preserve">Limitations of </w:t>
      </w:r>
      <w:r w:rsidR="00C831C7" w:rsidRPr="00BF3FC0">
        <w:rPr>
          <w:lang w:val="en-CA"/>
        </w:rPr>
        <w:t xml:space="preserve">the </w:t>
      </w:r>
      <w:r w:rsidRPr="00BF3FC0">
        <w:rPr>
          <w:lang w:val="en-CA"/>
        </w:rPr>
        <w:t>Report</w:t>
      </w:r>
      <w:bookmarkEnd w:id="143"/>
    </w:p>
    <w:p w14:paraId="577482F0" w14:textId="53BB89BD" w:rsidR="00411FDB" w:rsidRPr="00BF3FC0" w:rsidRDefault="00411FDB" w:rsidP="005C182B">
      <w:r w:rsidRPr="00BF3FC0">
        <w:t xml:space="preserve">This report was prepared by EBM Geoscience Inc. (EBM) for the exclusive use of </w:t>
      </w:r>
      <w:r w:rsidR="007907C4" w:rsidRPr="008904D9">
        <w:rPr>
          <w:highlight w:val="yellow"/>
        </w:rPr>
        <w:t xml:space="preserve">Canlin Energy Corporation </w:t>
      </w:r>
      <w:r w:rsidRPr="008904D9">
        <w:rPr>
          <w:highlight w:val="yellow"/>
        </w:rPr>
        <w:t xml:space="preserve">(the </w:t>
      </w:r>
      <w:r w:rsidR="00141E10" w:rsidRPr="008904D9">
        <w:rPr>
          <w:highlight w:val="yellow"/>
        </w:rPr>
        <w:t>c</w:t>
      </w:r>
      <w:r w:rsidRPr="008904D9">
        <w:rPr>
          <w:highlight w:val="yellow"/>
        </w:rPr>
        <w:t>lient)</w:t>
      </w:r>
      <w:r w:rsidRPr="00BF3FC0">
        <w:t xml:space="preserve"> and may not be reproduced in whole or in part without the prior written consent of EBM or used or relied upon in whole or in part by a party other than mentioned in these Limitations. Any unauthorized use of this report, or any part </w:t>
      </w:r>
      <w:r w:rsidR="00FD5D71" w:rsidRPr="00BF3FC0">
        <w:t>t</w:t>
      </w:r>
      <w:r w:rsidRPr="00BF3FC0">
        <w:t xml:space="preserve">hereof, by a third party, or any reliance on or decisions to be made based on it, </w:t>
      </w:r>
      <w:r w:rsidR="00FD5D71" w:rsidRPr="00BF3FC0">
        <w:t xml:space="preserve">is </w:t>
      </w:r>
      <w:r w:rsidRPr="00BF3FC0">
        <w:t>at the sole risk of such third parties. EBM accepts no responsibility for damages, if any, suffered by any third party as a result of decisions made or actions based on this report, in whole or in part.</w:t>
      </w:r>
    </w:p>
    <w:p w14:paraId="2BD00FF9" w14:textId="01DFB557" w:rsidR="00411FDB" w:rsidRPr="00BF3FC0" w:rsidRDefault="00411FDB" w:rsidP="005C182B">
      <w:r w:rsidRPr="00BF3FC0">
        <w:t xml:space="preserve">Standard of Care and Disclaimer of Warranties. This study and report have been prepared in accordance with generally accepted environmental and scientific judgments, </w:t>
      </w:r>
      <w:r w:rsidR="00207314" w:rsidRPr="00BF3FC0">
        <w:t>principles,</w:t>
      </w:r>
      <w:r w:rsidRPr="00BF3FC0">
        <w:t xml:space="preserve"> and practices. EBM expressly disclaims any and all warranties in connection with this report</w:t>
      </w:r>
      <w:r w:rsidR="002C1774" w:rsidRPr="00BF3FC0">
        <w:t>,</w:t>
      </w:r>
      <w:r w:rsidRPr="00BF3FC0">
        <w:t xml:space="preserve"> including, without limitation, any warranty that this report and the associated site investigation work </w:t>
      </w:r>
      <w:r w:rsidR="00151563" w:rsidRPr="00BF3FC0">
        <w:t>have</w:t>
      </w:r>
      <w:r w:rsidRPr="00BF3FC0">
        <w:t xml:space="preserve"> uncovered all potential environmental liabilities associated with the subject property.</w:t>
      </w:r>
    </w:p>
    <w:p w14:paraId="680194AD" w14:textId="391D15B5" w:rsidR="00411FDB" w:rsidRPr="00BF3FC0" w:rsidRDefault="00411FDB" w:rsidP="005C182B">
      <w:r w:rsidRPr="00BF3FC0">
        <w:t xml:space="preserve">Investigation and Subsurface Risks. The environmental characterization data </w:t>
      </w:r>
      <w:r w:rsidR="00414CCF" w:rsidRPr="00BF3FC0">
        <w:t>were</w:t>
      </w:r>
      <w:r w:rsidRPr="00BF3FC0">
        <w:t xml:space="preserve"> collected in general accordance with the standards and methods identified in the document by experienced professionals. Subsurface conditions between boreholes, monitoring wells, and sampling locations have been based, by necessity, on assumptions of what exists between the actual locations sampled or investigated and may vary significantly from actual site conditions. If applicable, interpretations of groundwater levels and flow direction are based on water level measurements at selected monitoring well locations and are expected to fluctuate. Borehole and monitoring well observations indicate the approximate subsurface conditions at those locations only. Even a comprehensive sampling and testing program, implemented in accordance with appropriate equipment by experienced personnel, may fail to detect certain conditions. Actual conditions may vary significantly between the points investigated</w:t>
      </w:r>
      <w:r w:rsidR="002C1774" w:rsidRPr="00BF3FC0">
        <w:t>,</w:t>
      </w:r>
      <w:r w:rsidRPr="00BF3FC0">
        <w:t xml:space="preserve"> and all persons making use of this report should be aware of and accept this risk. Subsurface sampling may result in unavoidable contamination of certain subsurface areas not known to be previously contaminated</w:t>
      </w:r>
      <w:r w:rsidR="002C1774" w:rsidRPr="00BF3FC0">
        <w:t>,</w:t>
      </w:r>
      <w:r w:rsidRPr="00BF3FC0">
        <w:t xml:space="preserve"> such as, but not limited to, a geologic formation, the groundwater or other hydrous </w:t>
      </w:r>
      <w:r w:rsidR="00C831C7" w:rsidRPr="00BF3FC0">
        <w:t>bodies</w:t>
      </w:r>
      <w:r w:rsidRPr="00BF3FC0">
        <w:t>. EBM is not responsible for such contamination.</w:t>
      </w:r>
    </w:p>
    <w:p w14:paraId="1FB1AD28" w14:textId="56253D64" w:rsidR="00411FDB" w:rsidRPr="00BF3FC0" w:rsidRDefault="00411FDB" w:rsidP="005C182B">
      <w:r w:rsidRPr="00BF3FC0">
        <w:t xml:space="preserve">Information from Client and Third Parties. EBM has relied in good faith on information provided by the </w:t>
      </w:r>
      <w:r w:rsidR="00141E10" w:rsidRPr="00BF3FC0">
        <w:t>c</w:t>
      </w:r>
      <w:r w:rsidRPr="00BF3FC0">
        <w:t xml:space="preserve">lient and third parties noted in this report and has assumed such information to be accurate, complete, reliable, non-fringing, and fit for the intended purpose without independent verification. EBM accepts no responsibility for any deficiency, misstatements or inaccuracy contained in this report as a result of omissions or errors in </w:t>
      </w:r>
      <w:r w:rsidR="00FD5D71" w:rsidRPr="00BF3FC0">
        <w:t xml:space="preserve">the </w:t>
      </w:r>
      <w:r w:rsidRPr="00BF3FC0">
        <w:t>information provided by third parties or for omissions, misstatements or fraudulent acts of persons interviewed.</w:t>
      </w:r>
    </w:p>
    <w:p w14:paraId="7E4C981E" w14:textId="5E33C32D" w:rsidR="00411FDB" w:rsidRPr="00BF3FC0" w:rsidRDefault="00411FDB" w:rsidP="005C182B">
      <w:r w:rsidRPr="00BF3FC0">
        <w:t>Independent Judgments. EBM will not be responsible for the independent conclusions, interpretations, interpolations</w:t>
      </w:r>
      <w:r w:rsidR="00E124C3" w:rsidRPr="00BF3FC0">
        <w:t>, and/or decisions of the client or others</w:t>
      </w:r>
      <w:r w:rsidRPr="00BF3FC0">
        <w:t xml:space="preserve"> who may come into possession </w:t>
      </w:r>
      <w:r w:rsidRPr="00BF3FC0">
        <w:lastRenderedPageBreak/>
        <w:t xml:space="preserve">of this report or any part thereof. This restriction of liability includes decisions made to purchase, </w:t>
      </w:r>
      <w:r w:rsidR="00207314" w:rsidRPr="00BF3FC0">
        <w:t>finance,</w:t>
      </w:r>
      <w:r w:rsidRPr="00BF3FC0">
        <w:t xml:space="preserve"> or sell land.</w:t>
      </w:r>
    </w:p>
    <w:p w14:paraId="5B74A6C4" w14:textId="3910E7E1" w:rsidR="006E57D7" w:rsidRPr="00BF3FC0" w:rsidRDefault="00411FDB" w:rsidP="005C182B">
      <w:r w:rsidRPr="00BF3FC0">
        <w:t xml:space="preserve">Effect of Changes. All evaluations and conclusions stated in this report are based on facts, observations, </w:t>
      </w:r>
      <w:r w:rsidR="002A2437" w:rsidRPr="00BF3FC0">
        <w:t>site-</w:t>
      </w:r>
      <w:r w:rsidRPr="00BF3FC0">
        <w:t>specific details, legislation, and regulations as they existed at the time of the investigation. Some conditions are subject to change over time</w:t>
      </w:r>
      <w:r w:rsidR="002C1774" w:rsidRPr="00BF3FC0">
        <w:t>,</w:t>
      </w:r>
      <w:r w:rsidRPr="00BF3FC0">
        <w:t xml:space="preserve"> and the </w:t>
      </w:r>
      <w:r w:rsidR="00141E10" w:rsidRPr="00BF3FC0">
        <w:t>c</w:t>
      </w:r>
      <w:r w:rsidRPr="00BF3FC0">
        <w:t>lient recognizes that the passage of time, natural occurrences, and direct or indirect human intervention at or near the site may substantially alter such evaluations and conclusions. Regulatory statutes are also subject to change and interpretation, which may change over time. EBM should be requested to re-evaluate the conclusions of this report and to provide amendments as required prior to any reliance upon the information presented herein upon any of the following events: a) any changes (or possible changes) as to the site or regulatory requirements upon which this report was based, or b) new information is discovered in the future during site excavations, building demolition or other activities, or c) additional subsurface investigations or testing conducted by others.</w:t>
      </w:r>
    </w:p>
    <w:p w14:paraId="40C870FC" w14:textId="77777777" w:rsidR="006E57D7" w:rsidRPr="00BF3FC0" w:rsidRDefault="006E57D7">
      <w:pPr>
        <w:spacing w:before="0" w:after="160" w:line="259" w:lineRule="auto"/>
      </w:pPr>
      <w:r w:rsidRPr="00BF3FC0">
        <w:br w:type="page"/>
      </w:r>
    </w:p>
    <w:bookmarkStart w:id="144" w:name="_Toc241158108" w:displacedByCustomXml="next"/>
    <w:sdt>
      <w:sdtPr>
        <w:rPr>
          <w:rFonts w:eastAsiaTheme="minorHAnsi" w:cstheme="minorBidi"/>
          <w:b w:val="0"/>
          <w:color w:val="auto"/>
          <w:sz w:val="22"/>
          <w:szCs w:val="22"/>
          <w:lang w:val="en-CA"/>
        </w:rPr>
        <w:id w:val="1329321196"/>
        <w:docPartObj>
          <w:docPartGallery w:val="Bibliographies"/>
          <w:docPartUnique/>
        </w:docPartObj>
      </w:sdtPr>
      <w:sdtContent>
        <w:p w14:paraId="7E0B91D0" w14:textId="4FF5E6A2" w:rsidR="006C5ACB" w:rsidRDefault="006C5ACB">
          <w:pPr>
            <w:pStyle w:val="Heading1"/>
          </w:pPr>
          <w:r>
            <w:t>References</w:t>
          </w:r>
          <w:bookmarkEnd w:id="144"/>
        </w:p>
        <w:sdt>
          <w:sdtPr>
            <w:rPr>
              <w:lang w:val="en-CA"/>
            </w:rPr>
            <w:id w:val="-573587230"/>
            <w:bibliography/>
          </w:sdtPr>
          <w:sdtContent>
            <w:p w14:paraId="4430FAD1" w14:textId="77777777" w:rsidR="003A2676" w:rsidRDefault="006C5ACB" w:rsidP="003A2676">
              <w:pPr>
                <w:pStyle w:val="Bibliography"/>
                <w:ind w:left="720" w:hanging="720"/>
                <w:rPr>
                  <w:noProof/>
                  <w:sz w:val="24"/>
                  <w:szCs w:val="24"/>
                </w:rPr>
              </w:pPr>
              <w:r>
                <w:fldChar w:fldCharType="begin"/>
              </w:r>
              <w:r>
                <w:instrText xml:space="preserve"> BIBLIOGRAPHY </w:instrText>
              </w:r>
              <w:r>
                <w:fldChar w:fldCharType="separate"/>
              </w:r>
              <w:r w:rsidR="003A2676">
                <w:rPr>
                  <w:noProof/>
                </w:rPr>
                <w:t xml:space="preserve">Abacus. (2026). </w:t>
              </w:r>
              <w:r w:rsidR="003A2676">
                <w:rPr>
                  <w:i/>
                  <w:iCs/>
                  <w:noProof/>
                </w:rPr>
                <w:t>Abacus Datagraphics Ltd.</w:t>
              </w:r>
              <w:r w:rsidR="003A2676">
                <w:rPr>
                  <w:noProof/>
                </w:rPr>
                <w:t xml:space="preserve"> Retrieved from http://www.abacusdatagraphics.com/index.asp</w:t>
              </w:r>
            </w:p>
            <w:p w14:paraId="26130DE0" w14:textId="77777777" w:rsidR="003A2676" w:rsidRDefault="003A2676" w:rsidP="003A2676">
              <w:pPr>
                <w:pStyle w:val="Bibliography"/>
                <w:ind w:left="720" w:hanging="720"/>
                <w:rPr>
                  <w:noProof/>
                </w:rPr>
              </w:pPr>
              <w:r>
                <w:rPr>
                  <w:noProof/>
                </w:rPr>
                <w:t xml:space="preserve">AENV. (2001). </w:t>
              </w:r>
              <w:r>
                <w:rPr>
                  <w:i/>
                  <w:iCs/>
                  <w:noProof/>
                </w:rPr>
                <w:t>Salt Contamination Assessment and Remediation Guidelines (Pub. No. T/606).</w:t>
              </w:r>
              <w:r>
                <w:rPr>
                  <w:noProof/>
                </w:rPr>
                <w:t xml:space="preserve"> </w:t>
              </w:r>
            </w:p>
            <w:p w14:paraId="44081E12" w14:textId="77777777" w:rsidR="003A2676" w:rsidRDefault="003A2676" w:rsidP="003A2676">
              <w:pPr>
                <w:pStyle w:val="Bibliography"/>
                <w:ind w:left="720" w:hanging="720"/>
                <w:rPr>
                  <w:noProof/>
                </w:rPr>
              </w:pPr>
              <w:r>
                <w:rPr>
                  <w:noProof/>
                </w:rPr>
                <w:t xml:space="preserve">AEP. (2017). </w:t>
              </w:r>
              <w:r>
                <w:rPr>
                  <w:i/>
                  <w:iCs/>
                  <w:noProof/>
                </w:rPr>
                <w:t>Field Preservation of Volatile Compounds with Methanol.</w:t>
              </w:r>
              <w:r>
                <w:rPr>
                  <w:noProof/>
                </w:rPr>
                <w:t xml:space="preserve"> Land Policy Branch, Policy and Planning Division: Alberta Environment and Parks.</w:t>
              </w:r>
            </w:p>
            <w:p w14:paraId="06766E43" w14:textId="77777777" w:rsidR="003A2676" w:rsidRDefault="003A2676" w:rsidP="003A2676">
              <w:pPr>
                <w:pStyle w:val="Bibliography"/>
                <w:ind w:left="720" w:hanging="720"/>
                <w:rPr>
                  <w:noProof/>
                </w:rPr>
              </w:pPr>
              <w:r>
                <w:rPr>
                  <w:noProof/>
                </w:rPr>
                <w:t xml:space="preserve">AEP. (2018). </w:t>
              </w:r>
              <w:r>
                <w:rPr>
                  <w:i/>
                  <w:iCs/>
                  <w:noProof/>
                </w:rPr>
                <w:t>Environmental Quality Guidelines for Alberta Surface Waters.</w:t>
              </w:r>
              <w:r>
                <w:rPr>
                  <w:noProof/>
                </w:rPr>
                <w:t xml:space="preserve"> Alberta Environment and Parks.</w:t>
              </w:r>
            </w:p>
            <w:p w14:paraId="0870AC07" w14:textId="77777777" w:rsidR="003A2676" w:rsidRDefault="003A2676" w:rsidP="003A2676">
              <w:pPr>
                <w:pStyle w:val="Bibliography"/>
                <w:ind w:left="720" w:hanging="720"/>
                <w:rPr>
                  <w:noProof/>
                </w:rPr>
              </w:pPr>
              <w:r>
                <w:rPr>
                  <w:noProof/>
                </w:rPr>
                <w:t xml:space="preserve">AER. (2014). </w:t>
              </w:r>
              <w:r>
                <w:rPr>
                  <w:i/>
                  <w:iCs/>
                  <w:noProof/>
                </w:rPr>
                <w:t>Assessing Drilling Waste Disposal Areas: Compliance Options for Reclamation Certification.</w:t>
              </w:r>
              <w:r>
                <w:rPr>
                  <w:noProof/>
                </w:rPr>
                <w:t xml:space="preserve"> Alberta Energy Regulator.</w:t>
              </w:r>
            </w:p>
            <w:p w14:paraId="6584380C" w14:textId="77777777" w:rsidR="003A2676" w:rsidRDefault="003A2676" w:rsidP="003A2676">
              <w:pPr>
                <w:pStyle w:val="Bibliography"/>
                <w:ind w:left="720" w:hanging="720"/>
                <w:rPr>
                  <w:noProof/>
                </w:rPr>
              </w:pPr>
              <w:r>
                <w:rPr>
                  <w:noProof/>
                </w:rPr>
                <w:t xml:space="preserve">AGS. (2013). </w:t>
              </w:r>
              <w:r>
                <w:rPr>
                  <w:i/>
                  <w:iCs/>
                  <w:noProof/>
                </w:rPr>
                <w:t>Geological Map of Alberta. Scale 1:1,000,000.</w:t>
              </w:r>
              <w:r>
                <w:rPr>
                  <w:noProof/>
                </w:rPr>
                <w:t xml:space="preserve"> Edmonton, AB: Alberta Geological Survey and Alberta Energy Regulator.</w:t>
              </w:r>
            </w:p>
            <w:p w14:paraId="1C670458" w14:textId="77777777" w:rsidR="003A2676" w:rsidRDefault="003A2676" w:rsidP="003A2676">
              <w:pPr>
                <w:pStyle w:val="Bibliography"/>
                <w:ind w:left="720" w:hanging="720"/>
                <w:rPr>
                  <w:noProof/>
                </w:rPr>
              </w:pPr>
              <w:r>
                <w:rPr>
                  <w:noProof/>
                </w:rPr>
                <w:t xml:space="preserve">AKS. (2020). </w:t>
              </w:r>
              <w:r>
                <w:rPr>
                  <w:i/>
                  <w:iCs/>
                  <w:noProof/>
                </w:rPr>
                <w:t>EM38 and EM31 Conductivity Data 100/XX-XX-XXX-XX W4M Medicine Hat, Alberta.</w:t>
              </w:r>
              <w:r>
                <w:rPr>
                  <w:noProof/>
                </w:rPr>
                <w:t xml:space="preserve"> AKS Geoscience Inc.</w:t>
              </w:r>
            </w:p>
            <w:p w14:paraId="371E7198" w14:textId="77777777" w:rsidR="003A2676" w:rsidRDefault="003A2676" w:rsidP="003A2676">
              <w:pPr>
                <w:pStyle w:val="Bibliography"/>
                <w:ind w:left="720" w:hanging="720"/>
                <w:rPr>
                  <w:noProof/>
                </w:rPr>
              </w:pPr>
              <w:r>
                <w:rPr>
                  <w:noProof/>
                </w:rPr>
                <w:t xml:space="preserve">EPA. (2024a). </w:t>
              </w:r>
              <w:r>
                <w:rPr>
                  <w:i/>
                  <w:iCs/>
                  <w:noProof/>
                </w:rPr>
                <w:t>Alberta Tier 1 Soil and Groundwater Remediation Guidelines.</w:t>
              </w:r>
              <w:r>
                <w:rPr>
                  <w:noProof/>
                </w:rPr>
                <w:t xml:space="preserve"> Alberta Environment and Protected Areas.</w:t>
              </w:r>
            </w:p>
            <w:p w14:paraId="25F8B4F4" w14:textId="77777777" w:rsidR="003A2676" w:rsidRDefault="003A2676" w:rsidP="003A2676">
              <w:pPr>
                <w:pStyle w:val="Bibliography"/>
                <w:ind w:left="720" w:hanging="720"/>
                <w:rPr>
                  <w:noProof/>
                </w:rPr>
              </w:pPr>
              <w:r>
                <w:rPr>
                  <w:noProof/>
                </w:rPr>
                <w:t xml:space="preserve">EPA. (2024b). </w:t>
              </w:r>
              <w:r>
                <w:rPr>
                  <w:i/>
                  <w:iCs/>
                  <w:noProof/>
                </w:rPr>
                <w:t>Environmental Site Assessment Standard.</w:t>
              </w:r>
              <w:r>
                <w:rPr>
                  <w:noProof/>
                </w:rPr>
                <w:t xml:space="preserve"> Alberta Environment and Protected Areas.</w:t>
              </w:r>
            </w:p>
            <w:p w14:paraId="5142BB39" w14:textId="77777777" w:rsidR="003A2676" w:rsidRDefault="003A2676" w:rsidP="003A2676">
              <w:pPr>
                <w:pStyle w:val="Bibliography"/>
                <w:ind w:left="720" w:hanging="720"/>
                <w:rPr>
                  <w:noProof/>
                </w:rPr>
              </w:pPr>
              <w:r>
                <w:rPr>
                  <w:noProof/>
                </w:rPr>
                <w:t xml:space="preserve">Kwiatkowski, et al. (1996). </w:t>
              </w:r>
              <w:r>
                <w:rPr>
                  <w:i/>
                  <w:iCs/>
                  <w:noProof/>
                </w:rPr>
                <w:t>Salinity mapping for resource management.</w:t>
              </w:r>
              <w:r>
                <w:rPr>
                  <w:noProof/>
                </w:rPr>
                <w:t xml:space="preserve"> </w:t>
              </w:r>
            </w:p>
            <w:p w14:paraId="08155799" w14:textId="77777777" w:rsidR="003A2676" w:rsidRDefault="003A2676" w:rsidP="003A2676">
              <w:pPr>
                <w:pStyle w:val="Bibliography"/>
                <w:ind w:left="720" w:hanging="720"/>
                <w:rPr>
                  <w:noProof/>
                </w:rPr>
              </w:pPr>
              <w:r>
                <w:rPr>
                  <w:noProof/>
                </w:rPr>
                <w:t xml:space="preserve">Last, W. M., &amp; Ginn, F. M. (2005). Saline systems of the Great Plains of western Canada; an overview of the limnogeology and paleolimnology. </w:t>
              </w:r>
              <w:r>
                <w:rPr>
                  <w:i/>
                  <w:iCs/>
                  <w:noProof/>
                </w:rPr>
                <w:t>Saline Systems</w:t>
              </w:r>
              <w:r>
                <w:rPr>
                  <w:noProof/>
                </w:rPr>
                <w:t>, 1, 1-38.</w:t>
              </w:r>
            </w:p>
            <w:p w14:paraId="35CE2C8C" w14:textId="77777777" w:rsidR="003A2676" w:rsidRDefault="003A2676" w:rsidP="003A2676">
              <w:pPr>
                <w:pStyle w:val="Bibliography"/>
                <w:ind w:left="720" w:hanging="720"/>
                <w:rPr>
                  <w:noProof/>
                </w:rPr>
              </w:pPr>
              <w:r>
                <w:rPr>
                  <w:noProof/>
                </w:rPr>
                <w:t xml:space="preserve">LEM. (2020). </w:t>
              </w:r>
              <w:r>
                <w:rPr>
                  <w:i/>
                  <w:iCs/>
                  <w:noProof/>
                </w:rPr>
                <w:t>Phase 1 Environmental Site Assessment; Compton Gladys 7-6-20-27.</w:t>
              </w:r>
              <w:r>
                <w:rPr>
                  <w:noProof/>
                </w:rPr>
                <w:t xml:space="preserve"> Calgary, Alberta: Lawson Environmental Management Ltd.</w:t>
              </w:r>
            </w:p>
            <w:p w14:paraId="418FD7E4" w14:textId="77777777" w:rsidR="003A2676" w:rsidRDefault="003A2676" w:rsidP="003A2676">
              <w:pPr>
                <w:pStyle w:val="Bibliography"/>
                <w:ind w:left="720" w:hanging="720"/>
                <w:rPr>
                  <w:noProof/>
                </w:rPr>
              </w:pPr>
              <w:r>
                <w:rPr>
                  <w:noProof/>
                </w:rPr>
                <w:t xml:space="preserve">MEMS. (2016). </w:t>
              </w:r>
              <w:r>
                <w:rPr>
                  <w:i/>
                  <w:iCs/>
                  <w:noProof/>
                </w:rPr>
                <w:t>Regional Salt Risk Assessment in Southeastern Alberta Methodology Report.</w:t>
              </w:r>
              <w:r>
                <w:rPr>
                  <w:noProof/>
                </w:rPr>
                <w:t xml:space="preserve"> Millennium EMS Solutions Ltd.</w:t>
              </w:r>
            </w:p>
            <w:p w14:paraId="465A2849" w14:textId="77777777" w:rsidR="003A2676" w:rsidRDefault="003A2676" w:rsidP="003A2676">
              <w:pPr>
                <w:pStyle w:val="Bibliography"/>
                <w:ind w:left="720" w:hanging="720"/>
                <w:rPr>
                  <w:noProof/>
                </w:rPr>
              </w:pPr>
              <w:r>
                <w:rPr>
                  <w:noProof/>
                </w:rPr>
                <w:t xml:space="preserve">Natural Regions Committee. (2006). </w:t>
              </w:r>
              <w:r>
                <w:rPr>
                  <w:i/>
                  <w:iCs/>
                  <w:noProof/>
                </w:rPr>
                <w:t>Natural Regions and Subregions of Alberta.</w:t>
              </w:r>
              <w:r>
                <w:rPr>
                  <w:noProof/>
                </w:rPr>
                <w:t xml:space="preserve"> Compiled by D.J. Downing and W.W. Pettapiece: Government of Alberta. Pub. No. T/852.</w:t>
              </w:r>
            </w:p>
            <w:p w14:paraId="0BC845ED" w14:textId="77777777" w:rsidR="003A2676" w:rsidRDefault="003A2676" w:rsidP="003A2676">
              <w:pPr>
                <w:pStyle w:val="Bibliography"/>
                <w:ind w:left="720" w:hanging="720"/>
                <w:rPr>
                  <w:noProof/>
                </w:rPr>
              </w:pPr>
              <w:r>
                <w:rPr>
                  <w:noProof/>
                </w:rPr>
                <w:t xml:space="preserve">Shark. (2007). </w:t>
              </w:r>
              <w:r>
                <w:rPr>
                  <w:i/>
                  <w:iCs/>
                  <w:noProof/>
                </w:rPr>
                <w:t>Phase 1 ESA for 100/14-22-014-02 W4M.</w:t>
              </w:r>
              <w:r>
                <w:rPr>
                  <w:noProof/>
                </w:rPr>
                <w:t xml:space="preserve"> Shark Resource Technology Ltd.</w:t>
              </w:r>
            </w:p>
            <w:p w14:paraId="1D2F3A90" w14:textId="77777777" w:rsidR="003A2676" w:rsidRDefault="003A2676" w:rsidP="003A2676">
              <w:pPr>
                <w:pStyle w:val="Bibliography"/>
                <w:ind w:left="720" w:hanging="720"/>
                <w:rPr>
                  <w:noProof/>
                </w:rPr>
              </w:pPr>
              <w:r>
                <w:rPr>
                  <w:noProof/>
                </w:rPr>
                <w:t xml:space="preserve">TLS. (2023). </w:t>
              </w:r>
              <w:r>
                <w:rPr>
                  <w:i/>
                  <w:iCs/>
                  <w:noProof/>
                </w:rPr>
                <w:t>Phase 1 Environmental Site Assessment For The Facility at 16-10-011-13 W4M License #F567 100/16-10-011-13W4M.</w:t>
              </w:r>
              <w:r>
                <w:rPr>
                  <w:noProof/>
                </w:rPr>
                <w:t xml:space="preserve"> TerraLogix Solutions Inc.</w:t>
              </w:r>
            </w:p>
            <w:p w14:paraId="37E67942" w14:textId="77777777" w:rsidR="003A2676" w:rsidRDefault="003A2676" w:rsidP="003A2676">
              <w:pPr>
                <w:pStyle w:val="Bibliography"/>
                <w:ind w:left="720" w:hanging="720"/>
                <w:rPr>
                  <w:noProof/>
                </w:rPr>
              </w:pPr>
              <w:r>
                <w:rPr>
                  <w:noProof/>
                </w:rPr>
                <w:t xml:space="preserve">Vance et al. (1993). Holocene paleohydrology of a hypersaline lake in southeastern Alberta. </w:t>
              </w:r>
              <w:r>
                <w:rPr>
                  <w:i/>
                  <w:iCs/>
                  <w:noProof/>
                </w:rPr>
                <w:t>Journal of Paleolimnology</w:t>
              </w:r>
              <w:r>
                <w:rPr>
                  <w:noProof/>
                </w:rPr>
                <w:t>, 8, 103-120.</w:t>
              </w:r>
            </w:p>
            <w:p w14:paraId="1CE5E162" w14:textId="010C4D16" w:rsidR="006C5ACB" w:rsidRDefault="006C5ACB" w:rsidP="003A2676">
              <w:r>
                <w:rPr>
                  <w:b/>
                  <w:bCs/>
                  <w:noProof/>
                </w:rPr>
                <w:fldChar w:fldCharType="end"/>
              </w:r>
            </w:p>
          </w:sdtContent>
        </w:sdt>
      </w:sdtContent>
    </w:sdt>
    <w:p w14:paraId="73C2C2CE" w14:textId="48910221" w:rsidR="007801C2" w:rsidRPr="00BF3FC0" w:rsidRDefault="007801C2" w:rsidP="002508B3">
      <w:pPr>
        <w:pStyle w:val="Bibliography"/>
        <w:ind w:left="720" w:hanging="720"/>
        <w:rPr>
          <w:lang w:val="en-CA"/>
        </w:rPr>
      </w:pPr>
    </w:p>
    <w:p w14:paraId="310DD01C" w14:textId="77777777" w:rsidR="00411FDB" w:rsidRPr="00BF3FC0" w:rsidRDefault="00411FDB" w:rsidP="008F388B"/>
    <w:p w14:paraId="79F580F5" w14:textId="77777777" w:rsidR="00411FDB" w:rsidRPr="00BF3FC0" w:rsidRDefault="00411FDB" w:rsidP="008F388B">
      <w:pPr>
        <w:sectPr w:rsidR="00411FDB" w:rsidRPr="00BF3FC0" w:rsidSect="002A0F03">
          <w:headerReference w:type="default" r:id="rId28"/>
          <w:footerReference w:type="default" r:id="rId29"/>
          <w:pgSz w:w="12240" w:h="15840" w:code="1"/>
          <w:pgMar w:top="1247" w:right="1247" w:bottom="1247" w:left="1247" w:header="624" w:footer="624" w:gutter="0"/>
          <w:cols w:space="708"/>
          <w:docGrid w:linePitch="360"/>
        </w:sectPr>
      </w:pPr>
    </w:p>
    <w:p w14:paraId="7C32543D" w14:textId="77777777" w:rsidR="00646104" w:rsidRPr="00BF3FC0" w:rsidRDefault="00411FDB" w:rsidP="003E328C">
      <w:pPr>
        <w:pStyle w:val="Title"/>
        <w:rPr>
          <w:lang w:val="en-CA"/>
        </w:rPr>
      </w:pPr>
      <w:r w:rsidRPr="00BF3FC0">
        <w:rPr>
          <w:lang w:val="en-CA"/>
        </w:rPr>
        <w:lastRenderedPageBreak/>
        <w:t>Figures</w:t>
      </w:r>
    </w:p>
    <w:p w14:paraId="5FCBEFC6" w14:textId="2D499DAA" w:rsidR="00411FDB" w:rsidRPr="00BF3FC0" w:rsidRDefault="00411FDB" w:rsidP="003E328C">
      <w:pPr>
        <w:pStyle w:val="Title"/>
        <w:rPr>
          <w:lang w:val="en-CA"/>
        </w:rPr>
      </w:pPr>
      <w:r w:rsidRPr="00BF3FC0">
        <w:rPr>
          <w:lang w:val="en-CA"/>
        </w:rPr>
        <w:br w:type="page"/>
      </w:r>
    </w:p>
    <w:p w14:paraId="7750C88D" w14:textId="3F9657A8" w:rsidR="0097694B" w:rsidRPr="00BF3FC0" w:rsidRDefault="00411FDB" w:rsidP="003E328C">
      <w:pPr>
        <w:pStyle w:val="Title"/>
        <w:rPr>
          <w:lang w:val="en-CA"/>
        </w:rPr>
      </w:pPr>
      <w:r w:rsidRPr="00BF3FC0">
        <w:rPr>
          <w:lang w:val="en-CA"/>
        </w:rPr>
        <w:lastRenderedPageBreak/>
        <w:t>Tables</w:t>
      </w:r>
    </w:p>
    <w:p w14:paraId="717B7FF9" w14:textId="77777777" w:rsidR="003642F5" w:rsidRPr="00BF3FC0" w:rsidRDefault="003642F5" w:rsidP="003642F5"/>
    <w:p w14:paraId="6591330C" w14:textId="77777777" w:rsidR="00CC1BB5" w:rsidRPr="00BF3FC0" w:rsidRDefault="00CC1BB5" w:rsidP="008F388B">
      <w:pPr>
        <w:sectPr w:rsidR="00CC1BB5" w:rsidRPr="00BF3FC0" w:rsidSect="002A0F03">
          <w:headerReference w:type="default" r:id="rId30"/>
          <w:footerReference w:type="default" r:id="rId31"/>
          <w:pgSz w:w="12240" w:h="15840" w:code="1"/>
          <w:pgMar w:top="1247" w:right="1247" w:bottom="1247" w:left="1247" w:header="567" w:footer="567" w:gutter="0"/>
          <w:cols w:space="720"/>
          <w:vAlign w:val="center"/>
        </w:sectPr>
      </w:pPr>
    </w:p>
    <w:p w14:paraId="62F497D4" w14:textId="5D568270" w:rsidR="004466A3" w:rsidRPr="00BF3FC0" w:rsidRDefault="00CC1BB5" w:rsidP="003E328C">
      <w:pPr>
        <w:pStyle w:val="Title"/>
        <w:rPr>
          <w:lang w:val="en-CA"/>
        </w:rPr>
      </w:pPr>
      <w:r w:rsidRPr="00BF3FC0">
        <w:rPr>
          <w:lang w:val="en-CA"/>
        </w:rPr>
        <w:lastRenderedPageBreak/>
        <w:t>Appendix</w:t>
      </w:r>
      <w:r w:rsidR="004466A3" w:rsidRPr="00BF3FC0">
        <w:rPr>
          <w:lang w:val="en-CA"/>
        </w:rPr>
        <w:t xml:space="preserve"> A</w:t>
      </w:r>
      <w:r w:rsidR="008D2BAD" w:rsidRPr="00BF3FC0">
        <w:rPr>
          <w:lang w:val="en-CA"/>
        </w:rPr>
        <w:t xml:space="preserve">: </w:t>
      </w:r>
      <w:r w:rsidR="0012617D" w:rsidRPr="00BF3FC0">
        <w:rPr>
          <w:lang w:val="en-CA"/>
        </w:rPr>
        <w:t>Borehole Logs</w:t>
      </w:r>
      <w:r w:rsidR="004466A3" w:rsidRPr="00BF3FC0">
        <w:rPr>
          <w:color w:val="FF0000"/>
          <w:lang w:val="en-CA"/>
        </w:rPr>
        <w:br w:type="page"/>
      </w:r>
    </w:p>
    <w:p w14:paraId="4EA5C837" w14:textId="77777777" w:rsidR="003642F5" w:rsidRPr="00BF3FC0" w:rsidRDefault="0012617D" w:rsidP="003E328C">
      <w:pPr>
        <w:pStyle w:val="Title"/>
        <w:rPr>
          <w:lang w:val="en-CA"/>
        </w:rPr>
      </w:pPr>
      <w:r w:rsidRPr="00BF3FC0">
        <w:rPr>
          <w:lang w:val="en-CA"/>
        </w:rPr>
        <w:lastRenderedPageBreak/>
        <w:t>Appendix B</w:t>
      </w:r>
      <w:r w:rsidR="008D2BAD" w:rsidRPr="00BF3FC0">
        <w:rPr>
          <w:lang w:val="en-CA"/>
        </w:rPr>
        <w:t xml:space="preserve">: </w:t>
      </w:r>
      <w:r w:rsidRPr="00BF3FC0">
        <w:rPr>
          <w:lang w:val="en-CA"/>
        </w:rPr>
        <w:t xml:space="preserve">Laboratory </w:t>
      </w:r>
      <w:r w:rsidR="00971E31" w:rsidRPr="00BF3FC0">
        <w:rPr>
          <w:lang w:val="en-CA"/>
        </w:rPr>
        <w:t>Reports</w:t>
      </w:r>
      <w:bookmarkEnd w:id="1"/>
    </w:p>
    <w:p w14:paraId="4DA3A563" w14:textId="12046BBC" w:rsidR="00B72459" w:rsidRPr="00BF3FC0" w:rsidRDefault="00B72459" w:rsidP="003E328C">
      <w:pPr>
        <w:pStyle w:val="Title"/>
        <w:rPr>
          <w:lang w:val="en-CA"/>
        </w:rPr>
      </w:pPr>
      <w:r w:rsidRPr="00BF3FC0">
        <w:rPr>
          <w:lang w:val="en-CA"/>
        </w:rPr>
        <w:br w:type="page"/>
      </w:r>
    </w:p>
    <w:p w14:paraId="70FF3DED" w14:textId="105C98F0" w:rsidR="00074934" w:rsidRPr="00BF3FC0" w:rsidRDefault="00074934" w:rsidP="00074934">
      <w:pPr>
        <w:pStyle w:val="Title"/>
        <w:rPr>
          <w:lang w:val="en-CA"/>
        </w:rPr>
      </w:pPr>
      <w:r w:rsidRPr="00BF3FC0">
        <w:rPr>
          <w:lang w:val="en-CA"/>
        </w:rPr>
        <w:lastRenderedPageBreak/>
        <w:t>Appendix C: Geophysical Surveys</w:t>
      </w:r>
    </w:p>
    <w:p w14:paraId="48E3C22A" w14:textId="77777777" w:rsidR="00074934" w:rsidRPr="00BF3FC0" w:rsidRDefault="00074934">
      <w:pPr>
        <w:spacing w:before="0" w:after="160" w:line="259" w:lineRule="auto"/>
        <w:rPr>
          <w:rFonts w:eastAsiaTheme="majorEastAsia" w:cstheme="majorBidi"/>
          <w:b/>
          <w:spacing w:val="-10"/>
          <w:kern w:val="28"/>
          <w:sz w:val="36"/>
          <w:szCs w:val="56"/>
        </w:rPr>
      </w:pPr>
      <w:r w:rsidRPr="00BF3FC0">
        <w:br w:type="page"/>
      </w:r>
    </w:p>
    <w:p w14:paraId="07A33658" w14:textId="5293BE93" w:rsidR="005D59C3" w:rsidRPr="00BF3FC0" w:rsidRDefault="005D59C3" w:rsidP="001B4FA8">
      <w:pPr>
        <w:pStyle w:val="Title"/>
        <w:rPr>
          <w:lang w:val="en-CA"/>
        </w:rPr>
      </w:pPr>
      <w:r w:rsidRPr="00BF3FC0">
        <w:rPr>
          <w:lang w:val="en-CA"/>
        </w:rPr>
        <w:lastRenderedPageBreak/>
        <w:t xml:space="preserve">Appendix </w:t>
      </w:r>
      <w:r w:rsidR="00074934" w:rsidRPr="00BF3FC0">
        <w:rPr>
          <w:lang w:val="en-CA"/>
        </w:rPr>
        <w:t>D</w:t>
      </w:r>
      <w:r w:rsidR="008D2BAD" w:rsidRPr="00BF3FC0">
        <w:rPr>
          <w:lang w:val="en-CA"/>
        </w:rPr>
        <w:t xml:space="preserve">: </w:t>
      </w:r>
      <w:r w:rsidR="004F1F6A" w:rsidRPr="00BF3FC0">
        <w:rPr>
          <w:lang w:val="en-CA"/>
        </w:rPr>
        <w:t>Methodology</w:t>
      </w:r>
    </w:p>
    <w:p w14:paraId="2A2630A3" w14:textId="77777777" w:rsidR="003642F5" w:rsidRPr="00BF3FC0" w:rsidRDefault="003642F5" w:rsidP="003642F5"/>
    <w:p w14:paraId="1B687A1B" w14:textId="77777777" w:rsidR="005D59C3" w:rsidRPr="00BF3FC0" w:rsidRDefault="005D59C3" w:rsidP="005D59C3">
      <w:pPr>
        <w:spacing w:before="0" w:after="160" w:line="259" w:lineRule="auto"/>
        <w:sectPr w:rsidR="005D59C3" w:rsidRPr="00BF3FC0" w:rsidSect="002A0F03">
          <w:headerReference w:type="default" r:id="rId32"/>
          <w:footerReference w:type="default" r:id="rId33"/>
          <w:pgSz w:w="12242" w:h="15842" w:code="1"/>
          <w:pgMar w:top="1247" w:right="1247" w:bottom="1247" w:left="1247" w:header="567" w:footer="567" w:gutter="0"/>
          <w:cols w:space="720"/>
          <w:vAlign w:val="center"/>
          <w:docGrid w:linePitch="326"/>
        </w:sectPr>
      </w:pPr>
    </w:p>
    <w:p w14:paraId="7227B8A0" w14:textId="77777777" w:rsidR="005E18E5" w:rsidRPr="00BF3FC0" w:rsidRDefault="005E18E5" w:rsidP="005E18E5">
      <w:pPr>
        <w:spacing w:after="120"/>
        <w:rPr>
          <w:rFonts w:cs="Arial"/>
          <w:b/>
          <w:bCs/>
          <w:sz w:val="28"/>
          <w:szCs w:val="28"/>
        </w:rPr>
      </w:pPr>
      <w:r w:rsidRPr="00BF3FC0">
        <w:rPr>
          <w:rFonts w:cs="Arial"/>
          <w:b/>
          <w:bCs/>
          <w:sz w:val="28"/>
          <w:szCs w:val="28"/>
        </w:rPr>
        <w:lastRenderedPageBreak/>
        <w:t>Safety</w:t>
      </w:r>
    </w:p>
    <w:p w14:paraId="78E2D818" w14:textId="77777777" w:rsidR="005E18E5" w:rsidRPr="00BF3FC0" w:rsidRDefault="005E18E5" w:rsidP="005E18E5">
      <w:pPr>
        <w:spacing w:after="120"/>
      </w:pPr>
      <w:r w:rsidRPr="00BF3FC0">
        <w:t>All personnel follow the appropriate safe work practices. Additional standards and requirements presented by the client and field personnel are reviewed, and the more stringent protocols are adopted.</w:t>
      </w:r>
    </w:p>
    <w:p w14:paraId="3189083B" w14:textId="778FF289" w:rsidR="005E18E5" w:rsidRPr="00BF3FC0" w:rsidRDefault="005E18E5" w:rsidP="005E18E5">
      <w:pPr>
        <w:spacing w:after="120"/>
      </w:pPr>
      <w:r w:rsidRPr="00BF3FC0">
        <w:t xml:space="preserve">EBM adheres to all ground disturbance policies and procedures </w:t>
      </w:r>
      <w:r w:rsidR="00D00377" w:rsidRPr="00BF3FC0">
        <w:t>before</w:t>
      </w:r>
      <w:r w:rsidRPr="00BF3FC0">
        <w:t xml:space="preserve"> ground disturbance activities, according to standard operating procedures and the client’s requirements.</w:t>
      </w:r>
    </w:p>
    <w:p w14:paraId="710D8E7B" w14:textId="77777777" w:rsidR="005E18E5" w:rsidRPr="00BF3FC0" w:rsidRDefault="005E18E5" w:rsidP="005E18E5">
      <w:pPr>
        <w:spacing w:after="120"/>
        <w:rPr>
          <w:rFonts w:cs="Arial"/>
          <w:b/>
          <w:bCs/>
          <w:sz w:val="28"/>
          <w:szCs w:val="28"/>
        </w:rPr>
      </w:pPr>
      <w:r w:rsidRPr="00BF3FC0">
        <w:rPr>
          <w:rFonts w:cs="Arial"/>
          <w:b/>
          <w:bCs/>
          <w:sz w:val="28"/>
          <w:szCs w:val="28"/>
        </w:rPr>
        <w:t>Soil Sampling</w:t>
      </w:r>
    </w:p>
    <w:p w14:paraId="301FF6BA" w14:textId="08525746" w:rsidR="005E18E5" w:rsidRPr="00BF3FC0" w:rsidRDefault="005E18E5" w:rsidP="005E18E5">
      <w:pPr>
        <w:spacing w:after="120"/>
      </w:pPr>
      <w:r w:rsidRPr="00BF3FC0">
        <w:t xml:space="preserve">Soil samples are collected with an environmental drilling rig or </w:t>
      </w:r>
      <w:r w:rsidR="00391738" w:rsidRPr="00BF3FC0">
        <w:t xml:space="preserve">a </w:t>
      </w:r>
      <w:r w:rsidRPr="00BF3FC0">
        <w:t xml:space="preserve">manual sampling device. Visual observations and the soil texture are recorded for each distinct soil interval. Sampling locations are recorded </w:t>
      </w:r>
      <w:r w:rsidR="00F46774">
        <w:t>using a global positioning system (GPS) or physically measured in the field relative</w:t>
      </w:r>
      <w:r w:rsidRPr="00BF3FC0">
        <w:t xml:space="preserve"> to a fixed location.</w:t>
      </w:r>
    </w:p>
    <w:p w14:paraId="554902BA" w14:textId="77777777" w:rsidR="005E18E5" w:rsidRPr="00BF3FC0" w:rsidRDefault="005E18E5" w:rsidP="005E18E5">
      <w:pPr>
        <w:spacing w:after="120"/>
      </w:pPr>
      <w:r w:rsidRPr="00BF3FC0">
        <w:t>Where appropriate, field screening consisted of the following:</w:t>
      </w:r>
    </w:p>
    <w:p w14:paraId="6CFA8C82" w14:textId="77777777" w:rsidR="005E18E5" w:rsidRPr="00BF3FC0" w:rsidRDefault="005E18E5" w:rsidP="005E18E5">
      <w:pPr>
        <w:numPr>
          <w:ilvl w:val="0"/>
          <w:numId w:val="2"/>
        </w:numPr>
        <w:spacing w:before="0" w:after="0"/>
        <w:ind w:left="714" w:hanging="357"/>
        <w:jc w:val="left"/>
        <w:rPr>
          <w:kern w:val="19"/>
        </w:rPr>
      </w:pPr>
      <w:r w:rsidRPr="00BF3FC0">
        <w:rPr>
          <w:kern w:val="19"/>
        </w:rPr>
        <w:t>Volatile organic compound (VOC) measurements with an RKI EagleTM portable gas monitor calibrated with hexane and methane elimination.</w:t>
      </w:r>
    </w:p>
    <w:p w14:paraId="62ED497E" w14:textId="77777777" w:rsidR="005E18E5" w:rsidRPr="00BF3FC0" w:rsidRDefault="005E18E5" w:rsidP="005E18E5">
      <w:pPr>
        <w:numPr>
          <w:ilvl w:val="0"/>
          <w:numId w:val="2"/>
        </w:numPr>
        <w:spacing w:before="0" w:after="0"/>
        <w:ind w:left="714" w:hanging="357"/>
        <w:jc w:val="left"/>
        <w:rPr>
          <w:kern w:val="19"/>
        </w:rPr>
      </w:pPr>
      <w:r w:rsidRPr="00BF3FC0">
        <w:rPr>
          <w:kern w:val="19"/>
        </w:rPr>
        <w:t>EC by a Field Scout® Direct Soil EC Probe.</w:t>
      </w:r>
    </w:p>
    <w:p w14:paraId="442940C3" w14:textId="77777777" w:rsidR="005E18E5" w:rsidRPr="00BF3FC0" w:rsidRDefault="005E18E5" w:rsidP="005E18E5">
      <w:pPr>
        <w:numPr>
          <w:ilvl w:val="0"/>
          <w:numId w:val="2"/>
        </w:numPr>
        <w:spacing w:before="0" w:after="0"/>
        <w:ind w:left="714" w:hanging="357"/>
        <w:jc w:val="left"/>
        <w:rPr>
          <w:kern w:val="19"/>
        </w:rPr>
      </w:pPr>
      <w:r w:rsidRPr="00BF3FC0">
        <w:rPr>
          <w:kern w:val="19"/>
        </w:rPr>
        <w:t>Chlorides by soil solution filtration and Quantab titration strips.</w:t>
      </w:r>
    </w:p>
    <w:p w14:paraId="7DA65872" w14:textId="432E69C0" w:rsidR="005E18E5" w:rsidRPr="00BF3FC0" w:rsidRDefault="005E18E5" w:rsidP="005E18E5">
      <w:pPr>
        <w:spacing w:after="120"/>
      </w:pPr>
      <w:r w:rsidRPr="00BF3FC0">
        <w:t xml:space="preserve">Field screening and physical observations </w:t>
      </w:r>
      <w:r w:rsidR="00F46774">
        <w:t>helped determine</w:t>
      </w:r>
      <w:r w:rsidRPr="00BF3FC0">
        <w:t xml:space="preserve"> potential impacts, the vertical and lateral extent of the investigation, and the selection of samples for laboratory analysis.</w:t>
      </w:r>
    </w:p>
    <w:p w14:paraId="719C04EC" w14:textId="77777777" w:rsidR="005E18E5" w:rsidRPr="00BF3FC0" w:rsidRDefault="005E18E5" w:rsidP="005E18E5">
      <w:pPr>
        <w:spacing w:after="120"/>
        <w:rPr>
          <w:rFonts w:cs="Arial"/>
          <w:b/>
          <w:bCs/>
          <w:sz w:val="28"/>
          <w:szCs w:val="28"/>
        </w:rPr>
      </w:pPr>
      <w:r w:rsidRPr="00BF3FC0">
        <w:rPr>
          <w:rFonts w:cs="Arial"/>
          <w:b/>
          <w:bCs/>
          <w:sz w:val="28"/>
          <w:szCs w:val="28"/>
        </w:rPr>
        <w:t>Soil QA/QC</w:t>
      </w:r>
    </w:p>
    <w:p w14:paraId="0975C727" w14:textId="4C256D2A" w:rsidR="005E18E5" w:rsidRPr="00BF3FC0" w:rsidRDefault="00D00377" w:rsidP="005E18E5">
      <w:pPr>
        <w:spacing w:after="120"/>
      </w:pPr>
      <w:r w:rsidRPr="00BF3FC0">
        <w:t>Before</w:t>
      </w:r>
      <w:r w:rsidR="005E18E5" w:rsidRPr="00BF3FC0">
        <w:t xml:space="preserve"> field use, the portable gas monitor and soil EC probe are calibrated according to </w:t>
      </w:r>
      <w:r w:rsidRPr="00BF3FC0">
        <w:t>the manufacturer's</w:t>
      </w:r>
      <w:r w:rsidR="005E18E5" w:rsidRPr="00BF3FC0">
        <w:t xml:space="preserve"> instructions. All field instruments and equipment are calibrated by the rental vendor or EBM as required. </w:t>
      </w:r>
    </w:p>
    <w:p w14:paraId="0665C890" w14:textId="1144576E" w:rsidR="005E18E5" w:rsidRPr="00BF3FC0" w:rsidRDefault="005E18E5" w:rsidP="005E18E5">
      <w:pPr>
        <w:spacing w:after="120"/>
      </w:pPr>
      <w:r w:rsidRPr="00BF3FC0">
        <w:t xml:space="preserve">Soil sampling is conducted in accordance with standard practices for assessing upstream oil and gas sites </w:t>
      </w:r>
      <w:sdt>
        <w:sdtPr>
          <w:id w:val="1214854653"/>
          <w:citation/>
        </w:sdtPr>
        <w:sdtContent>
          <w:r w:rsidRPr="00BF3FC0">
            <w:fldChar w:fldCharType="begin"/>
          </w:r>
          <w:r w:rsidR="00CB3A70" w:rsidRPr="00BF3FC0">
            <w:instrText xml:space="preserve">CITATION Placeholder5 \l 1033 </w:instrText>
          </w:r>
          <w:r w:rsidRPr="00BF3FC0">
            <w:fldChar w:fldCharType="separate"/>
          </w:r>
          <w:r w:rsidR="006C5ACB" w:rsidRPr="006C5ACB">
            <w:rPr>
              <w:noProof/>
            </w:rPr>
            <w:t>(EPA, 2024b)</w:t>
          </w:r>
          <w:r w:rsidRPr="00BF3FC0">
            <w:fldChar w:fldCharType="end"/>
          </w:r>
        </w:sdtContent>
      </w:sdt>
      <w:r w:rsidRPr="00BF3FC0">
        <w:t xml:space="preserve">. To minimize cross-contamination, soil samples are prepared by removing the </w:t>
      </w:r>
      <w:r w:rsidR="00F46774">
        <w:t>outer smear when collected with</w:t>
      </w:r>
      <w:r w:rsidRPr="00BF3FC0">
        <w:t xml:space="preserve"> an auger or hand tool. Only the inner portions of the sample are used for field screening and laboratory analysis. Soil sampling equipment </w:t>
      </w:r>
      <w:r w:rsidR="00F46774">
        <w:t>that comes into</w:t>
      </w:r>
      <w:r w:rsidRPr="00BF3FC0">
        <w:t xml:space="preserve"> contact with soil is scraped clean between sample locations, and nitrile gloves are changed for each sample.</w:t>
      </w:r>
    </w:p>
    <w:p w14:paraId="09CBE1EE" w14:textId="0373B5CE" w:rsidR="005E18E5" w:rsidRPr="00BF3FC0" w:rsidRDefault="005E18E5" w:rsidP="005E18E5">
      <w:pPr>
        <w:spacing w:after="120"/>
      </w:pPr>
      <w:r w:rsidRPr="00BF3FC0">
        <w:t xml:space="preserve">Samples are preserved in laboratory-supplied containers and submitted to an accredited third-party laboratory for chemical analysis. Samples submitted for organic analyses are collected in jars with minimal headspace, and volatile parameters are field-preserved in methanol </w:t>
      </w:r>
      <w:r w:rsidR="00D00377" w:rsidRPr="00BF3FC0">
        <w:t>in accordance with</w:t>
      </w:r>
      <w:r w:rsidRPr="00BF3FC0">
        <w:t xml:space="preserve"> current regulatory standards </w:t>
      </w:r>
      <w:sdt>
        <w:sdtPr>
          <w:id w:val="1899545436"/>
          <w:citation/>
        </w:sdtPr>
        <w:sdtContent>
          <w:r w:rsidRPr="00BF3FC0">
            <w:fldChar w:fldCharType="begin"/>
          </w:r>
          <w:r w:rsidRPr="00BF3FC0">
            <w:instrText xml:space="preserve"> CITATION AEP17 \l 1033 </w:instrText>
          </w:r>
          <w:r w:rsidRPr="00BF3FC0">
            <w:fldChar w:fldCharType="separate"/>
          </w:r>
          <w:r w:rsidR="006C5ACB" w:rsidRPr="006C5ACB">
            <w:rPr>
              <w:noProof/>
            </w:rPr>
            <w:t>(AEP, 2017)</w:t>
          </w:r>
          <w:r w:rsidRPr="00BF3FC0">
            <w:fldChar w:fldCharType="end"/>
          </w:r>
        </w:sdtContent>
      </w:sdt>
      <w:r w:rsidRPr="00BF3FC0">
        <w:t xml:space="preserve">. Samples for inorganic parameters are placed in sealable </w:t>
      </w:r>
      <w:r w:rsidRPr="00BF3FC0">
        <w:lastRenderedPageBreak/>
        <w:t xml:space="preserve">plastic bags. Samples are labelled and transferred to laboratory custody using the standard Chain of Custody procedures within the appropriate holding time. During transport, samples are maintained at the </w:t>
      </w:r>
      <w:r w:rsidR="00F46774">
        <w:t>appropriate temperature for analysis</w:t>
      </w:r>
      <w:r w:rsidRPr="00BF3FC0">
        <w:t>.</w:t>
      </w:r>
    </w:p>
    <w:p w14:paraId="6ECA76F4" w14:textId="77777777" w:rsidR="005A2188" w:rsidRPr="00BF3FC0" w:rsidRDefault="005A2188" w:rsidP="00403396"/>
    <w:p w14:paraId="3F9E18CC" w14:textId="77777777" w:rsidR="005A2188" w:rsidRPr="00BF3FC0" w:rsidRDefault="005A2188" w:rsidP="00403396">
      <w:pPr>
        <w:sectPr w:rsidR="005A2188" w:rsidRPr="00BF3FC0" w:rsidSect="004904D7">
          <w:headerReference w:type="default" r:id="rId34"/>
          <w:footerReference w:type="default" r:id="rId35"/>
          <w:pgSz w:w="12242" w:h="15842" w:code="1"/>
          <w:pgMar w:top="1247" w:right="1247" w:bottom="1247" w:left="1247" w:header="567" w:footer="567" w:gutter="0"/>
          <w:pgNumType w:start="1"/>
          <w:cols w:space="720"/>
          <w:docGrid w:linePitch="326"/>
        </w:sectPr>
      </w:pPr>
    </w:p>
    <w:p w14:paraId="4DCB123F" w14:textId="512013AB" w:rsidR="00D94A16" w:rsidRPr="00BF3FC0" w:rsidRDefault="00480C85" w:rsidP="001B4FA8">
      <w:pPr>
        <w:pStyle w:val="Title"/>
        <w:rPr>
          <w:lang w:val="en-CA"/>
        </w:rPr>
      </w:pPr>
      <w:r w:rsidRPr="00BF3FC0">
        <w:rPr>
          <w:lang w:val="en-CA"/>
        </w:rPr>
        <w:lastRenderedPageBreak/>
        <w:t>A</w:t>
      </w:r>
      <w:r w:rsidR="000F1528" w:rsidRPr="00BF3FC0">
        <w:rPr>
          <w:lang w:val="en-CA"/>
        </w:rPr>
        <w:t xml:space="preserve">ppendix </w:t>
      </w:r>
      <w:r w:rsidR="00074934" w:rsidRPr="00BF3FC0">
        <w:rPr>
          <w:lang w:val="en-CA"/>
        </w:rPr>
        <w:t>E</w:t>
      </w:r>
      <w:r w:rsidR="008D2BAD" w:rsidRPr="00BF3FC0">
        <w:rPr>
          <w:lang w:val="en-CA"/>
        </w:rPr>
        <w:t xml:space="preserve">: </w:t>
      </w:r>
      <w:r w:rsidR="004F1F6A" w:rsidRPr="00BF3FC0">
        <w:rPr>
          <w:lang w:val="en-CA"/>
        </w:rPr>
        <w:t xml:space="preserve">Background </w:t>
      </w:r>
      <w:r w:rsidR="00403396" w:rsidRPr="00BF3FC0">
        <w:rPr>
          <w:lang w:val="en-CA"/>
        </w:rPr>
        <w:t>Statistics</w:t>
      </w:r>
    </w:p>
    <w:p w14:paraId="56EF3718" w14:textId="77777777" w:rsidR="00EE5CE6" w:rsidRPr="00BF3FC0" w:rsidRDefault="00EE5CE6" w:rsidP="003642F5"/>
    <w:p w14:paraId="1AED737B" w14:textId="77777777" w:rsidR="00EE5CE6" w:rsidRPr="00BF3FC0" w:rsidRDefault="00EE5CE6" w:rsidP="003642F5">
      <w:pPr>
        <w:sectPr w:rsidR="00EE5CE6" w:rsidRPr="00BF3FC0" w:rsidSect="002A0F03">
          <w:headerReference w:type="default" r:id="rId36"/>
          <w:footerReference w:type="default" r:id="rId37"/>
          <w:pgSz w:w="12242" w:h="15842" w:code="1"/>
          <w:pgMar w:top="1247" w:right="1247" w:bottom="1247" w:left="1247" w:header="567" w:footer="567" w:gutter="0"/>
          <w:cols w:space="720"/>
          <w:vAlign w:val="center"/>
          <w:docGrid w:linePitch="326"/>
        </w:sectPr>
      </w:pPr>
    </w:p>
    <w:p w14:paraId="0A61620A" w14:textId="77777777" w:rsidR="00470E96" w:rsidRPr="00BF3FC0" w:rsidRDefault="00470E96" w:rsidP="00470E96">
      <w:pPr>
        <w:spacing w:after="120"/>
        <w:rPr>
          <w:b/>
          <w:bCs/>
          <w:sz w:val="36"/>
          <w:szCs w:val="36"/>
        </w:rPr>
      </w:pPr>
      <w:bookmarkStart w:id="145" w:name="_Hlk178168225"/>
      <w:r w:rsidRPr="00BF3FC0">
        <w:rPr>
          <w:b/>
          <w:bCs/>
          <w:sz w:val="36"/>
          <w:szCs w:val="36"/>
        </w:rPr>
        <w:lastRenderedPageBreak/>
        <w:t>1</w:t>
      </w:r>
      <w:r w:rsidRPr="00BF3FC0">
        <w:rPr>
          <w:b/>
          <w:bCs/>
          <w:sz w:val="36"/>
          <w:szCs w:val="36"/>
        </w:rPr>
        <w:tab/>
        <w:t>Background EC and SAR Statistics</w:t>
      </w:r>
    </w:p>
    <w:bookmarkEnd w:id="145"/>
    <w:p w14:paraId="536414DB" w14:textId="7EB04FBC" w:rsidR="002E44A4" w:rsidRPr="002E44A4" w:rsidRDefault="002E44A4" w:rsidP="002E44A4">
      <w:r w:rsidRPr="002E44A4">
        <w:t>&lt;INSERT_APPE_START&gt;</w:t>
      </w:r>
    </w:p>
    <w:p w14:paraId="54FAD1FA" w14:textId="6117A4F8" w:rsidR="00470E96" w:rsidRPr="00BF3FC0" w:rsidRDefault="00470E96" w:rsidP="00470E96">
      <w:pPr>
        <w:keepNext/>
        <w:spacing w:after="120"/>
        <w:rPr>
          <w:rFonts w:cs="Arial"/>
          <w:b/>
          <w:bCs/>
          <w:sz w:val="28"/>
          <w:szCs w:val="28"/>
        </w:rPr>
      </w:pPr>
      <w:r w:rsidRPr="00BF3FC0">
        <w:rPr>
          <w:rFonts w:cs="Arial"/>
          <w:b/>
          <w:bCs/>
          <w:sz w:val="28"/>
          <w:szCs w:val="28"/>
        </w:rPr>
        <w:t>1.1</w:t>
      </w:r>
      <w:r w:rsidRPr="00BF3FC0">
        <w:rPr>
          <w:rFonts w:cs="Arial"/>
          <w:b/>
          <w:bCs/>
          <w:sz w:val="28"/>
          <w:szCs w:val="28"/>
        </w:rPr>
        <w:tab/>
        <w:t xml:space="preserve"> Background Topsoil Data 0 to 0.3 m</w:t>
      </w:r>
    </w:p>
    <w:tbl>
      <w:tblPr>
        <w:tblW w:w="4855" w:type="pct"/>
        <w:tblInd w:w="-15" w:type="dxa"/>
        <w:tblLook w:val="04A0" w:firstRow="1" w:lastRow="0" w:firstColumn="1" w:lastColumn="0" w:noHBand="0" w:noVBand="1"/>
      </w:tblPr>
      <w:tblGrid>
        <w:gridCol w:w="1040"/>
        <w:gridCol w:w="835"/>
        <w:gridCol w:w="680"/>
        <w:gridCol w:w="680"/>
        <w:gridCol w:w="7"/>
        <w:gridCol w:w="971"/>
        <w:gridCol w:w="6"/>
        <w:gridCol w:w="958"/>
        <w:gridCol w:w="7"/>
        <w:gridCol w:w="697"/>
        <w:gridCol w:w="7"/>
        <w:gridCol w:w="697"/>
        <w:gridCol w:w="8"/>
        <w:gridCol w:w="697"/>
        <w:gridCol w:w="7"/>
        <w:gridCol w:w="697"/>
        <w:gridCol w:w="7"/>
        <w:gridCol w:w="698"/>
        <w:gridCol w:w="8"/>
        <w:gridCol w:w="749"/>
      </w:tblGrid>
      <w:tr w:rsidR="00671902" w:rsidRPr="00BF3FC0" w14:paraId="7A64ADD0" w14:textId="77777777" w:rsidTr="002C4E8D">
        <w:trPr>
          <w:cantSplit/>
          <w:trHeight w:val="340"/>
          <w:tblHeader/>
        </w:trPr>
        <w:tc>
          <w:tcPr>
            <w:tcW w:w="546" w:type="pct"/>
            <w:tcBorders>
              <w:top w:val="single" w:sz="4" w:space="0" w:color="auto"/>
              <w:left w:val="single" w:sz="4" w:space="0" w:color="auto"/>
            </w:tcBorders>
            <w:shd w:val="clear" w:color="auto" w:fill="52796F"/>
            <w:noWrap/>
            <w:vAlign w:val="center"/>
            <w:hideMark/>
          </w:tcPr>
          <w:p w14:paraId="35565470"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Borehole</w:t>
            </w:r>
          </w:p>
        </w:tc>
        <w:tc>
          <w:tcPr>
            <w:tcW w:w="442" w:type="pct"/>
            <w:tcBorders>
              <w:top w:val="single" w:sz="4" w:space="0" w:color="auto"/>
            </w:tcBorders>
            <w:shd w:val="clear" w:color="auto" w:fill="52796F"/>
            <w:vAlign w:val="center"/>
            <w:hideMark/>
          </w:tcPr>
          <w:p w14:paraId="4BF226C0"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Depth</w:t>
            </w:r>
          </w:p>
        </w:tc>
        <w:tc>
          <w:tcPr>
            <w:tcW w:w="360" w:type="pct"/>
            <w:tcBorders>
              <w:top w:val="single" w:sz="4" w:space="0" w:color="auto"/>
            </w:tcBorders>
            <w:shd w:val="clear" w:color="auto" w:fill="52796F"/>
            <w:noWrap/>
            <w:vAlign w:val="center"/>
          </w:tcPr>
          <w:p w14:paraId="23C57A54"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pH</w:t>
            </w:r>
          </w:p>
        </w:tc>
        <w:tc>
          <w:tcPr>
            <w:tcW w:w="360" w:type="pct"/>
            <w:tcBorders>
              <w:top w:val="single" w:sz="4" w:space="0" w:color="auto"/>
            </w:tcBorders>
            <w:shd w:val="clear" w:color="auto" w:fill="52796F"/>
            <w:noWrap/>
            <w:vAlign w:val="center"/>
            <w:hideMark/>
          </w:tcPr>
          <w:p w14:paraId="69F2B58A"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Sat</w:t>
            </w:r>
          </w:p>
        </w:tc>
        <w:tc>
          <w:tcPr>
            <w:tcW w:w="517" w:type="pct"/>
            <w:gridSpan w:val="2"/>
            <w:tcBorders>
              <w:top w:val="single" w:sz="4" w:space="0" w:color="auto"/>
            </w:tcBorders>
            <w:shd w:val="clear" w:color="auto" w:fill="52796F"/>
            <w:noWrap/>
            <w:vAlign w:val="center"/>
            <w:hideMark/>
          </w:tcPr>
          <w:p w14:paraId="1F2B64D9"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EC</w:t>
            </w:r>
          </w:p>
        </w:tc>
        <w:tc>
          <w:tcPr>
            <w:tcW w:w="510" w:type="pct"/>
            <w:gridSpan w:val="2"/>
            <w:tcBorders>
              <w:top w:val="single" w:sz="4" w:space="0" w:color="auto"/>
            </w:tcBorders>
            <w:shd w:val="clear" w:color="auto" w:fill="52796F"/>
            <w:noWrap/>
            <w:vAlign w:val="center"/>
            <w:hideMark/>
          </w:tcPr>
          <w:p w14:paraId="5EC89A05"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SAR</w:t>
            </w:r>
          </w:p>
        </w:tc>
        <w:tc>
          <w:tcPr>
            <w:tcW w:w="373" w:type="pct"/>
            <w:gridSpan w:val="2"/>
            <w:tcBorders>
              <w:top w:val="single" w:sz="4" w:space="0" w:color="auto"/>
            </w:tcBorders>
            <w:shd w:val="clear" w:color="auto" w:fill="52796F"/>
            <w:noWrap/>
            <w:vAlign w:val="center"/>
            <w:hideMark/>
          </w:tcPr>
          <w:p w14:paraId="50C98CB4"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Cl</w:t>
            </w:r>
          </w:p>
        </w:tc>
        <w:tc>
          <w:tcPr>
            <w:tcW w:w="373" w:type="pct"/>
            <w:gridSpan w:val="2"/>
            <w:tcBorders>
              <w:top w:val="single" w:sz="4" w:space="0" w:color="auto"/>
            </w:tcBorders>
            <w:shd w:val="clear" w:color="auto" w:fill="52796F"/>
            <w:noWrap/>
            <w:vAlign w:val="center"/>
            <w:hideMark/>
          </w:tcPr>
          <w:p w14:paraId="5F27BBE4"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SO4</w:t>
            </w:r>
          </w:p>
        </w:tc>
        <w:tc>
          <w:tcPr>
            <w:tcW w:w="373" w:type="pct"/>
            <w:gridSpan w:val="2"/>
            <w:tcBorders>
              <w:top w:val="single" w:sz="4" w:space="0" w:color="auto"/>
            </w:tcBorders>
            <w:shd w:val="clear" w:color="auto" w:fill="52796F"/>
            <w:noWrap/>
            <w:vAlign w:val="center"/>
            <w:hideMark/>
          </w:tcPr>
          <w:p w14:paraId="12600641"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Na</w:t>
            </w:r>
          </w:p>
        </w:tc>
        <w:tc>
          <w:tcPr>
            <w:tcW w:w="373" w:type="pct"/>
            <w:gridSpan w:val="2"/>
            <w:tcBorders>
              <w:top w:val="single" w:sz="4" w:space="0" w:color="auto"/>
            </w:tcBorders>
            <w:shd w:val="clear" w:color="auto" w:fill="52796F"/>
            <w:noWrap/>
            <w:vAlign w:val="center"/>
            <w:hideMark/>
          </w:tcPr>
          <w:p w14:paraId="08DC98B9"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Ca</w:t>
            </w:r>
          </w:p>
        </w:tc>
        <w:tc>
          <w:tcPr>
            <w:tcW w:w="373" w:type="pct"/>
            <w:gridSpan w:val="2"/>
            <w:tcBorders>
              <w:top w:val="single" w:sz="4" w:space="0" w:color="auto"/>
            </w:tcBorders>
            <w:shd w:val="clear" w:color="auto" w:fill="52796F"/>
            <w:noWrap/>
            <w:vAlign w:val="center"/>
            <w:hideMark/>
          </w:tcPr>
          <w:p w14:paraId="11DBB206"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Mg</w:t>
            </w:r>
          </w:p>
        </w:tc>
        <w:tc>
          <w:tcPr>
            <w:tcW w:w="398" w:type="pct"/>
            <w:gridSpan w:val="2"/>
            <w:tcBorders>
              <w:top w:val="single" w:sz="4" w:space="0" w:color="auto"/>
              <w:right w:val="single" w:sz="4" w:space="0" w:color="auto"/>
            </w:tcBorders>
            <w:shd w:val="clear" w:color="auto" w:fill="52796F"/>
            <w:noWrap/>
            <w:vAlign w:val="center"/>
            <w:hideMark/>
          </w:tcPr>
          <w:p w14:paraId="3449483A"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K</w:t>
            </w:r>
          </w:p>
        </w:tc>
      </w:tr>
      <w:tr w:rsidR="001B49B3" w:rsidRPr="00BF3FC0" w14:paraId="45D1572A" w14:textId="77777777" w:rsidTr="002C4E8D">
        <w:trPr>
          <w:trHeight w:val="340"/>
          <w:tblHeader/>
        </w:trPr>
        <w:tc>
          <w:tcPr>
            <w:tcW w:w="546" w:type="pct"/>
            <w:tcBorders>
              <w:left w:val="single" w:sz="4" w:space="0" w:color="auto"/>
              <w:bottom w:val="single" w:sz="4" w:space="0" w:color="auto"/>
            </w:tcBorders>
            <w:shd w:val="clear" w:color="auto" w:fill="52796F"/>
            <w:noWrap/>
            <w:vAlign w:val="center"/>
            <w:hideMark/>
          </w:tcPr>
          <w:p w14:paraId="036CEF1D"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p>
        </w:tc>
        <w:tc>
          <w:tcPr>
            <w:tcW w:w="442" w:type="pct"/>
            <w:tcBorders>
              <w:bottom w:val="single" w:sz="4" w:space="0" w:color="auto"/>
            </w:tcBorders>
            <w:shd w:val="clear" w:color="auto" w:fill="52796F"/>
            <w:noWrap/>
            <w:vAlign w:val="center"/>
            <w:hideMark/>
          </w:tcPr>
          <w:p w14:paraId="051DEA67"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mbgs</w:t>
            </w:r>
          </w:p>
        </w:tc>
        <w:tc>
          <w:tcPr>
            <w:tcW w:w="360" w:type="pct"/>
            <w:tcBorders>
              <w:bottom w:val="single" w:sz="4" w:space="0" w:color="auto"/>
            </w:tcBorders>
            <w:shd w:val="clear" w:color="auto" w:fill="52796F"/>
            <w:noWrap/>
            <w:vAlign w:val="center"/>
          </w:tcPr>
          <w:p w14:paraId="67B6341A"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w:t>
            </w:r>
          </w:p>
        </w:tc>
        <w:tc>
          <w:tcPr>
            <w:tcW w:w="360" w:type="pct"/>
            <w:tcBorders>
              <w:bottom w:val="single" w:sz="4" w:space="0" w:color="auto"/>
            </w:tcBorders>
            <w:shd w:val="clear" w:color="auto" w:fill="52796F"/>
            <w:noWrap/>
            <w:vAlign w:val="center"/>
            <w:hideMark/>
          </w:tcPr>
          <w:p w14:paraId="53F9BC9C"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w:t>
            </w:r>
          </w:p>
        </w:tc>
        <w:tc>
          <w:tcPr>
            <w:tcW w:w="517" w:type="pct"/>
            <w:gridSpan w:val="2"/>
            <w:tcBorders>
              <w:bottom w:val="single" w:sz="4" w:space="0" w:color="auto"/>
            </w:tcBorders>
            <w:shd w:val="clear" w:color="auto" w:fill="52796F"/>
            <w:noWrap/>
            <w:vAlign w:val="center"/>
            <w:hideMark/>
          </w:tcPr>
          <w:p w14:paraId="2EC58D7B"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dS/m</w:t>
            </w:r>
          </w:p>
        </w:tc>
        <w:tc>
          <w:tcPr>
            <w:tcW w:w="510" w:type="pct"/>
            <w:gridSpan w:val="2"/>
            <w:tcBorders>
              <w:bottom w:val="single" w:sz="4" w:space="0" w:color="auto"/>
            </w:tcBorders>
            <w:shd w:val="clear" w:color="auto" w:fill="52796F"/>
            <w:noWrap/>
            <w:vAlign w:val="center"/>
            <w:hideMark/>
          </w:tcPr>
          <w:p w14:paraId="6BD1753B"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w:t>
            </w:r>
          </w:p>
        </w:tc>
        <w:tc>
          <w:tcPr>
            <w:tcW w:w="2265" w:type="pct"/>
            <w:gridSpan w:val="12"/>
            <w:tcBorders>
              <w:bottom w:val="single" w:sz="4" w:space="0" w:color="auto"/>
              <w:right w:val="single" w:sz="4" w:space="0" w:color="auto"/>
            </w:tcBorders>
            <w:shd w:val="clear" w:color="auto" w:fill="52796F"/>
            <w:noWrap/>
            <w:vAlign w:val="center"/>
            <w:hideMark/>
          </w:tcPr>
          <w:p w14:paraId="5D8B588F"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mg/kg</w:t>
            </w:r>
          </w:p>
        </w:tc>
      </w:tr>
      <w:tr w:rsidR="00FC7053" w:rsidRPr="00BF3FC0" w14:paraId="65C6ABA8" w14:textId="77777777">
        <w:trPr>
          <w:trHeight w:val="283"/>
        </w:trPr>
        <w:tc>
          <w:tcPr>
            <w:tcW w:w="546" w:type="pct"/>
            <w:tcBorders>
              <w:top w:val="single" w:sz="4" w:space="0" w:color="auto"/>
              <w:left w:val="single" w:sz="4" w:space="0" w:color="auto"/>
              <w:right w:val="single" w:sz="4" w:space="0" w:color="auto"/>
            </w:tcBorders>
            <w:noWrap/>
            <w:vAlign w:val="center"/>
          </w:tcPr>
          <w:p w14:paraId="0B09D1B5"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BH21-1</w:t>
            </w:r>
          </w:p>
        </w:tc>
        <w:tc>
          <w:tcPr>
            <w:tcW w:w="442" w:type="pct"/>
            <w:tcBorders>
              <w:top w:val="single" w:sz="4" w:space="0" w:color="auto"/>
              <w:left w:val="nil"/>
              <w:right w:val="single" w:sz="4" w:space="0" w:color="auto"/>
            </w:tcBorders>
            <w:noWrap/>
            <w:vAlign w:val="center"/>
          </w:tcPr>
          <w:p w14:paraId="12BED25E"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0.1</w:t>
            </w:r>
          </w:p>
        </w:tc>
        <w:tc>
          <w:tcPr>
            <w:tcW w:w="360" w:type="pct"/>
            <w:tcBorders>
              <w:top w:val="single" w:sz="4" w:space="0" w:color="auto"/>
              <w:left w:val="nil"/>
              <w:right w:val="single" w:sz="4" w:space="0" w:color="auto"/>
            </w:tcBorders>
            <w:noWrap/>
            <w:vAlign w:val="center"/>
          </w:tcPr>
          <w:p w14:paraId="3D9909CF"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6</w:t>
            </w:r>
          </w:p>
        </w:tc>
        <w:tc>
          <w:tcPr>
            <w:tcW w:w="360" w:type="pct"/>
            <w:tcBorders>
              <w:top w:val="single" w:sz="4" w:space="0" w:color="auto"/>
              <w:left w:val="nil"/>
              <w:right w:val="single" w:sz="4" w:space="0" w:color="auto"/>
            </w:tcBorders>
            <w:noWrap/>
            <w:vAlign w:val="center"/>
          </w:tcPr>
          <w:p w14:paraId="331A23BD"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102</w:t>
            </w:r>
          </w:p>
        </w:tc>
        <w:tc>
          <w:tcPr>
            <w:tcW w:w="517" w:type="pct"/>
            <w:gridSpan w:val="2"/>
            <w:tcBorders>
              <w:top w:val="single" w:sz="4" w:space="0" w:color="auto"/>
              <w:left w:val="nil"/>
              <w:right w:val="single" w:sz="4" w:space="0" w:color="auto"/>
            </w:tcBorders>
            <w:noWrap/>
            <w:vAlign w:val="center"/>
          </w:tcPr>
          <w:p w14:paraId="0CD9E5D3"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0.33</w:t>
            </w:r>
          </w:p>
        </w:tc>
        <w:tc>
          <w:tcPr>
            <w:tcW w:w="510" w:type="pct"/>
            <w:gridSpan w:val="2"/>
            <w:tcBorders>
              <w:top w:val="single" w:sz="4" w:space="0" w:color="auto"/>
              <w:left w:val="nil"/>
              <w:right w:val="single" w:sz="4" w:space="0" w:color="auto"/>
            </w:tcBorders>
            <w:noWrap/>
            <w:vAlign w:val="center"/>
          </w:tcPr>
          <w:p w14:paraId="1E52932A" w14:textId="77777777" w:rsidR="00470E96" w:rsidRPr="00BF3FC0" w:rsidRDefault="00470E96" w:rsidP="00470E96">
            <w:pPr>
              <w:spacing w:before="0" w:after="0" w:line="264" w:lineRule="auto"/>
              <w:jc w:val="center"/>
              <w:rPr>
                <w:rFonts w:eastAsia="Times New Roman" w:cs="Arial"/>
                <w:i/>
                <w:iCs/>
                <w:kern w:val="19"/>
                <w:sz w:val="19"/>
                <w:szCs w:val="19"/>
                <w:lang w:eastAsia="en-CA"/>
              </w:rPr>
            </w:pPr>
            <w:r w:rsidRPr="00BF3FC0">
              <w:rPr>
                <w:rFonts w:cs="Arial"/>
                <w:color w:val="000000"/>
                <w:sz w:val="19"/>
                <w:szCs w:val="19"/>
              </w:rPr>
              <w:t>0.11</w:t>
            </w:r>
          </w:p>
        </w:tc>
        <w:tc>
          <w:tcPr>
            <w:tcW w:w="373" w:type="pct"/>
            <w:gridSpan w:val="2"/>
            <w:tcBorders>
              <w:top w:val="single" w:sz="4" w:space="0" w:color="auto"/>
              <w:left w:val="nil"/>
              <w:right w:val="single" w:sz="4" w:space="0" w:color="auto"/>
            </w:tcBorders>
            <w:noWrap/>
            <w:vAlign w:val="center"/>
          </w:tcPr>
          <w:p w14:paraId="60E47EFC"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22.7</w:t>
            </w:r>
          </w:p>
        </w:tc>
        <w:tc>
          <w:tcPr>
            <w:tcW w:w="373" w:type="pct"/>
            <w:gridSpan w:val="2"/>
            <w:tcBorders>
              <w:top w:val="single" w:sz="4" w:space="0" w:color="auto"/>
              <w:left w:val="nil"/>
              <w:right w:val="single" w:sz="4" w:space="0" w:color="auto"/>
            </w:tcBorders>
            <w:noWrap/>
            <w:vAlign w:val="center"/>
          </w:tcPr>
          <w:p w14:paraId="38E86363"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38.6</w:t>
            </w:r>
          </w:p>
        </w:tc>
        <w:tc>
          <w:tcPr>
            <w:tcW w:w="373" w:type="pct"/>
            <w:gridSpan w:val="2"/>
            <w:tcBorders>
              <w:top w:val="single" w:sz="4" w:space="0" w:color="auto"/>
              <w:left w:val="nil"/>
              <w:right w:val="single" w:sz="4" w:space="0" w:color="auto"/>
            </w:tcBorders>
            <w:noWrap/>
            <w:vAlign w:val="center"/>
          </w:tcPr>
          <w:p w14:paraId="46399EA3"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i/>
                <w:iCs/>
                <w:color w:val="000000"/>
                <w:sz w:val="19"/>
                <w:szCs w:val="19"/>
              </w:rPr>
              <w:t>2.5</w:t>
            </w:r>
          </w:p>
        </w:tc>
        <w:tc>
          <w:tcPr>
            <w:tcW w:w="373" w:type="pct"/>
            <w:gridSpan w:val="2"/>
            <w:tcBorders>
              <w:top w:val="single" w:sz="4" w:space="0" w:color="auto"/>
              <w:left w:val="nil"/>
              <w:right w:val="single" w:sz="4" w:space="0" w:color="auto"/>
            </w:tcBorders>
            <w:noWrap/>
            <w:vAlign w:val="center"/>
          </w:tcPr>
          <w:p w14:paraId="2B87AC9B"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48.3</w:t>
            </w:r>
          </w:p>
        </w:tc>
        <w:tc>
          <w:tcPr>
            <w:tcW w:w="373" w:type="pct"/>
            <w:gridSpan w:val="2"/>
            <w:tcBorders>
              <w:top w:val="single" w:sz="4" w:space="0" w:color="auto"/>
              <w:left w:val="nil"/>
              <w:right w:val="single" w:sz="4" w:space="0" w:color="auto"/>
            </w:tcBorders>
            <w:noWrap/>
            <w:vAlign w:val="center"/>
          </w:tcPr>
          <w:p w14:paraId="0EF58489"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18</w:t>
            </w:r>
          </w:p>
        </w:tc>
        <w:tc>
          <w:tcPr>
            <w:tcW w:w="398" w:type="pct"/>
            <w:gridSpan w:val="2"/>
            <w:tcBorders>
              <w:top w:val="single" w:sz="4" w:space="0" w:color="auto"/>
              <w:left w:val="nil"/>
              <w:right w:val="single" w:sz="4" w:space="0" w:color="auto"/>
            </w:tcBorders>
            <w:noWrap/>
            <w:vAlign w:val="center"/>
          </w:tcPr>
          <w:p w14:paraId="7BEA4785"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13</w:t>
            </w:r>
          </w:p>
        </w:tc>
      </w:tr>
      <w:tr w:rsidR="00FC7053" w:rsidRPr="00BF3FC0" w14:paraId="6918FFD7" w14:textId="77777777">
        <w:trPr>
          <w:trHeight w:val="283"/>
        </w:trPr>
        <w:tc>
          <w:tcPr>
            <w:tcW w:w="546" w:type="pct"/>
            <w:tcBorders>
              <w:top w:val="nil"/>
              <w:left w:val="single" w:sz="4" w:space="0" w:color="auto"/>
              <w:right w:val="single" w:sz="4" w:space="0" w:color="auto"/>
            </w:tcBorders>
            <w:noWrap/>
            <w:vAlign w:val="center"/>
          </w:tcPr>
          <w:p w14:paraId="11B42D11"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BH21-10</w:t>
            </w:r>
          </w:p>
        </w:tc>
        <w:tc>
          <w:tcPr>
            <w:tcW w:w="442" w:type="pct"/>
            <w:tcBorders>
              <w:top w:val="nil"/>
              <w:left w:val="nil"/>
              <w:right w:val="single" w:sz="4" w:space="0" w:color="auto"/>
            </w:tcBorders>
            <w:noWrap/>
            <w:vAlign w:val="center"/>
          </w:tcPr>
          <w:p w14:paraId="4831A145"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0-0.12</w:t>
            </w:r>
          </w:p>
        </w:tc>
        <w:tc>
          <w:tcPr>
            <w:tcW w:w="360" w:type="pct"/>
            <w:tcBorders>
              <w:top w:val="nil"/>
              <w:left w:val="nil"/>
              <w:right w:val="single" w:sz="4" w:space="0" w:color="auto"/>
            </w:tcBorders>
            <w:noWrap/>
            <w:vAlign w:val="center"/>
          </w:tcPr>
          <w:p w14:paraId="3304A178"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5.9</w:t>
            </w:r>
          </w:p>
        </w:tc>
        <w:tc>
          <w:tcPr>
            <w:tcW w:w="360" w:type="pct"/>
            <w:tcBorders>
              <w:top w:val="nil"/>
              <w:left w:val="nil"/>
              <w:right w:val="single" w:sz="4" w:space="0" w:color="auto"/>
            </w:tcBorders>
            <w:noWrap/>
            <w:vAlign w:val="center"/>
          </w:tcPr>
          <w:p w14:paraId="53B3446C"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170</w:t>
            </w:r>
          </w:p>
        </w:tc>
        <w:tc>
          <w:tcPr>
            <w:tcW w:w="517" w:type="pct"/>
            <w:gridSpan w:val="2"/>
            <w:tcBorders>
              <w:top w:val="nil"/>
              <w:left w:val="nil"/>
              <w:right w:val="single" w:sz="4" w:space="0" w:color="auto"/>
            </w:tcBorders>
            <w:noWrap/>
            <w:vAlign w:val="center"/>
          </w:tcPr>
          <w:p w14:paraId="1F54B62F"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0.68</w:t>
            </w:r>
          </w:p>
        </w:tc>
        <w:tc>
          <w:tcPr>
            <w:tcW w:w="510" w:type="pct"/>
            <w:gridSpan w:val="2"/>
            <w:tcBorders>
              <w:top w:val="nil"/>
              <w:left w:val="nil"/>
              <w:right w:val="single" w:sz="4" w:space="0" w:color="auto"/>
            </w:tcBorders>
            <w:noWrap/>
            <w:vAlign w:val="center"/>
          </w:tcPr>
          <w:p w14:paraId="0FDDDF7A"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0.36</w:t>
            </w:r>
          </w:p>
        </w:tc>
        <w:tc>
          <w:tcPr>
            <w:tcW w:w="373" w:type="pct"/>
            <w:gridSpan w:val="2"/>
            <w:tcBorders>
              <w:top w:val="nil"/>
              <w:left w:val="nil"/>
              <w:right w:val="single" w:sz="4" w:space="0" w:color="auto"/>
            </w:tcBorders>
            <w:noWrap/>
            <w:vAlign w:val="center"/>
          </w:tcPr>
          <w:p w14:paraId="4DD2F9DA" w14:textId="77777777" w:rsidR="00470E96" w:rsidRPr="00BF3FC0" w:rsidRDefault="00470E96" w:rsidP="00470E96">
            <w:pPr>
              <w:spacing w:before="0" w:after="0" w:line="264" w:lineRule="auto"/>
              <w:jc w:val="center"/>
              <w:rPr>
                <w:rFonts w:eastAsia="Times New Roman" w:cs="Arial"/>
                <w:i/>
                <w:iCs/>
                <w:kern w:val="19"/>
                <w:sz w:val="19"/>
                <w:szCs w:val="19"/>
                <w:lang w:eastAsia="en-CA"/>
              </w:rPr>
            </w:pPr>
            <w:r w:rsidRPr="00BF3FC0">
              <w:rPr>
                <w:rFonts w:cs="Arial"/>
                <w:color w:val="000000"/>
                <w:sz w:val="19"/>
                <w:szCs w:val="19"/>
              </w:rPr>
              <w:t>54.8</w:t>
            </w:r>
          </w:p>
        </w:tc>
        <w:tc>
          <w:tcPr>
            <w:tcW w:w="373" w:type="pct"/>
            <w:gridSpan w:val="2"/>
            <w:tcBorders>
              <w:top w:val="nil"/>
              <w:left w:val="nil"/>
              <w:right w:val="single" w:sz="4" w:space="0" w:color="auto"/>
            </w:tcBorders>
            <w:noWrap/>
            <w:vAlign w:val="center"/>
          </w:tcPr>
          <w:p w14:paraId="31C7F251"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291</w:t>
            </w:r>
          </w:p>
        </w:tc>
        <w:tc>
          <w:tcPr>
            <w:tcW w:w="373" w:type="pct"/>
            <w:gridSpan w:val="2"/>
            <w:tcBorders>
              <w:top w:val="nil"/>
              <w:left w:val="nil"/>
              <w:right w:val="single" w:sz="4" w:space="0" w:color="auto"/>
            </w:tcBorders>
            <w:noWrap/>
            <w:vAlign w:val="center"/>
          </w:tcPr>
          <w:p w14:paraId="5EA7EA43"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20.6</w:t>
            </w:r>
          </w:p>
        </w:tc>
        <w:tc>
          <w:tcPr>
            <w:tcW w:w="373" w:type="pct"/>
            <w:gridSpan w:val="2"/>
            <w:tcBorders>
              <w:top w:val="nil"/>
              <w:left w:val="nil"/>
              <w:right w:val="single" w:sz="4" w:space="0" w:color="auto"/>
            </w:tcBorders>
            <w:noWrap/>
            <w:vAlign w:val="center"/>
          </w:tcPr>
          <w:p w14:paraId="6AD2E833"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79.3</w:t>
            </w:r>
          </w:p>
        </w:tc>
        <w:tc>
          <w:tcPr>
            <w:tcW w:w="373" w:type="pct"/>
            <w:gridSpan w:val="2"/>
            <w:tcBorders>
              <w:top w:val="nil"/>
              <w:left w:val="nil"/>
              <w:right w:val="single" w:sz="4" w:space="0" w:color="auto"/>
            </w:tcBorders>
            <w:noWrap/>
            <w:vAlign w:val="center"/>
          </w:tcPr>
          <w:p w14:paraId="3822E0E4"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38.2</w:t>
            </w:r>
          </w:p>
        </w:tc>
        <w:tc>
          <w:tcPr>
            <w:tcW w:w="398" w:type="pct"/>
            <w:gridSpan w:val="2"/>
            <w:tcBorders>
              <w:top w:val="nil"/>
              <w:left w:val="nil"/>
              <w:right w:val="single" w:sz="4" w:space="0" w:color="auto"/>
            </w:tcBorders>
            <w:noWrap/>
            <w:vAlign w:val="center"/>
          </w:tcPr>
          <w:p w14:paraId="2D1A681E"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111</w:t>
            </w:r>
          </w:p>
        </w:tc>
      </w:tr>
      <w:tr w:rsidR="00FC7053" w:rsidRPr="00BF3FC0" w14:paraId="2B5B94A1" w14:textId="77777777">
        <w:trPr>
          <w:trHeight w:val="283"/>
        </w:trPr>
        <w:tc>
          <w:tcPr>
            <w:tcW w:w="546" w:type="pct"/>
            <w:tcBorders>
              <w:top w:val="nil"/>
              <w:left w:val="single" w:sz="4" w:space="0" w:color="auto"/>
              <w:right w:val="single" w:sz="4" w:space="0" w:color="auto"/>
            </w:tcBorders>
            <w:noWrap/>
            <w:vAlign w:val="center"/>
          </w:tcPr>
          <w:p w14:paraId="7F1BDD1A"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BH22-15</w:t>
            </w:r>
          </w:p>
        </w:tc>
        <w:tc>
          <w:tcPr>
            <w:tcW w:w="442" w:type="pct"/>
            <w:tcBorders>
              <w:top w:val="nil"/>
              <w:left w:val="nil"/>
              <w:right w:val="single" w:sz="4" w:space="0" w:color="auto"/>
            </w:tcBorders>
            <w:noWrap/>
            <w:vAlign w:val="center"/>
          </w:tcPr>
          <w:p w14:paraId="6AFE3444"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0.1</w:t>
            </w:r>
          </w:p>
        </w:tc>
        <w:tc>
          <w:tcPr>
            <w:tcW w:w="360" w:type="pct"/>
            <w:tcBorders>
              <w:top w:val="nil"/>
              <w:left w:val="nil"/>
              <w:right w:val="single" w:sz="4" w:space="0" w:color="auto"/>
            </w:tcBorders>
            <w:noWrap/>
            <w:vAlign w:val="center"/>
          </w:tcPr>
          <w:p w14:paraId="3527FE6E"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7.38</w:t>
            </w:r>
          </w:p>
        </w:tc>
        <w:tc>
          <w:tcPr>
            <w:tcW w:w="360" w:type="pct"/>
            <w:tcBorders>
              <w:top w:val="nil"/>
              <w:left w:val="nil"/>
              <w:right w:val="single" w:sz="4" w:space="0" w:color="auto"/>
            </w:tcBorders>
            <w:noWrap/>
            <w:vAlign w:val="center"/>
          </w:tcPr>
          <w:p w14:paraId="5A5880D3"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68</w:t>
            </w:r>
          </w:p>
        </w:tc>
        <w:tc>
          <w:tcPr>
            <w:tcW w:w="517" w:type="pct"/>
            <w:gridSpan w:val="2"/>
            <w:tcBorders>
              <w:top w:val="nil"/>
              <w:left w:val="nil"/>
              <w:right w:val="single" w:sz="4" w:space="0" w:color="auto"/>
            </w:tcBorders>
            <w:noWrap/>
            <w:vAlign w:val="center"/>
          </w:tcPr>
          <w:p w14:paraId="105307B4"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0.73</w:t>
            </w:r>
          </w:p>
        </w:tc>
        <w:tc>
          <w:tcPr>
            <w:tcW w:w="510" w:type="pct"/>
            <w:gridSpan w:val="2"/>
            <w:tcBorders>
              <w:top w:val="nil"/>
              <w:left w:val="nil"/>
              <w:right w:val="single" w:sz="4" w:space="0" w:color="auto"/>
            </w:tcBorders>
            <w:noWrap/>
            <w:vAlign w:val="center"/>
          </w:tcPr>
          <w:p w14:paraId="5C5B5131"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0.28</w:t>
            </w:r>
          </w:p>
        </w:tc>
        <w:tc>
          <w:tcPr>
            <w:tcW w:w="373" w:type="pct"/>
            <w:gridSpan w:val="2"/>
            <w:tcBorders>
              <w:top w:val="nil"/>
              <w:left w:val="nil"/>
              <w:right w:val="single" w:sz="4" w:space="0" w:color="auto"/>
            </w:tcBorders>
            <w:noWrap/>
            <w:vAlign w:val="center"/>
          </w:tcPr>
          <w:p w14:paraId="3646A59C" w14:textId="77777777" w:rsidR="00470E96" w:rsidRPr="00BF3FC0" w:rsidRDefault="00470E96" w:rsidP="00470E96">
            <w:pPr>
              <w:spacing w:before="0" w:after="0" w:line="264" w:lineRule="auto"/>
              <w:jc w:val="center"/>
              <w:rPr>
                <w:rFonts w:cs="Arial"/>
                <w:kern w:val="19"/>
                <w:sz w:val="19"/>
                <w:szCs w:val="19"/>
              </w:rPr>
            </w:pPr>
            <w:r w:rsidRPr="00BF3FC0">
              <w:rPr>
                <w:rFonts w:cs="Arial"/>
                <w:i/>
                <w:iCs/>
                <w:color w:val="000000"/>
                <w:sz w:val="19"/>
                <w:szCs w:val="19"/>
              </w:rPr>
              <w:t>3.4</w:t>
            </w:r>
          </w:p>
        </w:tc>
        <w:tc>
          <w:tcPr>
            <w:tcW w:w="373" w:type="pct"/>
            <w:gridSpan w:val="2"/>
            <w:tcBorders>
              <w:top w:val="nil"/>
              <w:left w:val="nil"/>
              <w:right w:val="single" w:sz="4" w:space="0" w:color="auto"/>
            </w:tcBorders>
            <w:noWrap/>
            <w:vAlign w:val="center"/>
          </w:tcPr>
          <w:p w14:paraId="4F4C1F39"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15</w:t>
            </w:r>
          </w:p>
        </w:tc>
        <w:tc>
          <w:tcPr>
            <w:tcW w:w="373" w:type="pct"/>
            <w:gridSpan w:val="2"/>
            <w:tcBorders>
              <w:top w:val="nil"/>
              <w:left w:val="nil"/>
              <w:right w:val="single" w:sz="4" w:space="0" w:color="auto"/>
            </w:tcBorders>
            <w:noWrap/>
            <w:vAlign w:val="center"/>
          </w:tcPr>
          <w:p w14:paraId="3656A779"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7.7</w:t>
            </w:r>
          </w:p>
        </w:tc>
        <w:tc>
          <w:tcPr>
            <w:tcW w:w="373" w:type="pct"/>
            <w:gridSpan w:val="2"/>
            <w:tcBorders>
              <w:top w:val="nil"/>
              <w:left w:val="nil"/>
              <w:right w:val="single" w:sz="4" w:space="0" w:color="auto"/>
            </w:tcBorders>
            <w:noWrap/>
            <w:vAlign w:val="center"/>
          </w:tcPr>
          <w:p w14:paraId="356397A9"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61</w:t>
            </w:r>
          </w:p>
        </w:tc>
        <w:tc>
          <w:tcPr>
            <w:tcW w:w="373" w:type="pct"/>
            <w:gridSpan w:val="2"/>
            <w:tcBorders>
              <w:top w:val="nil"/>
              <w:left w:val="nil"/>
              <w:right w:val="single" w:sz="4" w:space="0" w:color="auto"/>
            </w:tcBorders>
            <w:noWrap/>
            <w:vAlign w:val="center"/>
          </w:tcPr>
          <w:p w14:paraId="48BE0BE8"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15</w:t>
            </w:r>
          </w:p>
        </w:tc>
        <w:tc>
          <w:tcPr>
            <w:tcW w:w="398" w:type="pct"/>
            <w:gridSpan w:val="2"/>
            <w:tcBorders>
              <w:top w:val="nil"/>
              <w:left w:val="nil"/>
              <w:right w:val="single" w:sz="4" w:space="0" w:color="auto"/>
            </w:tcBorders>
            <w:noWrap/>
            <w:vAlign w:val="center"/>
          </w:tcPr>
          <w:p w14:paraId="3DDB9122"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11</w:t>
            </w:r>
          </w:p>
        </w:tc>
      </w:tr>
      <w:tr w:rsidR="00FC7053" w:rsidRPr="00BF3FC0" w14:paraId="14AFBFAF" w14:textId="77777777">
        <w:trPr>
          <w:trHeight w:val="283"/>
        </w:trPr>
        <w:tc>
          <w:tcPr>
            <w:tcW w:w="546" w:type="pct"/>
            <w:tcBorders>
              <w:top w:val="nil"/>
              <w:left w:val="single" w:sz="4" w:space="0" w:color="auto"/>
              <w:right w:val="single" w:sz="4" w:space="0" w:color="auto"/>
            </w:tcBorders>
            <w:noWrap/>
            <w:vAlign w:val="center"/>
          </w:tcPr>
          <w:p w14:paraId="73619EB4"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BH22-16</w:t>
            </w:r>
          </w:p>
        </w:tc>
        <w:tc>
          <w:tcPr>
            <w:tcW w:w="442" w:type="pct"/>
            <w:tcBorders>
              <w:top w:val="nil"/>
              <w:left w:val="nil"/>
              <w:right w:val="single" w:sz="4" w:space="0" w:color="auto"/>
            </w:tcBorders>
            <w:noWrap/>
            <w:vAlign w:val="center"/>
          </w:tcPr>
          <w:p w14:paraId="031264C4"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0.1</w:t>
            </w:r>
          </w:p>
        </w:tc>
        <w:tc>
          <w:tcPr>
            <w:tcW w:w="360" w:type="pct"/>
            <w:tcBorders>
              <w:top w:val="nil"/>
              <w:left w:val="nil"/>
              <w:right w:val="single" w:sz="4" w:space="0" w:color="auto"/>
            </w:tcBorders>
            <w:noWrap/>
            <w:vAlign w:val="center"/>
          </w:tcPr>
          <w:p w14:paraId="73B072F7"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6.86</w:t>
            </w:r>
          </w:p>
        </w:tc>
        <w:tc>
          <w:tcPr>
            <w:tcW w:w="360" w:type="pct"/>
            <w:tcBorders>
              <w:top w:val="nil"/>
              <w:left w:val="nil"/>
              <w:right w:val="single" w:sz="4" w:space="0" w:color="auto"/>
            </w:tcBorders>
            <w:noWrap/>
            <w:vAlign w:val="center"/>
          </w:tcPr>
          <w:p w14:paraId="53375DAD"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68</w:t>
            </w:r>
          </w:p>
        </w:tc>
        <w:tc>
          <w:tcPr>
            <w:tcW w:w="517" w:type="pct"/>
            <w:gridSpan w:val="2"/>
            <w:tcBorders>
              <w:top w:val="nil"/>
              <w:left w:val="nil"/>
              <w:right w:val="single" w:sz="4" w:space="0" w:color="auto"/>
            </w:tcBorders>
            <w:noWrap/>
            <w:vAlign w:val="center"/>
          </w:tcPr>
          <w:p w14:paraId="0E118EA4"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0.39</w:t>
            </w:r>
          </w:p>
        </w:tc>
        <w:tc>
          <w:tcPr>
            <w:tcW w:w="510" w:type="pct"/>
            <w:gridSpan w:val="2"/>
            <w:tcBorders>
              <w:top w:val="nil"/>
              <w:left w:val="nil"/>
              <w:right w:val="single" w:sz="4" w:space="0" w:color="auto"/>
            </w:tcBorders>
            <w:noWrap/>
            <w:vAlign w:val="center"/>
          </w:tcPr>
          <w:p w14:paraId="5299E66B"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0.31</w:t>
            </w:r>
          </w:p>
        </w:tc>
        <w:tc>
          <w:tcPr>
            <w:tcW w:w="373" w:type="pct"/>
            <w:gridSpan w:val="2"/>
            <w:tcBorders>
              <w:top w:val="nil"/>
              <w:left w:val="nil"/>
              <w:right w:val="single" w:sz="4" w:space="0" w:color="auto"/>
            </w:tcBorders>
            <w:noWrap/>
            <w:vAlign w:val="center"/>
          </w:tcPr>
          <w:p w14:paraId="75298397" w14:textId="77777777" w:rsidR="00470E96" w:rsidRPr="00BF3FC0" w:rsidRDefault="00470E96" w:rsidP="00470E96">
            <w:pPr>
              <w:spacing w:before="0" w:after="0" w:line="264" w:lineRule="auto"/>
              <w:jc w:val="center"/>
              <w:rPr>
                <w:rFonts w:cs="Arial"/>
                <w:kern w:val="19"/>
                <w:sz w:val="19"/>
                <w:szCs w:val="19"/>
              </w:rPr>
            </w:pPr>
            <w:r w:rsidRPr="00BF3FC0">
              <w:rPr>
                <w:rFonts w:cs="Arial"/>
                <w:i/>
                <w:iCs/>
                <w:color w:val="000000"/>
                <w:sz w:val="19"/>
                <w:szCs w:val="19"/>
              </w:rPr>
              <w:t>3.4</w:t>
            </w:r>
          </w:p>
        </w:tc>
        <w:tc>
          <w:tcPr>
            <w:tcW w:w="373" w:type="pct"/>
            <w:gridSpan w:val="2"/>
            <w:tcBorders>
              <w:top w:val="nil"/>
              <w:left w:val="nil"/>
              <w:right w:val="single" w:sz="4" w:space="0" w:color="auto"/>
            </w:tcBorders>
            <w:noWrap/>
            <w:vAlign w:val="center"/>
          </w:tcPr>
          <w:p w14:paraId="54AA2733"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20</w:t>
            </w:r>
          </w:p>
        </w:tc>
        <w:tc>
          <w:tcPr>
            <w:tcW w:w="373" w:type="pct"/>
            <w:gridSpan w:val="2"/>
            <w:tcBorders>
              <w:top w:val="nil"/>
              <w:left w:val="nil"/>
              <w:right w:val="single" w:sz="4" w:space="0" w:color="auto"/>
            </w:tcBorders>
            <w:noWrap/>
            <w:vAlign w:val="center"/>
          </w:tcPr>
          <w:p w14:paraId="1EAEA65F"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6.4</w:t>
            </w:r>
          </w:p>
        </w:tc>
        <w:tc>
          <w:tcPr>
            <w:tcW w:w="373" w:type="pct"/>
            <w:gridSpan w:val="2"/>
            <w:tcBorders>
              <w:top w:val="nil"/>
              <w:left w:val="nil"/>
              <w:right w:val="single" w:sz="4" w:space="0" w:color="auto"/>
            </w:tcBorders>
            <w:noWrap/>
            <w:vAlign w:val="center"/>
          </w:tcPr>
          <w:p w14:paraId="2D3151FF"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31</w:t>
            </w:r>
          </w:p>
        </w:tc>
        <w:tc>
          <w:tcPr>
            <w:tcW w:w="373" w:type="pct"/>
            <w:gridSpan w:val="2"/>
            <w:tcBorders>
              <w:top w:val="nil"/>
              <w:left w:val="nil"/>
              <w:right w:val="single" w:sz="4" w:space="0" w:color="auto"/>
            </w:tcBorders>
            <w:noWrap/>
            <w:vAlign w:val="center"/>
          </w:tcPr>
          <w:p w14:paraId="5823620D"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10</w:t>
            </w:r>
          </w:p>
        </w:tc>
        <w:tc>
          <w:tcPr>
            <w:tcW w:w="398" w:type="pct"/>
            <w:gridSpan w:val="2"/>
            <w:tcBorders>
              <w:top w:val="nil"/>
              <w:left w:val="nil"/>
              <w:right w:val="single" w:sz="4" w:space="0" w:color="auto"/>
            </w:tcBorders>
            <w:noWrap/>
            <w:vAlign w:val="center"/>
          </w:tcPr>
          <w:p w14:paraId="60757253"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13</w:t>
            </w:r>
          </w:p>
        </w:tc>
      </w:tr>
      <w:tr w:rsidR="00FC7053" w:rsidRPr="00BF3FC0" w14:paraId="36D784D8" w14:textId="77777777">
        <w:trPr>
          <w:trHeight w:val="283"/>
        </w:trPr>
        <w:tc>
          <w:tcPr>
            <w:tcW w:w="546" w:type="pct"/>
            <w:tcBorders>
              <w:top w:val="nil"/>
              <w:left w:val="single" w:sz="4" w:space="0" w:color="auto"/>
              <w:right w:val="single" w:sz="4" w:space="0" w:color="auto"/>
            </w:tcBorders>
            <w:noWrap/>
            <w:vAlign w:val="center"/>
          </w:tcPr>
          <w:p w14:paraId="355954C5"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BH22-17</w:t>
            </w:r>
          </w:p>
        </w:tc>
        <w:tc>
          <w:tcPr>
            <w:tcW w:w="442" w:type="pct"/>
            <w:tcBorders>
              <w:top w:val="nil"/>
              <w:left w:val="nil"/>
              <w:right w:val="single" w:sz="4" w:space="0" w:color="auto"/>
            </w:tcBorders>
            <w:noWrap/>
            <w:vAlign w:val="center"/>
          </w:tcPr>
          <w:p w14:paraId="3F15EC3F"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0.1</w:t>
            </w:r>
          </w:p>
        </w:tc>
        <w:tc>
          <w:tcPr>
            <w:tcW w:w="360" w:type="pct"/>
            <w:tcBorders>
              <w:top w:val="nil"/>
              <w:left w:val="nil"/>
              <w:right w:val="single" w:sz="4" w:space="0" w:color="auto"/>
            </w:tcBorders>
            <w:noWrap/>
            <w:vAlign w:val="center"/>
          </w:tcPr>
          <w:p w14:paraId="47150F31"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6.65</w:t>
            </w:r>
          </w:p>
        </w:tc>
        <w:tc>
          <w:tcPr>
            <w:tcW w:w="360" w:type="pct"/>
            <w:tcBorders>
              <w:top w:val="nil"/>
              <w:left w:val="nil"/>
              <w:right w:val="single" w:sz="4" w:space="0" w:color="auto"/>
            </w:tcBorders>
            <w:noWrap/>
            <w:vAlign w:val="center"/>
          </w:tcPr>
          <w:p w14:paraId="0DF4B0A2"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65</w:t>
            </w:r>
          </w:p>
        </w:tc>
        <w:tc>
          <w:tcPr>
            <w:tcW w:w="517" w:type="pct"/>
            <w:gridSpan w:val="2"/>
            <w:tcBorders>
              <w:top w:val="nil"/>
              <w:left w:val="nil"/>
              <w:right w:val="single" w:sz="4" w:space="0" w:color="auto"/>
            </w:tcBorders>
            <w:noWrap/>
            <w:vAlign w:val="center"/>
          </w:tcPr>
          <w:p w14:paraId="7F28E48E"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0.55</w:t>
            </w:r>
          </w:p>
        </w:tc>
        <w:tc>
          <w:tcPr>
            <w:tcW w:w="510" w:type="pct"/>
            <w:gridSpan w:val="2"/>
            <w:tcBorders>
              <w:top w:val="nil"/>
              <w:left w:val="nil"/>
              <w:right w:val="single" w:sz="4" w:space="0" w:color="auto"/>
            </w:tcBorders>
            <w:noWrap/>
            <w:vAlign w:val="center"/>
          </w:tcPr>
          <w:p w14:paraId="5ED51425"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0.27</w:t>
            </w:r>
          </w:p>
        </w:tc>
        <w:tc>
          <w:tcPr>
            <w:tcW w:w="373" w:type="pct"/>
            <w:gridSpan w:val="2"/>
            <w:tcBorders>
              <w:top w:val="nil"/>
              <w:left w:val="nil"/>
              <w:right w:val="single" w:sz="4" w:space="0" w:color="auto"/>
            </w:tcBorders>
            <w:noWrap/>
            <w:vAlign w:val="center"/>
          </w:tcPr>
          <w:p w14:paraId="2F72B352" w14:textId="77777777" w:rsidR="00470E96" w:rsidRPr="00BF3FC0" w:rsidRDefault="00470E96" w:rsidP="00470E96">
            <w:pPr>
              <w:spacing w:before="0" w:after="0" w:line="264" w:lineRule="auto"/>
              <w:jc w:val="center"/>
              <w:rPr>
                <w:rFonts w:eastAsia="Times New Roman" w:cs="Arial"/>
                <w:i/>
                <w:iCs/>
                <w:kern w:val="19"/>
                <w:sz w:val="19"/>
                <w:szCs w:val="19"/>
                <w:lang w:eastAsia="en-CA"/>
              </w:rPr>
            </w:pPr>
            <w:r w:rsidRPr="00BF3FC0">
              <w:rPr>
                <w:rFonts w:cs="Arial"/>
                <w:i/>
                <w:iCs/>
                <w:color w:val="000000"/>
                <w:sz w:val="19"/>
                <w:szCs w:val="19"/>
              </w:rPr>
              <w:t>3.25</w:t>
            </w:r>
          </w:p>
        </w:tc>
        <w:tc>
          <w:tcPr>
            <w:tcW w:w="373" w:type="pct"/>
            <w:gridSpan w:val="2"/>
            <w:tcBorders>
              <w:top w:val="nil"/>
              <w:left w:val="nil"/>
              <w:right w:val="single" w:sz="4" w:space="0" w:color="auto"/>
            </w:tcBorders>
            <w:noWrap/>
            <w:vAlign w:val="center"/>
          </w:tcPr>
          <w:p w14:paraId="5E562F7F" w14:textId="77777777" w:rsidR="00470E96" w:rsidRPr="00BF3FC0" w:rsidRDefault="00470E96" w:rsidP="00470E96">
            <w:pPr>
              <w:spacing w:before="0" w:after="0" w:line="264" w:lineRule="auto"/>
              <w:jc w:val="center"/>
              <w:rPr>
                <w:rFonts w:eastAsia="Times New Roman" w:cs="Arial"/>
                <w:i/>
                <w:iCs/>
                <w:kern w:val="19"/>
                <w:sz w:val="19"/>
                <w:szCs w:val="19"/>
                <w:lang w:eastAsia="en-CA"/>
              </w:rPr>
            </w:pPr>
            <w:r w:rsidRPr="00BF3FC0">
              <w:rPr>
                <w:rFonts w:cs="Arial"/>
                <w:color w:val="000000"/>
                <w:sz w:val="19"/>
                <w:szCs w:val="19"/>
              </w:rPr>
              <w:t>75</w:t>
            </w:r>
          </w:p>
        </w:tc>
        <w:tc>
          <w:tcPr>
            <w:tcW w:w="373" w:type="pct"/>
            <w:gridSpan w:val="2"/>
            <w:tcBorders>
              <w:top w:val="nil"/>
              <w:left w:val="nil"/>
              <w:right w:val="single" w:sz="4" w:space="0" w:color="auto"/>
            </w:tcBorders>
            <w:noWrap/>
            <w:vAlign w:val="center"/>
          </w:tcPr>
          <w:p w14:paraId="2B690BC1"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7.2</w:t>
            </w:r>
          </w:p>
        </w:tc>
        <w:tc>
          <w:tcPr>
            <w:tcW w:w="373" w:type="pct"/>
            <w:gridSpan w:val="2"/>
            <w:tcBorders>
              <w:top w:val="nil"/>
              <w:left w:val="nil"/>
              <w:right w:val="single" w:sz="4" w:space="0" w:color="auto"/>
            </w:tcBorders>
            <w:noWrap/>
            <w:vAlign w:val="center"/>
          </w:tcPr>
          <w:p w14:paraId="77F4C52D"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59</w:t>
            </w:r>
          </w:p>
        </w:tc>
        <w:tc>
          <w:tcPr>
            <w:tcW w:w="373" w:type="pct"/>
            <w:gridSpan w:val="2"/>
            <w:tcBorders>
              <w:top w:val="nil"/>
              <w:left w:val="nil"/>
              <w:right w:val="single" w:sz="4" w:space="0" w:color="auto"/>
            </w:tcBorders>
            <w:noWrap/>
            <w:vAlign w:val="center"/>
          </w:tcPr>
          <w:p w14:paraId="043D35EE"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13</w:t>
            </w:r>
          </w:p>
        </w:tc>
        <w:tc>
          <w:tcPr>
            <w:tcW w:w="398" w:type="pct"/>
            <w:gridSpan w:val="2"/>
            <w:tcBorders>
              <w:top w:val="nil"/>
              <w:left w:val="nil"/>
              <w:right w:val="single" w:sz="4" w:space="0" w:color="auto"/>
            </w:tcBorders>
            <w:noWrap/>
            <w:vAlign w:val="center"/>
          </w:tcPr>
          <w:p w14:paraId="3B4A9233" w14:textId="77777777" w:rsidR="00470E96" w:rsidRPr="00BF3FC0" w:rsidRDefault="00470E96" w:rsidP="00470E96">
            <w:pPr>
              <w:spacing w:before="0" w:after="0" w:line="264" w:lineRule="auto"/>
              <w:jc w:val="center"/>
              <w:rPr>
                <w:rFonts w:eastAsia="Times New Roman" w:cs="Arial"/>
                <w:i/>
                <w:iCs/>
                <w:kern w:val="19"/>
                <w:sz w:val="19"/>
                <w:szCs w:val="19"/>
                <w:lang w:eastAsia="en-CA"/>
              </w:rPr>
            </w:pPr>
            <w:r w:rsidRPr="00BF3FC0">
              <w:rPr>
                <w:rFonts w:cs="Arial"/>
                <w:color w:val="000000"/>
                <w:sz w:val="19"/>
                <w:szCs w:val="19"/>
              </w:rPr>
              <w:t>22</w:t>
            </w:r>
          </w:p>
        </w:tc>
      </w:tr>
      <w:tr w:rsidR="00FC7053" w:rsidRPr="00BF3FC0" w14:paraId="76FBEABC" w14:textId="77777777">
        <w:trPr>
          <w:trHeight w:val="283"/>
        </w:trPr>
        <w:tc>
          <w:tcPr>
            <w:tcW w:w="546" w:type="pct"/>
            <w:tcBorders>
              <w:top w:val="nil"/>
              <w:left w:val="single" w:sz="4" w:space="0" w:color="auto"/>
              <w:right w:val="single" w:sz="4" w:space="0" w:color="auto"/>
            </w:tcBorders>
            <w:noWrap/>
            <w:vAlign w:val="center"/>
          </w:tcPr>
          <w:p w14:paraId="051035E7"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BH22-18</w:t>
            </w:r>
          </w:p>
        </w:tc>
        <w:tc>
          <w:tcPr>
            <w:tcW w:w="442" w:type="pct"/>
            <w:tcBorders>
              <w:top w:val="nil"/>
              <w:left w:val="nil"/>
              <w:right w:val="single" w:sz="4" w:space="0" w:color="auto"/>
            </w:tcBorders>
            <w:noWrap/>
            <w:vAlign w:val="center"/>
          </w:tcPr>
          <w:p w14:paraId="59F093D1"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0.1</w:t>
            </w:r>
          </w:p>
        </w:tc>
        <w:tc>
          <w:tcPr>
            <w:tcW w:w="360" w:type="pct"/>
            <w:tcBorders>
              <w:top w:val="nil"/>
              <w:left w:val="nil"/>
              <w:right w:val="single" w:sz="4" w:space="0" w:color="auto"/>
            </w:tcBorders>
            <w:noWrap/>
            <w:vAlign w:val="center"/>
          </w:tcPr>
          <w:p w14:paraId="7D639BE7"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7.31</w:t>
            </w:r>
          </w:p>
        </w:tc>
        <w:tc>
          <w:tcPr>
            <w:tcW w:w="360" w:type="pct"/>
            <w:tcBorders>
              <w:top w:val="nil"/>
              <w:left w:val="nil"/>
              <w:right w:val="single" w:sz="4" w:space="0" w:color="auto"/>
            </w:tcBorders>
            <w:noWrap/>
            <w:vAlign w:val="center"/>
          </w:tcPr>
          <w:p w14:paraId="7160EB18"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62</w:t>
            </w:r>
          </w:p>
        </w:tc>
        <w:tc>
          <w:tcPr>
            <w:tcW w:w="517" w:type="pct"/>
            <w:gridSpan w:val="2"/>
            <w:tcBorders>
              <w:top w:val="nil"/>
              <w:left w:val="nil"/>
              <w:right w:val="single" w:sz="4" w:space="0" w:color="auto"/>
            </w:tcBorders>
            <w:noWrap/>
            <w:vAlign w:val="center"/>
          </w:tcPr>
          <w:p w14:paraId="2E27F36D"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0.75</w:t>
            </w:r>
          </w:p>
        </w:tc>
        <w:tc>
          <w:tcPr>
            <w:tcW w:w="510" w:type="pct"/>
            <w:gridSpan w:val="2"/>
            <w:tcBorders>
              <w:top w:val="nil"/>
              <w:left w:val="nil"/>
              <w:right w:val="single" w:sz="4" w:space="0" w:color="auto"/>
            </w:tcBorders>
            <w:noWrap/>
            <w:vAlign w:val="center"/>
          </w:tcPr>
          <w:p w14:paraId="4DB2723D"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0.24</w:t>
            </w:r>
          </w:p>
        </w:tc>
        <w:tc>
          <w:tcPr>
            <w:tcW w:w="373" w:type="pct"/>
            <w:gridSpan w:val="2"/>
            <w:tcBorders>
              <w:top w:val="nil"/>
              <w:left w:val="nil"/>
              <w:right w:val="single" w:sz="4" w:space="0" w:color="auto"/>
            </w:tcBorders>
            <w:noWrap/>
            <w:vAlign w:val="center"/>
          </w:tcPr>
          <w:p w14:paraId="51D57F9A" w14:textId="77777777" w:rsidR="00470E96" w:rsidRPr="00BF3FC0" w:rsidRDefault="00470E96" w:rsidP="00470E96">
            <w:pPr>
              <w:spacing w:before="0" w:after="0" w:line="264" w:lineRule="auto"/>
              <w:jc w:val="center"/>
              <w:rPr>
                <w:rFonts w:eastAsia="Times New Roman" w:cs="Arial"/>
                <w:i/>
                <w:iCs/>
                <w:kern w:val="19"/>
                <w:sz w:val="19"/>
                <w:szCs w:val="19"/>
                <w:lang w:eastAsia="en-CA"/>
              </w:rPr>
            </w:pPr>
            <w:r w:rsidRPr="00BF3FC0">
              <w:rPr>
                <w:rFonts w:cs="Arial"/>
                <w:i/>
                <w:iCs/>
                <w:color w:val="000000"/>
                <w:sz w:val="19"/>
                <w:szCs w:val="19"/>
              </w:rPr>
              <w:t>3.1</w:t>
            </w:r>
          </w:p>
        </w:tc>
        <w:tc>
          <w:tcPr>
            <w:tcW w:w="373" w:type="pct"/>
            <w:gridSpan w:val="2"/>
            <w:tcBorders>
              <w:top w:val="nil"/>
              <w:left w:val="nil"/>
              <w:right w:val="single" w:sz="4" w:space="0" w:color="auto"/>
            </w:tcBorders>
            <w:noWrap/>
            <w:vAlign w:val="center"/>
          </w:tcPr>
          <w:p w14:paraId="068D10F0"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32</w:t>
            </w:r>
          </w:p>
        </w:tc>
        <w:tc>
          <w:tcPr>
            <w:tcW w:w="373" w:type="pct"/>
            <w:gridSpan w:val="2"/>
            <w:tcBorders>
              <w:top w:val="nil"/>
              <w:left w:val="nil"/>
              <w:right w:val="single" w:sz="4" w:space="0" w:color="auto"/>
            </w:tcBorders>
            <w:noWrap/>
            <w:vAlign w:val="center"/>
          </w:tcPr>
          <w:p w14:paraId="6CCF806E"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6.1</w:t>
            </w:r>
          </w:p>
        </w:tc>
        <w:tc>
          <w:tcPr>
            <w:tcW w:w="373" w:type="pct"/>
            <w:gridSpan w:val="2"/>
            <w:tcBorders>
              <w:top w:val="nil"/>
              <w:left w:val="nil"/>
              <w:right w:val="single" w:sz="4" w:space="0" w:color="auto"/>
            </w:tcBorders>
            <w:noWrap/>
            <w:vAlign w:val="center"/>
          </w:tcPr>
          <w:p w14:paraId="6F7EF378"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60</w:t>
            </w:r>
          </w:p>
        </w:tc>
        <w:tc>
          <w:tcPr>
            <w:tcW w:w="373" w:type="pct"/>
            <w:gridSpan w:val="2"/>
            <w:tcBorders>
              <w:top w:val="nil"/>
              <w:left w:val="nil"/>
              <w:right w:val="single" w:sz="4" w:space="0" w:color="auto"/>
            </w:tcBorders>
            <w:noWrap/>
            <w:vAlign w:val="center"/>
          </w:tcPr>
          <w:p w14:paraId="744F3801"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13</w:t>
            </w:r>
          </w:p>
        </w:tc>
        <w:tc>
          <w:tcPr>
            <w:tcW w:w="398" w:type="pct"/>
            <w:gridSpan w:val="2"/>
            <w:tcBorders>
              <w:top w:val="nil"/>
              <w:left w:val="nil"/>
              <w:right w:val="single" w:sz="4" w:space="0" w:color="auto"/>
            </w:tcBorders>
            <w:noWrap/>
            <w:vAlign w:val="center"/>
          </w:tcPr>
          <w:p w14:paraId="1E24707B" w14:textId="77777777" w:rsidR="00470E96" w:rsidRPr="00BF3FC0" w:rsidRDefault="00470E96" w:rsidP="00470E96">
            <w:pPr>
              <w:spacing w:before="0" w:after="0" w:line="264" w:lineRule="auto"/>
              <w:jc w:val="center"/>
              <w:rPr>
                <w:rFonts w:eastAsia="Times New Roman" w:cs="Arial"/>
                <w:i/>
                <w:iCs/>
                <w:kern w:val="19"/>
                <w:sz w:val="19"/>
                <w:szCs w:val="19"/>
                <w:lang w:eastAsia="en-CA"/>
              </w:rPr>
            </w:pPr>
            <w:r w:rsidRPr="00BF3FC0">
              <w:rPr>
                <w:rFonts w:cs="Arial"/>
                <w:color w:val="000000"/>
                <w:sz w:val="19"/>
                <w:szCs w:val="19"/>
              </w:rPr>
              <w:t>12</w:t>
            </w:r>
          </w:p>
        </w:tc>
      </w:tr>
      <w:tr w:rsidR="00FC7053" w:rsidRPr="00BF3FC0" w14:paraId="3684DB10" w14:textId="77777777">
        <w:trPr>
          <w:trHeight w:val="283"/>
        </w:trPr>
        <w:tc>
          <w:tcPr>
            <w:tcW w:w="546" w:type="pct"/>
            <w:tcBorders>
              <w:top w:val="nil"/>
              <w:left w:val="single" w:sz="4" w:space="0" w:color="auto"/>
              <w:bottom w:val="single" w:sz="4" w:space="0" w:color="auto"/>
              <w:right w:val="single" w:sz="4" w:space="0" w:color="auto"/>
            </w:tcBorders>
            <w:noWrap/>
            <w:vAlign w:val="center"/>
          </w:tcPr>
          <w:p w14:paraId="39691626"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BH22-22</w:t>
            </w:r>
          </w:p>
        </w:tc>
        <w:tc>
          <w:tcPr>
            <w:tcW w:w="442" w:type="pct"/>
            <w:tcBorders>
              <w:top w:val="nil"/>
              <w:left w:val="nil"/>
              <w:bottom w:val="single" w:sz="4" w:space="0" w:color="auto"/>
              <w:right w:val="single" w:sz="4" w:space="0" w:color="auto"/>
            </w:tcBorders>
            <w:noWrap/>
            <w:vAlign w:val="center"/>
          </w:tcPr>
          <w:p w14:paraId="0F83805B"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0.1</w:t>
            </w:r>
          </w:p>
        </w:tc>
        <w:tc>
          <w:tcPr>
            <w:tcW w:w="360" w:type="pct"/>
            <w:tcBorders>
              <w:top w:val="nil"/>
              <w:left w:val="nil"/>
              <w:bottom w:val="single" w:sz="4" w:space="0" w:color="auto"/>
              <w:right w:val="single" w:sz="4" w:space="0" w:color="auto"/>
            </w:tcBorders>
            <w:noWrap/>
            <w:vAlign w:val="center"/>
          </w:tcPr>
          <w:p w14:paraId="42DFE0A6"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5.92</w:t>
            </w:r>
          </w:p>
        </w:tc>
        <w:tc>
          <w:tcPr>
            <w:tcW w:w="360" w:type="pct"/>
            <w:tcBorders>
              <w:top w:val="nil"/>
              <w:left w:val="nil"/>
              <w:bottom w:val="single" w:sz="4" w:space="0" w:color="auto"/>
              <w:right w:val="single" w:sz="4" w:space="0" w:color="auto"/>
            </w:tcBorders>
            <w:noWrap/>
            <w:vAlign w:val="center"/>
          </w:tcPr>
          <w:p w14:paraId="21BA25FC"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70</w:t>
            </w:r>
          </w:p>
        </w:tc>
        <w:tc>
          <w:tcPr>
            <w:tcW w:w="517" w:type="pct"/>
            <w:gridSpan w:val="2"/>
            <w:tcBorders>
              <w:top w:val="nil"/>
              <w:left w:val="nil"/>
              <w:bottom w:val="single" w:sz="4" w:space="0" w:color="auto"/>
              <w:right w:val="single" w:sz="4" w:space="0" w:color="auto"/>
            </w:tcBorders>
            <w:noWrap/>
            <w:vAlign w:val="center"/>
          </w:tcPr>
          <w:p w14:paraId="7D4FFAAD"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0.31</w:t>
            </w:r>
          </w:p>
        </w:tc>
        <w:tc>
          <w:tcPr>
            <w:tcW w:w="510" w:type="pct"/>
            <w:gridSpan w:val="2"/>
            <w:tcBorders>
              <w:top w:val="nil"/>
              <w:left w:val="nil"/>
              <w:bottom w:val="single" w:sz="4" w:space="0" w:color="auto"/>
              <w:right w:val="single" w:sz="4" w:space="0" w:color="auto"/>
            </w:tcBorders>
            <w:noWrap/>
            <w:vAlign w:val="center"/>
          </w:tcPr>
          <w:p w14:paraId="0050BFA7" w14:textId="77777777" w:rsidR="00470E96" w:rsidRPr="00BF3FC0" w:rsidRDefault="00470E96" w:rsidP="00470E96">
            <w:pPr>
              <w:spacing w:before="0" w:after="0" w:line="264" w:lineRule="auto"/>
              <w:jc w:val="center"/>
              <w:rPr>
                <w:rFonts w:eastAsia="Times New Roman" w:cs="Arial"/>
                <w:i/>
                <w:iCs/>
                <w:kern w:val="19"/>
                <w:sz w:val="19"/>
                <w:szCs w:val="19"/>
                <w:lang w:eastAsia="en-CA"/>
              </w:rPr>
            </w:pPr>
            <w:r w:rsidRPr="00BF3FC0">
              <w:rPr>
                <w:rFonts w:cs="Arial"/>
                <w:color w:val="000000"/>
                <w:sz w:val="19"/>
                <w:szCs w:val="19"/>
              </w:rPr>
              <w:t>0.83</w:t>
            </w:r>
          </w:p>
        </w:tc>
        <w:tc>
          <w:tcPr>
            <w:tcW w:w="373" w:type="pct"/>
            <w:gridSpan w:val="2"/>
            <w:tcBorders>
              <w:top w:val="nil"/>
              <w:left w:val="nil"/>
              <w:bottom w:val="single" w:sz="4" w:space="0" w:color="auto"/>
              <w:right w:val="single" w:sz="4" w:space="0" w:color="auto"/>
            </w:tcBorders>
            <w:noWrap/>
            <w:vAlign w:val="center"/>
          </w:tcPr>
          <w:p w14:paraId="34D52670"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7.6</w:t>
            </w:r>
          </w:p>
        </w:tc>
        <w:tc>
          <w:tcPr>
            <w:tcW w:w="373" w:type="pct"/>
            <w:gridSpan w:val="2"/>
            <w:tcBorders>
              <w:top w:val="nil"/>
              <w:left w:val="nil"/>
              <w:bottom w:val="single" w:sz="4" w:space="0" w:color="auto"/>
              <w:right w:val="single" w:sz="4" w:space="0" w:color="auto"/>
            </w:tcBorders>
            <w:noWrap/>
            <w:vAlign w:val="center"/>
          </w:tcPr>
          <w:p w14:paraId="70305613"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32</w:t>
            </w:r>
          </w:p>
        </w:tc>
        <w:tc>
          <w:tcPr>
            <w:tcW w:w="373" w:type="pct"/>
            <w:gridSpan w:val="2"/>
            <w:tcBorders>
              <w:top w:val="nil"/>
              <w:left w:val="nil"/>
              <w:bottom w:val="single" w:sz="4" w:space="0" w:color="auto"/>
              <w:right w:val="single" w:sz="4" w:space="0" w:color="auto"/>
            </w:tcBorders>
            <w:noWrap/>
            <w:vAlign w:val="center"/>
          </w:tcPr>
          <w:p w14:paraId="096318C2" w14:textId="77777777" w:rsidR="00470E96" w:rsidRPr="00BF3FC0" w:rsidRDefault="00470E96" w:rsidP="00470E96">
            <w:pPr>
              <w:spacing w:before="0" w:after="0" w:line="264" w:lineRule="auto"/>
              <w:jc w:val="center"/>
              <w:rPr>
                <w:rFonts w:eastAsia="Times New Roman" w:cs="Arial"/>
                <w:i/>
                <w:iCs/>
                <w:kern w:val="19"/>
                <w:sz w:val="19"/>
                <w:szCs w:val="19"/>
                <w:lang w:eastAsia="en-CA"/>
              </w:rPr>
            </w:pPr>
            <w:r w:rsidRPr="00BF3FC0">
              <w:rPr>
                <w:rFonts w:cs="Arial"/>
                <w:color w:val="000000"/>
                <w:sz w:val="19"/>
                <w:szCs w:val="19"/>
              </w:rPr>
              <w:t>12</w:t>
            </w:r>
          </w:p>
        </w:tc>
        <w:tc>
          <w:tcPr>
            <w:tcW w:w="373" w:type="pct"/>
            <w:gridSpan w:val="2"/>
            <w:tcBorders>
              <w:top w:val="nil"/>
              <w:left w:val="nil"/>
              <w:bottom w:val="single" w:sz="4" w:space="0" w:color="auto"/>
              <w:right w:val="single" w:sz="4" w:space="0" w:color="auto"/>
            </w:tcBorders>
            <w:noWrap/>
            <w:vAlign w:val="center"/>
          </w:tcPr>
          <w:p w14:paraId="39B975B6"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12</w:t>
            </w:r>
          </w:p>
        </w:tc>
        <w:tc>
          <w:tcPr>
            <w:tcW w:w="373" w:type="pct"/>
            <w:gridSpan w:val="2"/>
            <w:tcBorders>
              <w:top w:val="nil"/>
              <w:left w:val="nil"/>
              <w:bottom w:val="single" w:sz="4" w:space="0" w:color="auto"/>
              <w:right w:val="single" w:sz="4" w:space="0" w:color="auto"/>
            </w:tcBorders>
            <w:noWrap/>
            <w:vAlign w:val="center"/>
          </w:tcPr>
          <w:p w14:paraId="1AE5998A"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5.9</w:t>
            </w:r>
          </w:p>
        </w:tc>
        <w:tc>
          <w:tcPr>
            <w:tcW w:w="398" w:type="pct"/>
            <w:gridSpan w:val="2"/>
            <w:tcBorders>
              <w:top w:val="nil"/>
              <w:left w:val="nil"/>
              <w:bottom w:val="single" w:sz="4" w:space="0" w:color="auto"/>
              <w:right w:val="single" w:sz="4" w:space="0" w:color="auto"/>
            </w:tcBorders>
            <w:noWrap/>
            <w:vAlign w:val="center"/>
          </w:tcPr>
          <w:p w14:paraId="7540157A"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23</w:t>
            </w:r>
          </w:p>
        </w:tc>
      </w:tr>
      <w:tr w:rsidR="00FC7053" w:rsidRPr="00BF3FC0" w14:paraId="097A6397" w14:textId="77777777">
        <w:trPr>
          <w:trHeight w:val="283"/>
        </w:trPr>
        <w:tc>
          <w:tcPr>
            <w:tcW w:w="1711" w:type="pct"/>
            <w:gridSpan w:val="5"/>
            <w:tcBorders>
              <w:top w:val="single" w:sz="4" w:space="0" w:color="auto"/>
              <w:left w:val="nil"/>
              <w:bottom w:val="nil"/>
              <w:right w:val="nil"/>
            </w:tcBorders>
            <w:noWrap/>
            <w:vAlign w:val="center"/>
            <w:hideMark/>
          </w:tcPr>
          <w:p w14:paraId="21D4C477" w14:textId="77777777" w:rsidR="00470E96" w:rsidRPr="00BF3FC0" w:rsidRDefault="00470E96" w:rsidP="002C4E8D">
            <w:pPr>
              <w:spacing w:before="0" w:after="0" w:line="264" w:lineRule="auto"/>
              <w:jc w:val="right"/>
              <w:rPr>
                <w:rFonts w:eastAsia="Times New Roman" w:cs="Arial"/>
                <w:kern w:val="19"/>
                <w:sz w:val="19"/>
                <w:szCs w:val="19"/>
                <w:lang w:eastAsia="en-CA"/>
              </w:rPr>
            </w:pPr>
            <w:r w:rsidRPr="00BF3FC0">
              <w:rPr>
                <w:rFonts w:eastAsia="Times New Roman" w:cs="Arial"/>
                <w:kern w:val="19"/>
                <w:sz w:val="19"/>
                <w:szCs w:val="19"/>
                <w:lang w:eastAsia="en-CA"/>
              </w:rPr>
              <w:t>Mean</w:t>
            </w:r>
          </w:p>
        </w:tc>
        <w:tc>
          <w:tcPr>
            <w:tcW w:w="517" w:type="pct"/>
            <w:gridSpan w:val="2"/>
            <w:tcBorders>
              <w:top w:val="single" w:sz="4" w:space="0" w:color="auto"/>
              <w:left w:val="nil"/>
              <w:bottom w:val="nil"/>
              <w:right w:val="nil"/>
            </w:tcBorders>
            <w:noWrap/>
            <w:vAlign w:val="center"/>
          </w:tcPr>
          <w:p w14:paraId="7A81BFED"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0.5</w:t>
            </w:r>
          </w:p>
        </w:tc>
        <w:tc>
          <w:tcPr>
            <w:tcW w:w="511" w:type="pct"/>
            <w:gridSpan w:val="2"/>
            <w:tcBorders>
              <w:top w:val="single" w:sz="4" w:space="0" w:color="auto"/>
              <w:left w:val="nil"/>
              <w:bottom w:val="nil"/>
              <w:right w:val="nil"/>
            </w:tcBorders>
            <w:noWrap/>
            <w:vAlign w:val="center"/>
          </w:tcPr>
          <w:p w14:paraId="5EACD7DD"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0.3</w:t>
            </w:r>
          </w:p>
        </w:tc>
        <w:tc>
          <w:tcPr>
            <w:tcW w:w="373" w:type="pct"/>
            <w:gridSpan w:val="2"/>
            <w:tcBorders>
              <w:top w:val="single" w:sz="4" w:space="0" w:color="auto"/>
              <w:left w:val="nil"/>
              <w:bottom w:val="nil"/>
              <w:right w:val="nil"/>
            </w:tcBorders>
            <w:noWrap/>
            <w:vAlign w:val="center"/>
            <w:hideMark/>
          </w:tcPr>
          <w:p w14:paraId="27E2215D"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3" w:type="pct"/>
            <w:gridSpan w:val="2"/>
            <w:tcBorders>
              <w:top w:val="single" w:sz="4" w:space="0" w:color="auto"/>
              <w:left w:val="nil"/>
              <w:bottom w:val="nil"/>
              <w:right w:val="nil"/>
            </w:tcBorders>
            <w:noWrap/>
            <w:vAlign w:val="center"/>
            <w:hideMark/>
          </w:tcPr>
          <w:p w14:paraId="2926ABBA"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3" w:type="pct"/>
            <w:gridSpan w:val="2"/>
            <w:tcBorders>
              <w:top w:val="single" w:sz="4" w:space="0" w:color="auto"/>
              <w:left w:val="nil"/>
              <w:bottom w:val="nil"/>
              <w:right w:val="nil"/>
            </w:tcBorders>
            <w:noWrap/>
            <w:vAlign w:val="center"/>
            <w:hideMark/>
          </w:tcPr>
          <w:p w14:paraId="4B96C839"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3" w:type="pct"/>
            <w:gridSpan w:val="2"/>
            <w:tcBorders>
              <w:top w:val="single" w:sz="4" w:space="0" w:color="auto"/>
              <w:left w:val="nil"/>
              <w:bottom w:val="nil"/>
              <w:right w:val="nil"/>
            </w:tcBorders>
            <w:noWrap/>
            <w:vAlign w:val="center"/>
            <w:hideMark/>
          </w:tcPr>
          <w:p w14:paraId="728C21BF"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3" w:type="pct"/>
            <w:gridSpan w:val="2"/>
            <w:tcBorders>
              <w:top w:val="single" w:sz="4" w:space="0" w:color="auto"/>
              <w:left w:val="nil"/>
              <w:bottom w:val="nil"/>
              <w:right w:val="nil"/>
            </w:tcBorders>
            <w:noWrap/>
            <w:vAlign w:val="center"/>
            <w:hideMark/>
          </w:tcPr>
          <w:p w14:paraId="04F7A3F0"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94" w:type="pct"/>
            <w:tcBorders>
              <w:top w:val="single" w:sz="4" w:space="0" w:color="auto"/>
              <w:left w:val="nil"/>
              <w:bottom w:val="nil"/>
              <w:right w:val="nil"/>
            </w:tcBorders>
            <w:noWrap/>
            <w:vAlign w:val="center"/>
            <w:hideMark/>
          </w:tcPr>
          <w:p w14:paraId="2B58D1EE"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r>
      <w:tr w:rsidR="00FC7053" w:rsidRPr="00BF3FC0" w14:paraId="4B0C11AA" w14:textId="77777777">
        <w:trPr>
          <w:trHeight w:val="283"/>
        </w:trPr>
        <w:tc>
          <w:tcPr>
            <w:tcW w:w="1711" w:type="pct"/>
            <w:gridSpan w:val="5"/>
            <w:tcBorders>
              <w:top w:val="nil"/>
              <w:left w:val="nil"/>
              <w:bottom w:val="nil"/>
              <w:right w:val="nil"/>
            </w:tcBorders>
            <w:noWrap/>
            <w:vAlign w:val="center"/>
            <w:hideMark/>
          </w:tcPr>
          <w:p w14:paraId="374B6050" w14:textId="77777777" w:rsidR="00470E96" w:rsidRPr="00BF3FC0" w:rsidRDefault="00470E96" w:rsidP="002C4E8D">
            <w:pPr>
              <w:spacing w:before="0" w:after="0" w:line="264" w:lineRule="auto"/>
              <w:jc w:val="right"/>
              <w:rPr>
                <w:rFonts w:eastAsia="Times New Roman" w:cs="Arial"/>
                <w:kern w:val="19"/>
                <w:sz w:val="19"/>
                <w:szCs w:val="19"/>
                <w:lang w:eastAsia="en-CA"/>
              </w:rPr>
            </w:pPr>
            <w:r w:rsidRPr="00BF3FC0">
              <w:rPr>
                <w:rFonts w:eastAsia="Times New Roman" w:cs="Arial"/>
                <w:kern w:val="19"/>
                <w:sz w:val="19"/>
                <w:szCs w:val="19"/>
                <w:lang w:eastAsia="en-CA"/>
              </w:rPr>
              <w:t>Standard Deviation</w:t>
            </w:r>
          </w:p>
        </w:tc>
        <w:tc>
          <w:tcPr>
            <w:tcW w:w="517" w:type="pct"/>
            <w:gridSpan w:val="2"/>
            <w:tcBorders>
              <w:top w:val="nil"/>
              <w:left w:val="nil"/>
              <w:bottom w:val="nil"/>
              <w:right w:val="nil"/>
            </w:tcBorders>
            <w:noWrap/>
            <w:vAlign w:val="center"/>
          </w:tcPr>
          <w:p w14:paraId="61BAA956"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0.2</w:t>
            </w:r>
          </w:p>
        </w:tc>
        <w:tc>
          <w:tcPr>
            <w:tcW w:w="511" w:type="pct"/>
            <w:gridSpan w:val="2"/>
            <w:tcBorders>
              <w:top w:val="nil"/>
              <w:left w:val="nil"/>
              <w:bottom w:val="nil"/>
              <w:right w:val="nil"/>
            </w:tcBorders>
            <w:noWrap/>
            <w:vAlign w:val="center"/>
          </w:tcPr>
          <w:p w14:paraId="50FF44FF"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0.2</w:t>
            </w:r>
          </w:p>
        </w:tc>
        <w:tc>
          <w:tcPr>
            <w:tcW w:w="373" w:type="pct"/>
            <w:gridSpan w:val="2"/>
            <w:tcBorders>
              <w:top w:val="nil"/>
              <w:left w:val="nil"/>
              <w:bottom w:val="nil"/>
              <w:right w:val="nil"/>
            </w:tcBorders>
            <w:noWrap/>
            <w:vAlign w:val="center"/>
            <w:hideMark/>
          </w:tcPr>
          <w:p w14:paraId="6C06D508"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3" w:type="pct"/>
            <w:gridSpan w:val="2"/>
            <w:tcBorders>
              <w:top w:val="nil"/>
              <w:left w:val="nil"/>
              <w:bottom w:val="nil"/>
              <w:right w:val="nil"/>
            </w:tcBorders>
            <w:noWrap/>
            <w:vAlign w:val="center"/>
            <w:hideMark/>
          </w:tcPr>
          <w:p w14:paraId="5D279169"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3" w:type="pct"/>
            <w:gridSpan w:val="2"/>
            <w:tcBorders>
              <w:top w:val="nil"/>
              <w:left w:val="nil"/>
              <w:bottom w:val="nil"/>
              <w:right w:val="nil"/>
            </w:tcBorders>
            <w:noWrap/>
            <w:vAlign w:val="center"/>
            <w:hideMark/>
          </w:tcPr>
          <w:p w14:paraId="52024C93"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3" w:type="pct"/>
            <w:gridSpan w:val="2"/>
            <w:tcBorders>
              <w:top w:val="nil"/>
              <w:left w:val="nil"/>
              <w:bottom w:val="nil"/>
              <w:right w:val="nil"/>
            </w:tcBorders>
            <w:noWrap/>
            <w:vAlign w:val="center"/>
            <w:hideMark/>
          </w:tcPr>
          <w:p w14:paraId="3D407EAA"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3" w:type="pct"/>
            <w:gridSpan w:val="2"/>
            <w:tcBorders>
              <w:top w:val="nil"/>
              <w:left w:val="nil"/>
              <w:bottom w:val="nil"/>
              <w:right w:val="nil"/>
            </w:tcBorders>
            <w:noWrap/>
            <w:vAlign w:val="center"/>
            <w:hideMark/>
          </w:tcPr>
          <w:p w14:paraId="6E4822BC"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94" w:type="pct"/>
            <w:tcBorders>
              <w:top w:val="nil"/>
              <w:left w:val="nil"/>
              <w:bottom w:val="nil"/>
              <w:right w:val="nil"/>
            </w:tcBorders>
            <w:noWrap/>
            <w:vAlign w:val="center"/>
            <w:hideMark/>
          </w:tcPr>
          <w:p w14:paraId="60698479"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r>
      <w:tr w:rsidR="00FC7053" w:rsidRPr="00BF3FC0" w14:paraId="64F07048" w14:textId="77777777">
        <w:trPr>
          <w:trHeight w:val="283"/>
        </w:trPr>
        <w:tc>
          <w:tcPr>
            <w:tcW w:w="1711" w:type="pct"/>
            <w:gridSpan w:val="5"/>
            <w:tcBorders>
              <w:top w:val="nil"/>
              <w:left w:val="nil"/>
              <w:bottom w:val="nil"/>
              <w:right w:val="nil"/>
            </w:tcBorders>
            <w:noWrap/>
            <w:vAlign w:val="center"/>
            <w:hideMark/>
          </w:tcPr>
          <w:p w14:paraId="290E7C54" w14:textId="77777777" w:rsidR="00470E96" w:rsidRPr="00BF3FC0" w:rsidRDefault="00470E96" w:rsidP="002C4E8D">
            <w:pPr>
              <w:spacing w:before="0" w:after="0" w:line="264" w:lineRule="auto"/>
              <w:jc w:val="right"/>
              <w:rPr>
                <w:rFonts w:eastAsia="Times New Roman" w:cs="Arial"/>
                <w:kern w:val="19"/>
                <w:sz w:val="19"/>
                <w:szCs w:val="19"/>
                <w:lang w:eastAsia="en-CA"/>
              </w:rPr>
            </w:pPr>
            <w:r w:rsidRPr="00BF3FC0">
              <w:rPr>
                <w:rFonts w:eastAsia="Times New Roman" w:cs="Arial"/>
                <w:kern w:val="19"/>
                <w:sz w:val="19"/>
                <w:szCs w:val="19"/>
                <w:lang w:eastAsia="en-CA"/>
              </w:rPr>
              <w:t>95</w:t>
            </w:r>
            <w:r w:rsidRPr="00BF3FC0">
              <w:rPr>
                <w:rFonts w:eastAsia="Times New Roman" w:cs="Arial"/>
                <w:kern w:val="19"/>
                <w:sz w:val="19"/>
                <w:szCs w:val="19"/>
                <w:vertAlign w:val="superscript"/>
                <w:lang w:eastAsia="en-CA"/>
              </w:rPr>
              <w:t>th</w:t>
            </w:r>
            <w:r w:rsidRPr="00BF3FC0">
              <w:rPr>
                <w:rFonts w:eastAsia="Times New Roman" w:cs="Arial"/>
                <w:kern w:val="19"/>
                <w:sz w:val="19"/>
                <w:szCs w:val="19"/>
                <w:lang w:eastAsia="en-CA"/>
              </w:rPr>
              <w:t xml:space="preserve"> Percentile</w:t>
            </w:r>
          </w:p>
        </w:tc>
        <w:tc>
          <w:tcPr>
            <w:tcW w:w="517" w:type="pct"/>
            <w:gridSpan w:val="2"/>
            <w:tcBorders>
              <w:top w:val="nil"/>
              <w:left w:val="nil"/>
              <w:bottom w:val="nil"/>
              <w:right w:val="nil"/>
            </w:tcBorders>
            <w:noWrap/>
            <w:vAlign w:val="center"/>
          </w:tcPr>
          <w:p w14:paraId="2BC466A1"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0.7</w:t>
            </w:r>
          </w:p>
        </w:tc>
        <w:tc>
          <w:tcPr>
            <w:tcW w:w="511" w:type="pct"/>
            <w:gridSpan w:val="2"/>
            <w:tcBorders>
              <w:top w:val="nil"/>
              <w:left w:val="nil"/>
              <w:bottom w:val="nil"/>
              <w:right w:val="nil"/>
            </w:tcBorders>
            <w:noWrap/>
            <w:vAlign w:val="center"/>
          </w:tcPr>
          <w:p w14:paraId="28A1E63D"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0.7</w:t>
            </w:r>
          </w:p>
        </w:tc>
        <w:tc>
          <w:tcPr>
            <w:tcW w:w="373" w:type="pct"/>
            <w:gridSpan w:val="2"/>
            <w:tcBorders>
              <w:top w:val="nil"/>
              <w:left w:val="nil"/>
              <w:bottom w:val="nil"/>
              <w:right w:val="nil"/>
            </w:tcBorders>
            <w:noWrap/>
            <w:vAlign w:val="center"/>
            <w:hideMark/>
          </w:tcPr>
          <w:p w14:paraId="660A6B07"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3" w:type="pct"/>
            <w:gridSpan w:val="2"/>
            <w:tcBorders>
              <w:top w:val="nil"/>
              <w:left w:val="nil"/>
              <w:bottom w:val="nil"/>
              <w:right w:val="nil"/>
            </w:tcBorders>
            <w:noWrap/>
            <w:vAlign w:val="center"/>
            <w:hideMark/>
          </w:tcPr>
          <w:p w14:paraId="38B8E693"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3" w:type="pct"/>
            <w:gridSpan w:val="2"/>
            <w:tcBorders>
              <w:top w:val="nil"/>
              <w:left w:val="nil"/>
              <w:bottom w:val="nil"/>
              <w:right w:val="nil"/>
            </w:tcBorders>
            <w:noWrap/>
            <w:vAlign w:val="center"/>
            <w:hideMark/>
          </w:tcPr>
          <w:p w14:paraId="287278FC"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3" w:type="pct"/>
            <w:gridSpan w:val="2"/>
            <w:tcBorders>
              <w:top w:val="nil"/>
              <w:left w:val="nil"/>
              <w:bottom w:val="nil"/>
              <w:right w:val="nil"/>
            </w:tcBorders>
            <w:noWrap/>
            <w:vAlign w:val="center"/>
            <w:hideMark/>
          </w:tcPr>
          <w:p w14:paraId="4A981E62"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3" w:type="pct"/>
            <w:gridSpan w:val="2"/>
            <w:tcBorders>
              <w:top w:val="nil"/>
              <w:left w:val="nil"/>
              <w:bottom w:val="nil"/>
              <w:right w:val="nil"/>
            </w:tcBorders>
            <w:noWrap/>
            <w:vAlign w:val="center"/>
            <w:hideMark/>
          </w:tcPr>
          <w:p w14:paraId="48D27057"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94" w:type="pct"/>
            <w:tcBorders>
              <w:top w:val="nil"/>
              <w:left w:val="nil"/>
              <w:bottom w:val="nil"/>
              <w:right w:val="nil"/>
            </w:tcBorders>
            <w:noWrap/>
            <w:vAlign w:val="center"/>
            <w:hideMark/>
          </w:tcPr>
          <w:p w14:paraId="4C2C922C"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r>
      <w:tr w:rsidR="00FC7053" w:rsidRPr="00BF3FC0" w14:paraId="1FE736AC" w14:textId="77777777">
        <w:trPr>
          <w:trHeight w:val="283"/>
        </w:trPr>
        <w:tc>
          <w:tcPr>
            <w:tcW w:w="1711" w:type="pct"/>
            <w:gridSpan w:val="5"/>
            <w:tcBorders>
              <w:top w:val="nil"/>
              <w:left w:val="nil"/>
              <w:bottom w:val="nil"/>
              <w:right w:val="nil"/>
            </w:tcBorders>
            <w:noWrap/>
            <w:vAlign w:val="center"/>
            <w:hideMark/>
          </w:tcPr>
          <w:p w14:paraId="7710733D" w14:textId="77777777" w:rsidR="00470E96" w:rsidRPr="00BF3FC0" w:rsidRDefault="00470E96" w:rsidP="002C4E8D">
            <w:pPr>
              <w:spacing w:before="0" w:after="0" w:line="264" w:lineRule="auto"/>
              <w:jc w:val="right"/>
              <w:rPr>
                <w:rFonts w:eastAsia="Times New Roman" w:cs="Arial"/>
                <w:kern w:val="19"/>
                <w:sz w:val="19"/>
                <w:szCs w:val="19"/>
                <w:lang w:eastAsia="en-CA"/>
              </w:rPr>
            </w:pPr>
            <w:r w:rsidRPr="00BF3FC0">
              <w:rPr>
                <w:rFonts w:eastAsia="Times New Roman" w:cs="Arial"/>
                <w:kern w:val="19"/>
                <w:sz w:val="19"/>
                <w:szCs w:val="19"/>
                <w:lang w:eastAsia="en-CA"/>
              </w:rPr>
              <w:t>SCARG Category Rating</w:t>
            </w:r>
          </w:p>
        </w:tc>
        <w:tc>
          <w:tcPr>
            <w:tcW w:w="517" w:type="pct"/>
            <w:gridSpan w:val="2"/>
            <w:tcBorders>
              <w:top w:val="nil"/>
              <w:left w:val="nil"/>
              <w:bottom w:val="nil"/>
              <w:right w:val="nil"/>
            </w:tcBorders>
            <w:noWrap/>
            <w:vAlign w:val="center"/>
          </w:tcPr>
          <w:p w14:paraId="4D21D961" w14:textId="77777777" w:rsidR="00470E96" w:rsidRPr="00BF3FC0" w:rsidRDefault="00470E96" w:rsidP="00470E96">
            <w:pPr>
              <w:spacing w:before="0" w:after="0" w:line="264" w:lineRule="auto"/>
              <w:jc w:val="center"/>
              <w:rPr>
                <w:rFonts w:eastAsia="Times New Roman" w:cs="Arial"/>
                <w:i/>
                <w:iCs/>
                <w:kern w:val="19"/>
                <w:sz w:val="19"/>
                <w:szCs w:val="19"/>
                <w:lang w:eastAsia="en-CA"/>
              </w:rPr>
            </w:pPr>
            <w:r w:rsidRPr="00BF3FC0">
              <w:rPr>
                <w:rFonts w:eastAsia="Times New Roman" w:cs="Arial"/>
                <w:i/>
                <w:iCs/>
                <w:kern w:val="19"/>
                <w:sz w:val="19"/>
                <w:szCs w:val="19"/>
                <w:lang w:eastAsia="en-CA"/>
              </w:rPr>
              <w:t>Good</w:t>
            </w:r>
          </w:p>
        </w:tc>
        <w:tc>
          <w:tcPr>
            <w:tcW w:w="511" w:type="pct"/>
            <w:gridSpan w:val="2"/>
            <w:tcBorders>
              <w:top w:val="nil"/>
              <w:left w:val="nil"/>
              <w:bottom w:val="nil"/>
              <w:right w:val="nil"/>
            </w:tcBorders>
            <w:noWrap/>
            <w:vAlign w:val="center"/>
          </w:tcPr>
          <w:p w14:paraId="269D3F92" w14:textId="77777777" w:rsidR="00470E96" w:rsidRPr="00BF3FC0" w:rsidRDefault="00470E96" w:rsidP="00470E96">
            <w:pPr>
              <w:spacing w:before="0" w:after="0" w:line="264" w:lineRule="auto"/>
              <w:jc w:val="center"/>
              <w:rPr>
                <w:rFonts w:eastAsia="Times New Roman" w:cs="Arial"/>
                <w:i/>
                <w:iCs/>
                <w:kern w:val="19"/>
                <w:sz w:val="19"/>
                <w:szCs w:val="19"/>
                <w:lang w:eastAsia="en-CA"/>
              </w:rPr>
            </w:pPr>
            <w:r w:rsidRPr="00BF3FC0">
              <w:rPr>
                <w:rFonts w:eastAsia="Times New Roman" w:cs="Arial"/>
                <w:i/>
                <w:iCs/>
                <w:kern w:val="19"/>
                <w:sz w:val="19"/>
                <w:szCs w:val="19"/>
                <w:lang w:eastAsia="en-CA"/>
              </w:rPr>
              <w:t>Good</w:t>
            </w:r>
          </w:p>
        </w:tc>
        <w:tc>
          <w:tcPr>
            <w:tcW w:w="373" w:type="pct"/>
            <w:gridSpan w:val="2"/>
            <w:tcBorders>
              <w:top w:val="nil"/>
              <w:left w:val="nil"/>
              <w:bottom w:val="nil"/>
              <w:right w:val="nil"/>
            </w:tcBorders>
            <w:noWrap/>
            <w:vAlign w:val="center"/>
            <w:hideMark/>
          </w:tcPr>
          <w:p w14:paraId="799C9C00" w14:textId="77777777" w:rsidR="00470E96" w:rsidRPr="00BF3FC0" w:rsidRDefault="00470E96" w:rsidP="00470E96">
            <w:pPr>
              <w:spacing w:before="0" w:after="0" w:line="264" w:lineRule="auto"/>
              <w:jc w:val="center"/>
              <w:rPr>
                <w:rFonts w:eastAsia="Times New Roman" w:cs="Arial"/>
                <w:i/>
                <w:iCs/>
                <w:kern w:val="19"/>
                <w:sz w:val="19"/>
                <w:szCs w:val="19"/>
                <w:lang w:eastAsia="en-CA"/>
              </w:rPr>
            </w:pPr>
          </w:p>
        </w:tc>
        <w:tc>
          <w:tcPr>
            <w:tcW w:w="373" w:type="pct"/>
            <w:gridSpan w:val="2"/>
            <w:tcBorders>
              <w:top w:val="nil"/>
              <w:left w:val="nil"/>
              <w:bottom w:val="nil"/>
              <w:right w:val="nil"/>
            </w:tcBorders>
            <w:noWrap/>
            <w:vAlign w:val="center"/>
            <w:hideMark/>
          </w:tcPr>
          <w:p w14:paraId="0819B5A6"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3" w:type="pct"/>
            <w:gridSpan w:val="2"/>
            <w:tcBorders>
              <w:top w:val="nil"/>
              <w:left w:val="nil"/>
              <w:bottom w:val="nil"/>
              <w:right w:val="nil"/>
            </w:tcBorders>
            <w:noWrap/>
            <w:vAlign w:val="center"/>
            <w:hideMark/>
          </w:tcPr>
          <w:p w14:paraId="5D5A4857"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3" w:type="pct"/>
            <w:gridSpan w:val="2"/>
            <w:tcBorders>
              <w:top w:val="nil"/>
              <w:left w:val="nil"/>
              <w:bottom w:val="nil"/>
              <w:right w:val="nil"/>
            </w:tcBorders>
            <w:noWrap/>
            <w:vAlign w:val="center"/>
            <w:hideMark/>
          </w:tcPr>
          <w:p w14:paraId="6B9623CB"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3" w:type="pct"/>
            <w:gridSpan w:val="2"/>
            <w:tcBorders>
              <w:top w:val="nil"/>
              <w:left w:val="nil"/>
              <w:bottom w:val="nil"/>
              <w:right w:val="nil"/>
            </w:tcBorders>
            <w:noWrap/>
            <w:vAlign w:val="center"/>
            <w:hideMark/>
          </w:tcPr>
          <w:p w14:paraId="79E81C0D"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94" w:type="pct"/>
            <w:tcBorders>
              <w:top w:val="nil"/>
              <w:left w:val="nil"/>
              <w:bottom w:val="nil"/>
              <w:right w:val="nil"/>
            </w:tcBorders>
            <w:noWrap/>
            <w:vAlign w:val="center"/>
            <w:hideMark/>
          </w:tcPr>
          <w:p w14:paraId="588921EC"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r>
      <w:tr w:rsidR="00FC7053" w:rsidRPr="00BF3FC0" w14:paraId="7F45204C" w14:textId="77777777">
        <w:trPr>
          <w:trHeight w:val="283"/>
        </w:trPr>
        <w:tc>
          <w:tcPr>
            <w:tcW w:w="1711" w:type="pct"/>
            <w:gridSpan w:val="5"/>
            <w:tcBorders>
              <w:top w:val="nil"/>
              <w:left w:val="nil"/>
              <w:bottom w:val="nil"/>
              <w:right w:val="nil"/>
            </w:tcBorders>
            <w:noWrap/>
            <w:vAlign w:val="center"/>
            <w:hideMark/>
          </w:tcPr>
          <w:p w14:paraId="04293975" w14:textId="77777777" w:rsidR="00470E96" w:rsidRPr="00BF3FC0" w:rsidRDefault="00470E96" w:rsidP="002C4E8D">
            <w:pPr>
              <w:spacing w:before="0" w:after="0" w:line="264" w:lineRule="auto"/>
              <w:jc w:val="right"/>
              <w:rPr>
                <w:rFonts w:eastAsia="Times New Roman" w:cs="Arial"/>
                <w:b/>
                <w:kern w:val="19"/>
                <w:sz w:val="19"/>
                <w:szCs w:val="19"/>
                <w:lang w:eastAsia="en-CA"/>
              </w:rPr>
            </w:pPr>
            <w:r w:rsidRPr="00BF3FC0">
              <w:rPr>
                <w:rFonts w:eastAsia="Times New Roman" w:cs="Arial"/>
                <w:b/>
                <w:kern w:val="19"/>
                <w:sz w:val="19"/>
                <w:szCs w:val="19"/>
                <w:lang w:eastAsia="en-CA"/>
              </w:rPr>
              <w:t>Guideline</w:t>
            </w:r>
          </w:p>
        </w:tc>
        <w:tc>
          <w:tcPr>
            <w:tcW w:w="517" w:type="pct"/>
            <w:gridSpan w:val="2"/>
            <w:tcBorders>
              <w:top w:val="nil"/>
              <w:left w:val="nil"/>
              <w:bottom w:val="nil"/>
              <w:right w:val="nil"/>
            </w:tcBorders>
            <w:noWrap/>
            <w:vAlign w:val="center"/>
          </w:tcPr>
          <w:p w14:paraId="3C8DF03B" w14:textId="77777777" w:rsidR="00470E96" w:rsidRPr="00BF3FC0" w:rsidRDefault="00470E96" w:rsidP="00470E96">
            <w:pPr>
              <w:spacing w:before="0" w:after="0" w:line="264" w:lineRule="auto"/>
              <w:jc w:val="center"/>
              <w:rPr>
                <w:rFonts w:eastAsia="Times New Roman" w:cs="Arial"/>
                <w:b/>
                <w:i/>
                <w:kern w:val="19"/>
                <w:sz w:val="19"/>
                <w:szCs w:val="19"/>
                <w:lang w:eastAsia="en-CA"/>
              </w:rPr>
            </w:pPr>
            <w:r w:rsidRPr="00BF3FC0">
              <w:rPr>
                <w:rFonts w:eastAsia="Times New Roman" w:cs="Arial"/>
                <w:b/>
                <w:i/>
                <w:kern w:val="19"/>
                <w:sz w:val="19"/>
                <w:szCs w:val="19"/>
                <w:lang w:eastAsia="en-CA"/>
              </w:rPr>
              <w:t>2</w:t>
            </w:r>
          </w:p>
        </w:tc>
        <w:tc>
          <w:tcPr>
            <w:tcW w:w="511" w:type="pct"/>
            <w:gridSpan w:val="2"/>
            <w:tcBorders>
              <w:top w:val="nil"/>
              <w:left w:val="nil"/>
              <w:bottom w:val="nil"/>
              <w:right w:val="nil"/>
            </w:tcBorders>
            <w:noWrap/>
            <w:vAlign w:val="center"/>
          </w:tcPr>
          <w:p w14:paraId="2C45E026" w14:textId="77777777" w:rsidR="00470E96" w:rsidRPr="00BF3FC0" w:rsidRDefault="00470E96" w:rsidP="00470E96">
            <w:pPr>
              <w:spacing w:before="0" w:after="0" w:line="264" w:lineRule="auto"/>
              <w:jc w:val="center"/>
              <w:rPr>
                <w:rFonts w:eastAsia="Times New Roman" w:cs="Arial"/>
                <w:b/>
                <w:i/>
                <w:kern w:val="19"/>
                <w:sz w:val="19"/>
                <w:szCs w:val="19"/>
                <w:lang w:eastAsia="en-CA"/>
              </w:rPr>
            </w:pPr>
            <w:r w:rsidRPr="00BF3FC0">
              <w:rPr>
                <w:rFonts w:eastAsia="Times New Roman" w:cs="Arial"/>
                <w:b/>
                <w:i/>
                <w:kern w:val="19"/>
                <w:sz w:val="19"/>
                <w:szCs w:val="19"/>
                <w:lang w:eastAsia="en-CA"/>
              </w:rPr>
              <w:t>4</w:t>
            </w:r>
          </w:p>
        </w:tc>
        <w:tc>
          <w:tcPr>
            <w:tcW w:w="373" w:type="pct"/>
            <w:gridSpan w:val="2"/>
            <w:tcBorders>
              <w:top w:val="nil"/>
              <w:left w:val="nil"/>
              <w:bottom w:val="nil"/>
              <w:right w:val="nil"/>
            </w:tcBorders>
            <w:noWrap/>
            <w:vAlign w:val="center"/>
            <w:hideMark/>
          </w:tcPr>
          <w:p w14:paraId="0FB4EE0B" w14:textId="77777777" w:rsidR="00470E96" w:rsidRPr="00BF3FC0" w:rsidRDefault="00470E96" w:rsidP="00470E96">
            <w:pPr>
              <w:spacing w:before="0" w:after="0" w:line="264" w:lineRule="auto"/>
              <w:jc w:val="center"/>
              <w:rPr>
                <w:rFonts w:eastAsia="Times New Roman" w:cs="Arial"/>
                <w:b/>
                <w:kern w:val="19"/>
                <w:sz w:val="19"/>
                <w:szCs w:val="19"/>
                <w:lang w:eastAsia="en-CA"/>
              </w:rPr>
            </w:pPr>
          </w:p>
        </w:tc>
        <w:tc>
          <w:tcPr>
            <w:tcW w:w="373" w:type="pct"/>
            <w:gridSpan w:val="2"/>
            <w:tcBorders>
              <w:top w:val="nil"/>
              <w:left w:val="nil"/>
              <w:bottom w:val="nil"/>
              <w:right w:val="nil"/>
            </w:tcBorders>
            <w:noWrap/>
            <w:vAlign w:val="center"/>
            <w:hideMark/>
          </w:tcPr>
          <w:p w14:paraId="2B1CE67A"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3" w:type="pct"/>
            <w:gridSpan w:val="2"/>
            <w:tcBorders>
              <w:top w:val="nil"/>
              <w:left w:val="nil"/>
              <w:bottom w:val="nil"/>
              <w:right w:val="nil"/>
            </w:tcBorders>
            <w:noWrap/>
            <w:vAlign w:val="center"/>
            <w:hideMark/>
          </w:tcPr>
          <w:p w14:paraId="0EC29EEE"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3" w:type="pct"/>
            <w:gridSpan w:val="2"/>
            <w:tcBorders>
              <w:top w:val="nil"/>
              <w:left w:val="nil"/>
              <w:bottom w:val="nil"/>
              <w:right w:val="nil"/>
            </w:tcBorders>
            <w:noWrap/>
            <w:vAlign w:val="center"/>
            <w:hideMark/>
          </w:tcPr>
          <w:p w14:paraId="5B57C44F"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3" w:type="pct"/>
            <w:gridSpan w:val="2"/>
            <w:tcBorders>
              <w:top w:val="nil"/>
              <w:left w:val="nil"/>
              <w:bottom w:val="nil"/>
              <w:right w:val="nil"/>
            </w:tcBorders>
            <w:noWrap/>
            <w:vAlign w:val="center"/>
            <w:hideMark/>
          </w:tcPr>
          <w:p w14:paraId="5112FF36"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94" w:type="pct"/>
            <w:tcBorders>
              <w:top w:val="nil"/>
              <w:left w:val="nil"/>
              <w:bottom w:val="nil"/>
              <w:right w:val="nil"/>
            </w:tcBorders>
            <w:noWrap/>
            <w:vAlign w:val="center"/>
            <w:hideMark/>
          </w:tcPr>
          <w:p w14:paraId="60D5A5C3"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r>
      <w:tr w:rsidR="00E00778" w:rsidRPr="00BF3FC0" w14:paraId="689FE8B9" w14:textId="77777777">
        <w:trPr>
          <w:trHeight w:val="300"/>
        </w:trPr>
        <w:tc>
          <w:tcPr>
            <w:tcW w:w="5000" w:type="pct"/>
            <w:gridSpan w:val="20"/>
            <w:tcBorders>
              <w:top w:val="nil"/>
              <w:left w:val="nil"/>
              <w:bottom w:val="nil"/>
              <w:right w:val="nil"/>
            </w:tcBorders>
            <w:noWrap/>
            <w:vAlign w:val="center"/>
          </w:tcPr>
          <w:p w14:paraId="19F50A7C" w14:textId="4EF06F17" w:rsidR="00470E96" w:rsidRPr="00BF3FC0" w:rsidRDefault="00470E96" w:rsidP="00470E96">
            <w:pPr>
              <w:spacing w:before="0" w:after="0" w:line="264" w:lineRule="auto"/>
              <w:rPr>
                <w:rFonts w:eastAsia="Times New Roman" w:cs="Arial"/>
                <w:bCs/>
                <w:kern w:val="19"/>
                <w:sz w:val="16"/>
                <w:szCs w:val="16"/>
                <w:lang w:eastAsia="en-CA"/>
              </w:rPr>
            </w:pPr>
            <w:r w:rsidRPr="00BF3FC0">
              <w:rPr>
                <w:rFonts w:eastAsia="Times New Roman" w:cs="Arial"/>
                <w:bCs/>
                <w:kern w:val="19"/>
                <w:sz w:val="16"/>
                <w:szCs w:val="16"/>
                <w:lang w:eastAsia="en-CA"/>
              </w:rPr>
              <w:t xml:space="preserve">. </w:t>
            </w:r>
          </w:p>
        </w:tc>
      </w:tr>
    </w:tbl>
    <w:p w14:paraId="59AFEB74" w14:textId="77777777" w:rsidR="00470E96" w:rsidRPr="00BF3FC0" w:rsidRDefault="00470E96" w:rsidP="00470E96">
      <w:pPr>
        <w:keepNext/>
        <w:spacing w:after="120"/>
        <w:rPr>
          <w:rFonts w:cs="Arial"/>
          <w:b/>
          <w:bCs/>
          <w:sz w:val="28"/>
          <w:szCs w:val="28"/>
        </w:rPr>
      </w:pPr>
      <w:r w:rsidRPr="00BF3FC0">
        <w:rPr>
          <w:rFonts w:cs="Arial"/>
          <w:b/>
          <w:bCs/>
          <w:sz w:val="28"/>
          <w:szCs w:val="28"/>
        </w:rPr>
        <w:t xml:space="preserve">1.2 </w:t>
      </w:r>
      <w:r w:rsidRPr="00BF3FC0">
        <w:rPr>
          <w:rFonts w:cs="Arial"/>
          <w:b/>
          <w:bCs/>
          <w:sz w:val="28"/>
          <w:szCs w:val="28"/>
        </w:rPr>
        <w:tab/>
        <w:t>Background Shallow Rooting Zone Data 0.3 to 1.0 m</w:t>
      </w:r>
    </w:p>
    <w:tbl>
      <w:tblPr>
        <w:tblW w:w="4855" w:type="pct"/>
        <w:tblInd w:w="-15" w:type="dxa"/>
        <w:tblLook w:val="04A0" w:firstRow="1" w:lastRow="0" w:firstColumn="1" w:lastColumn="0" w:noHBand="0" w:noVBand="1"/>
      </w:tblPr>
      <w:tblGrid>
        <w:gridCol w:w="1040"/>
        <w:gridCol w:w="856"/>
        <w:gridCol w:w="684"/>
        <w:gridCol w:w="684"/>
        <w:gridCol w:w="7"/>
        <w:gridCol w:w="954"/>
        <w:gridCol w:w="7"/>
        <w:gridCol w:w="939"/>
        <w:gridCol w:w="8"/>
        <w:gridCol w:w="697"/>
        <w:gridCol w:w="7"/>
        <w:gridCol w:w="699"/>
        <w:gridCol w:w="8"/>
        <w:gridCol w:w="699"/>
        <w:gridCol w:w="7"/>
        <w:gridCol w:w="699"/>
        <w:gridCol w:w="7"/>
        <w:gridCol w:w="699"/>
        <w:gridCol w:w="8"/>
        <w:gridCol w:w="747"/>
      </w:tblGrid>
      <w:tr w:rsidR="00671902" w:rsidRPr="00BF3FC0" w14:paraId="41C0934F" w14:textId="77777777" w:rsidTr="002C4E8D">
        <w:trPr>
          <w:cantSplit/>
          <w:trHeight w:val="340"/>
          <w:tblHeader/>
        </w:trPr>
        <w:tc>
          <w:tcPr>
            <w:tcW w:w="544" w:type="pct"/>
            <w:tcBorders>
              <w:top w:val="single" w:sz="4" w:space="0" w:color="auto"/>
              <w:left w:val="single" w:sz="4" w:space="0" w:color="auto"/>
            </w:tcBorders>
            <w:shd w:val="clear" w:color="auto" w:fill="52796F"/>
            <w:noWrap/>
            <w:vAlign w:val="center"/>
            <w:hideMark/>
          </w:tcPr>
          <w:p w14:paraId="4CE8B0B5"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Borehole</w:t>
            </w:r>
          </w:p>
        </w:tc>
        <w:tc>
          <w:tcPr>
            <w:tcW w:w="453" w:type="pct"/>
            <w:tcBorders>
              <w:top w:val="single" w:sz="4" w:space="0" w:color="auto"/>
            </w:tcBorders>
            <w:shd w:val="clear" w:color="auto" w:fill="52796F"/>
            <w:vAlign w:val="center"/>
            <w:hideMark/>
          </w:tcPr>
          <w:p w14:paraId="15CFFB5B"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Depth</w:t>
            </w:r>
          </w:p>
        </w:tc>
        <w:tc>
          <w:tcPr>
            <w:tcW w:w="362" w:type="pct"/>
            <w:tcBorders>
              <w:top w:val="single" w:sz="4" w:space="0" w:color="auto"/>
            </w:tcBorders>
            <w:shd w:val="clear" w:color="auto" w:fill="52796F"/>
            <w:noWrap/>
            <w:vAlign w:val="center"/>
          </w:tcPr>
          <w:p w14:paraId="66EA7F3D"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pH</w:t>
            </w:r>
          </w:p>
        </w:tc>
        <w:tc>
          <w:tcPr>
            <w:tcW w:w="362" w:type="pct"/>
            <w:tcBorders>
              <w:top w:val="single" w:sz="4" w:space="0" w:color="auto"/>
            </w:tcBorders>
            <w:shd w:val="clear" w:color="auto" w:fill="52796F"/>
            <w:noWrap/>
            <w:vAlign w:val="center"/>
            <w:hideMark/>
          </w:tcPr>
          <w:p w14:paraId="4D20354E"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Sat</w:t>
            </w:r>
          </w:p>
        </w:tc>
        <w:tc>
          <w:tcPr>
            <w:tcW w:w="509" w:type="pct"/>
            <w:gridSpan w:val="2"/>
            <w:tcBorders>
              <w:top w:val="single" w:sz="4" w:space="0" w:color="auto"/>
            </w:tcBorders>
            <w:shd w:val="clear" w:color="auto" w:fill="52796F"/>
            <w:noWrap/>
            <w:vAlign w:val="center"/>
            <w:hideMark/>
          </w:tcPr>
          <w:p w14:paraId="67A9CB9F"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EC</w:t>
            </w:r>
          </w:p>
        </w:tc>
        <w:tc>
          <w:tcPr>
            <w:tcW w:w="501" w:type="pct"/>
            <w:gridSpan w:val="2"/>
            <w:tcBorders>
              <w:top w:val="single" w:sz="4" w:space="0" w:color="auto"/>
            </w:tcBorders>
            <w:shd w:val="clear" w:color="auto" w:fill="52796F"/>
            <w:noWrap/>
            <w:vAlign w:val="center"/>
            <w:hideMark/>
          </w:tcPr>
          <w:p w14:paraId="77F58E3E"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SAR</w:t>
            </w:r>
          </w:p>
        </w:tc>
        <w:tc>
          <w:tcPr>
            <w:tcW w:w="373" w:type="pct"/>
            <w:gridSpan w:val="2"/>
            <w:tcBorders>
              <w:top w:val="single" w:sz="4" w:space="0" w:color="auto"/>
            </w:tcBorders>
            <w:shd w:val="clear" w:color="auto" w:fill="52796F"/>
            <w:noWrap/>
            <w:vAlign w:val="center"/>
            <w:hideMark/>
          </w:tcPr>
          <w:p w14:paraId="225EC78D"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Cl</w:t>
            </w:r>
          </w:p>
        </w:tc>
        <w:tc>
          <w:tcPr>
            <w:tcW w:w="374" w:type="pct"/>
            <w:gridSpan w:val="2"/>
            <w:tcBorders>
              <w:top w:val="single" w:sz="4" w:space="0" w:color="auto"/>
            </w:tcBorders>
            <w:shd w:val="clear" w:color="auto" w:fill="52796F"/>
            <w:noWrap/>
            <w:vAlign w:val="center"/>
            <w:hideMark/>
          </w:tcPr>
          <w:p w14:paraId="291A3CC6"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SO4</w:t>
            </w:r>
          </w:p>
        </w:tc>
        <w:tc>
          <w:tcPr>
            <w:tcW w:w="374" w:type="pct"/>
            <w:gridSpan w:val="2"/>
            <w:tcBorders>
              <w:top w:val="single" w:sz="4" w:space="0" w:color="auto"/>
            </w:tcBorders>
            <w:shd w:val="clear" w:color="auto" w:fill="52796F"/>
            <w:noWrap/>
            <w:vAlign w:val="center"/>
            <w:hideMark/>
          </w:tcPr>
          <w:p w14:paraId="6E9A3585"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Na</w:t>
            </w:r>
          </w:p>
        </w:tc>
        <w:tc>
          <w:tcPr>
            <w:tcW w:w="374" w:type="pct"/>
            <w:gridSpan w:val="2"/>
            <w:tcBorders>
              <w:top w:val="single" w:sz="4" w:space="0" w:color="auto"/>
            </w:tcBorders>
            <w:shd w:val="clear" w:color="auto" w:fill="52796F"/>
            <w:noWrap/>
            <w:vAlign w:val="center"/>
            <w:hideMark/>
          </w:tcPr>
          <w:p w14:paraId="2D0414FF"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Ca</w:t>
            </w:r>
          </w:p>
        </w:tc>
        <w:tc>
          <w:tcPr>
            <w:tcW w:w="374" w:type="pct"/>
            <w:gridSpan w:val="2"/>
            <w:tcBorders>
              <w:top w:val="single" w:sz="4" w:space="0" w:color="auto"/>
            </w:tcBorders>
            <w:shd w:val="clear" w:color="auto" w:fill="52796F"/>
            <w:noWrap/>
            <w:vAlign w:val="center"/>
            <w:hideMark/>
          </w:tcPr>
          <w:p w14:paraId="10A640D9"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Mg</w:t>
            </w:r>
          </w:p>
        </w:tc>
        <w:tc>
          <w:tcPr>
            <w:tcW w:w="397" w:type="pct"/>
            <w:gridSpan w:val="2"/>
            <w:tcBorders>
              <w:top w:val="single" w:sz="4" w:space="0" w:color="auto"/>
              <w:right w:val="single" w:sz="4" w:space="0" w:color="auto"/>
            </w:tcBorders>
            <w:shd w:val="clear" w:color="auto" w:fill="52796F"/>
            <w:noWrap/>
            <w:vAlign w:val="center"/>
            <w:hideMark/>
          </w:tcPr>
          <w:p w14:paraId="55127FE0"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K</w:t>
            </w:r>
          </w:p>
        </w:tc>
      </w:tr>
      <w:tr w:rsidR="001B49B3" w:rsidRPr="00BF3FC0" w14:paraId="52EEB2CE" w14:textId="77777777" w:rsidTr="002C4E8D">
        <w:trPr>
          <w:trHeight w:val="340"/>
          <w:tblHeader/>
        </w:trPr>
        <w:tc>
          <w:tcPr>
            <w:tcW w:w="544" w:type="pct"/>
            <w:tcBorders>
              <w:left w:val="single" w:sz="4" w:space="0" w:color="auto"/>
              <w:bottom w:val="single" w:sz="4" w:space="0" w:color="auto"/>
            </w:tcBorders>
            <w:shd w:val="clear" w:color="auto" w:fill="52796F"/>
            <w:noWrap/>
            <w:vAlign w:val="center"/>
            <w:hideMark/>
          </w:tcPr>
          <w:p w14:paraId="13E01CDC"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p>
        </w:tc>
        <w:tc>
          <w:tcPr>
            <w:tcW w:w="453" w:type="pct"/>
            <w:tcBorders>
              <w:bottom w:val="single" w:sz="4" w:space="0" w:color="auto"/>
            </w:tcBorders>
            <w:shd w:val="clear" w:color="auto" w:fill="52796F"/>
            <w:noWrap/>
            <w:vAlign w:val="center"/>
            <w:hideMark/>
          </w:tcPr>
          <w:p w14:paraId="17BFF1A0"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mbgs</w:t>
            </w:r>
          </w:p>
        </w:tc>
        <w:tc>
          <w:tcPr>
            <w:tcW w:w="362" w:type="pct"/>
            <w:tcBorders>
              <w:bottom w:val="single" w:sz="4" w:space="0" w:color="auto"/>
            </w:tcBorders>
            <w:shd w:val="clear" w:color="auto" w:fill="52796F"/>
            <w:noWrap/>
            <w:vAlign w:val="center"/>
          </w:tcPr>
          <w:p w14:paraId="39A54877"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w:t>
            </w:r>
          </w:p>
        </w:tc>
        <w:tc>
          <w:tcPr>
            <w:tcW w:w="362" w:type="pct"/>
            <w:tcBorders>
              <w:bottom w:val="single" w:sz="4" w:space="0" w:color="auto"/>
            </w:tcBorders>
            <w:shd w:val="clear" w:color="auto" w:fill="52796F"/>
            <w:noWrap/>
            <w:vAlign w:val="center"/>
            <w:hideMark/>
          </w:tcPr>
          <w:p w14:paraId="14D9BFB2"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w:t>
            </w:r>
          </w:p>
        </w:tc>
        <w:tc>
          <w:tcPr>
            <w:tcW w:w="509" w:type="pct"/>
            <w:gridSpan w:val="2"/>
            <w:tcBorders>
              <w:bottom w:val="single" w:sz="4" w:space="0" w:color="auto"/>
            </w:tcBorders>
            <w:shd w:val="clear" w:color="auto" w:fill="52796F"/>
            <w:noWrap/>
            <w:vAlign w:val="center"/>
            <w:hideMark/>
          </w:tcPr>
          <w:p w14:paraId="009BC791"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dS/m</w:t>
            </w:r>
          </w:p>
        </w:tc>
        <w:tc>
          <w:tcPr>
            <w:tcW w:w="501" w:type="pct"/>
            <w:gridSpan w:val="2"/>
            <w:tcBorders>
              <w:bottom w:val="single" w:sz="4" w:space="0" w:color="auto"/>
            </w:tcBorders>
            <w:shd w:val="clear" w:color="auto" w:fill="52796F"/>
            <w:noWrap/>
            <w:vAlign w:val="center"/>
            <w:hideMark/>
          </w:tcPr>
          <w:p w14:paraId="7343A61E"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w:t>
            </w:r>
          </w:p>
        </w:tc>
        <w:tc>
          <w:tcPr>
            <w:tcW w:w="2268" w:type="pct"/>
            <w:gridSpan w:val="12"/>
            <w:tcBorders>
              <w:bottom w:val="single" w:sz="4" w:space="0" w:color="auto"/>
              <w:right w:val="single" w:sz="4" w:space="0" w:color="auto"/>
            </w:tcBorders>
            <w:shd w:val="clear" w:color="auto" w:fill="52796F"/>
            <w:noWrap/>
            <w:vAlign w:val="center"/>
            <w:hideMark/>
          </w:tcPr>
          <w:p w14:paraId="0548BFB2"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mg/kg</w:t>
            </w:r>
          </w:p>
        </w:tc>
      </w:tr>
      <w:tr w:rsidR="00FC7053" w:rsidRPr="00BF3FC0" w14:paraId="0D112BCD" w14:textId="77777777">
        <w:trPr>
          <w:trHeight w:val="283"/>
        </w:trPr>
        <w:tc>
          <w:tcPr>
            <w:tcW w:w="544" w:type="pct"/>
            <w:tcBorders>
              <w:top w:val="single" w:sz="4" w:space="0" w:color="auto"/>
              <w:left w:val="single" w:sz="4" w:space="0" w:color="auto"/>
              <w:right w:val="single" w:sz="4" w:space="0" w:color="auto"/>
            </w:tcBorders>
            <w:noWrap/>
            <w:vAlign w:val="center"/>
          </w:tcPr>
          <w:p w14:paraId="2A4E69F2"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BH21-1</w:t>
            </w:r>
          </w:p>
        </w:tc>
        <w:tc>
          <w:tcPr>
            <w:tcW w:w="453" w:type="pct"/>
            <w:tcBorders>
              <w:top w:val="single" w:sz="4" w:space="0" w:color="auto"/>
              <w:left w:val="nil"/>
              <w:right w:val="single" w:sz="4" w:space="0" w:color="auto"/>
            </w:tcBorders>
            <w:noWrap/>
            <w:vAlign w:val="center"/>
          </w:tcPr>
          <w:p w14:paraId="1D432BFA"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0.4</w:t>
            </w:r>
          </w:p>
        </w:tc>
        <w:tc>
          <w:tcPr>
            <w:tcW w:w="362" w:type="pct"/>
            <w:tcBorders>
              <w:top w:val="single" w:sz="4" w:space="0" w:color="auto"/>
              <w:left w:val="nil"/>
              <w:right w:val="single" w:sz="4" w:space="0" w:color="auto"/>
            </w:tcBorders>
            <w:noWrap/>
            <w:vAlign w:val="center"/>
          </w:tcPr>
          <w:p w14:paraId="34FADF1A"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7.5</w:t>
            </w:r>
          </w:p>
        </w:tc>
        <w:tc>
          <w:tcPr>
            <w:tcW w:w="362" w:type="pct"/>
            <w:tcBorders>
              <w:top w:val="single" w:sz="4" w:space="0" w:color="auto"/>
              <w:left w:val="nil"/>
              <w:right w:val="single" w:sz="4" w:space="0" w:color="auto"/>
            </w:tcBorders>
            <w:noWrap/>
            <w:vAlign w:val="center"/>
          </w:tcPr>
          <w:p w14:paraId="174DB4A6"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68</w:t>
            </w:r>
          </w:p>
        </w:tc>
        <w:tc>
          <w:tcPr>
            <w:tcW w:w="509" w:type="pct"/>
            <w:gridSpan w:val="2"/>
            <w:tcBorders>
              <w:top w:val="single" w:sz="4" w:space="0" w:color="auto"/>
              <w:left w:val="nil"/>
              <w:right w:val="single" w:sz="4" w:space="0" w:color="auto"/>
            </w:tcBorders>
            <w:noWrap/>
            <w:vAlign w:val="center"/>
          </w:tcPr>
          <w:p w14:paraId="1B1813BB"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0.38</w:t>
            </w:r>
          </w:p>
        </w:tc>
        <w:tc>
          <w:tcPr>
            <w:tcW w:w="501" w:type="pct"/>
            <w:gridSpan w:val="2"/>
            <w:tcBorders>
              <w:top w:val="single" w:sz="4" w:space="0" w:color="auto"/>
              <w:left w:val="nil"/>
              <w:right w:val="single" w:sz="4" w:space="0" w:color="auto"/>
            </w:tcBorders>
            <w:noWrap/>
            <w:vAlign w:val="center"/>
          </w:tcPr>
          <w:p w14:paraId="05B9B518"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0.12</w:t>
            </w:r>
          </w:p>
        </w:tc>
        <w:tc>
          <w:tcPr>
            <w:tcW w:w="373" w:type="pct"/>
            <w:gridSpan w:val="2"/>
            <w:tcBorders>
              <w:top w:val="single" w:sz="4" w:space="0" w:color="auto"/>
              <w:left w:val="nil"/>
              <w:right w:val="single" w:sz="4" w:space="0" w:color="auto"/>
            </w:tcBorders>
            <w:noWrap/>
            <w:vAlign w:val="center"/>
          </w:tcPr>
          <w:p w14:paraId="40650A1F" w14:textId="77777777" w:rsidR="00470E96" w:rsidRPr="00BF3FC0" w:rsidRDefault="00470E96" w:rsidP="00470E96">
            <w:pPr>
              <w:spacing w:before="0" w:after="0" w:line="264" w:lineRule="auto"/>
              <w:jc w:val="center"/>
              <w:rPr>
                <w:rFonts w:eastAsia="Times New Roman" w:cs="Arial"/>
                <w:i/>
                <w:iCs/>
                <w:kern w:val="19"/>
                <w:sz w:val="19"/>
                <w:szCs w:val="19"/>
                <w:lang w:eastAsia="en-CA"/>
              </w:rPr>
            </w:pPr>
            <w:r w:rsidRPr="00BF3FC0">
              <w:rPr>
                <w:rFonts w:cs="Arial"/>
                <w:i/>
                <w:iCs/>
                <w:color w:val="000000"/>
                <w:sz w:val="19"/>
                <w:szCs w:val="19"/>
              </w:rPr>
              <w:t>2.5</w:t>
            </w:r>
          </w:p>
        </w:tc>
        <w:tc>
          <w:tcPr>
            <w:tcW w:w="374" w:type="pct"/>
            <w:gridSpan w:val="2"/>
            <w:tcBorders>
              <w:top w:val="single" w:sz="4" w:space="0" w:color="auto"/>
              <w:left w:val="nil"/>
              <w:right w:val="single" w:sz="4" w:space="0" w:color="auto"/>
            </w:tcBorders>
            <w:noWrap/>
            <w:vAlign w:val="center"/>
          </w:tcPr>
          <w:p w14:paraId="7F422E22"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15.8</w:t>
            </w:r>
          </w:p>
        </w:tc>
        <w:tc>
          <w:tcPr>
            <w:tcW w:w="374" w:type="pct"/>
            <w:gridSpan w:val="2"/>
            <w:tcBorders>
              <w:top w:val="single" w:sz="4" w:space="0" w:color="auto"/>
              <w:left w:val="nil"/>
              <w:right w:val="single" w:sz="4" w:space="0" w:color="auto"/>
            </w:tcBorders>
            <w:noWrap/>
            <w:vAlign w:val="center"/>
          </w:tcPr>
          <w:p w14:paraId="28F0DD9E"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i/>
                <w:iCs/>
                <w:color w:val="000000"/>
                <w:sz w:val="19"/>
                <w:szCs w:val="19"/>
              </w:rPr>
              <w:t>2.5</w:t>
            </w:r>
          </w:p>
        </w:tc>
        <w:tc>
          <w:tcPr>
            <w:tcW w:w="374" w:type="pct"/>
            <w:gridSpan w:val="2"/>
            <w:tcBorders>
              <w:top w:val="single" w:sz="4" w:space="0" w:color="auto"/>
              <w:left w:val="nil"/>
              <w:right w:val="single" w:sz="4" w:space="0" w:color="auto"/>
            </w:tcBorders>
            <w:noWrap/>
            <w:vAlign w:val="center"/>
          </w:tcPr>
          <w:p w14:paraId="3B72B544"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36.3</w:t>
            </w:r>
          </w:p>
        </w:tc>
        <w:tc>
          <w:tcPr>
            <w:tcW w:w="374" w:type="pct"/>
            <w:gridSpan w:val="2"/>
            <w:tcBorders>
              <w:top w:val="single" w:sz="4" w:space="0" w:color="auto"/>
              <w:left w:val="nil"/>
              <w:right w:val="single" w:sz="4" w:space="0" w:color="auto"/>
            </w:tcBorders>
            <w:noWrap/>
            <w:vAlign w:val="center"/>
          </w:tcPr>
          <w:p w14:paraId="3AA0B464"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13.5</w:t>
            </w:r>
          </w:p>
        </w:tc>
        <w:tc>
          <w:tcPr>
            <w:tcW w:w="397" w:type="pct"/>
            <w:gridSpan w:val="2"/>
            <w:tcBorders>
              <w:top w:val="single" w:sz="4" w:space="0" w:color="auto"/>
              <w:left w:val="nil"/>
              <w:right w:val="single" w:sz="4" w:space="0" w:color="auto"/>
            </w:tcBorders>
            <w:noWrap/>
            <w:vAlign w:val="center"/>
          </w:tcPr>
          <w:p w14:paraId="42352D21"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i/>
                <w:iCs/>
                <w:color w:val="000000"/>
                <w:sz w:val="19"/>
                <w:szCs w:val="19"/>
              </w:rPr>
              <w:t>2.5</w:t>
            </w:r>
          </w:p>
        </w:tc>
      </w:tr>
      <w:tr w:rsidR="00FC7053" w:rsidRPr="00BF3FC0" w14:paraId="40D846BD" w14:textId="77777777">
        <w:trPr>
          <w:trHeight w:val="283"/>
        </w:trPr>
        <w:tc>
          <w:tcPr>
            <w:tcW w:w="544" w:type="pct"/>
            <w:tcBorders>
              <w:top w:val="nil"/>
              <w:left w:val="single" w:sz="4" w:space="0" w:color="auto"/>
              <w:right w:val="single" w:sz="4" w:space="0" w:color="auto"/>
            </w:tcBorders>
            <w:noWrap/>
            <w:vAlign w:val="center"/>
          </w:tcPr>
          <w:p w14:paraId="66C9FEA8"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BH21-10</w:t>
            </w:r>
          </w:p>
        </w:tc>
        <w:tc>
          <w:tcPr>
            <w:tcW w:w="453" w:type="pct"/>
            <w:tcBorders>
              <w:top w:val="nil"/>
              <w:left w:val="nil"/>
              <w:right w:val="single" w:sz="4" w:space="0" w:color="auto"/>
            </w:tcBorders>
            <w:noWrap/>
            <w:vAlign w:val="center"/>
          </w:tcPr>
          <w:p w14:paraId="6E3B7328"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0.4</w:t>
            </w:r>
          </w:p>
        </w:tc>
        <w:tc>
          <w:tcPr>
            <w:tcW w:w="362" w:type="pct"/>
            <w:tcBorders>
              <w:top w:val="nil"/>
              <w:left w:val="nil"/>
              <w:right w:val="single" w:sz="4" w:space="0" w:color="auto"/>
            </w:tcBorders>
            <w:noWrap/>
            <w:vAlign w:val="center"/>
          </w:tcPr>
          <w:p w14:paraId="79BDB698"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7.7</w:t>
            </w:r>
          </w:p>
        </w:tc>
        <w:tc>
          <w:tcPr>
            <w:tcW w:w="362" w:type="pct"/>
            <w:tcBorders>
              <w:top w:val="nil"/>
              <w:left w:val="nil"/>
              <w:right w:val="single" w:sz="4" w:space="0" w:color="auto"/>
            </w:tcBorders>
            <w:noWrap/>
            <w:vAlign w:val="center"/>
          </w:tcPr>
          <w:p w14:paraId="7E12E92A"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92</w:t>
            </w:r>
          </w:p>
        </w:tc>
        <w:tc>
          <w:tcPr>
            <w:tcW w:w="509" w:type="pct"/>
            <w:gridSpan w:val="2"/>
            <w:tcBorders>
              <w:top w:val="nil"/>
              <w:left w:val="nil"/>
              <w:right w:val="single" w:sz="4" w:space="0" w:color="auto"/>
            </w:tcBorders>
            <w:noWrap/>
            <w:vAlign w:val="center"/>
          </w:tcPr>
          <w:p w14:paraId="3687EB84"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0.52</w:t>
            </w:r>
          </w:p>
        </w:tc>
        <w:tc>
          <w:tcPr>
            <w:tcW w:w="501" w:type="pct"/>
            <w:gridSpan w:val="2"/>
            <w:tcBorders>
              <w:top w:val="nil"/>
              <w:left w:val="nil"/>
              <w:right w:val="single" w:sz="4" w:space="0" w:color="auto"/>
            </w:tcBorders>
            <w:noWrap/>
            <w:vAlign w:val="center"/>
          </w:tcPr>
          <w:p w14:paraId="1762F927"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3.49</w:t>
            </w:r>
          </w:p>
        </w:tc>
        <w:tc>
          <w:tcPr>
            <w:tcW w:w="373" w:type="pct"/>
            <w:gridSpan w:val="2"/>
            <w:tcBorders>
              <w:top w:val="nil"/>
              <w:left w:val="nil"/>
              <w:right w:val="single" w:sz="4" w:space="0" w:color="auto"/>
            </w:tcBorders>
            <w:noWrap/>
            <w:vAlign w:val="center"/>
          </w:tcPr>
          <w:p w14:paraId="4AFD0A9C" w14:textId="77777777" w:rsidR="00470E96" w:rsidRPr="00BF3FC0" w:rsidRDefault="00470E96" w:rsidP="00470E96">
            <w:pPr>
              <w:spacing w:before="0" w:after="0" w:line="264" w:lineRule="auto"/>
              <w:jc w:val="center"/>
              <w:rPr>
                <w:rFonts w:eastAsia="Times New Roman" w:cs="Arial"/>
                <w:i/>
                <w:iCs/>
                <w:kern w:val="19"/>
                <w:sz w:val="19"/>
                <w:szCs w:val="19"/>
                <w:lang w:eastAsia="en-CA"/>
              </w:rPr>
            </w:pPr>
            <w:r w:rsidRPr="00BF3FC0">
              <w:rPr>
                <w:rFonts w:cs="Arial"/>
                <w:color w:val="000000"/>
                <w:sz w:val="19"/>
                <w:szCs w:val="19"/>
              </w:rPr>
              <w:t>14.9</w:t>
            </w:r>
          </w:p>
        </w:tc>
        <w:tc>
          <w:tcPr>
            <w:tcW w:w="374" w:type="pct"/>
            <w:gridSpan w:val="2"/>
            <w:tcBorders>
              <w:top w:val="nil"/>
              <w:left w:val="nil"/>
              <w:right w:val="single" w:sz="4" w:space="0" w:color="auto"/>
            </w:tcBorders>
            <w:noWrap/>
            <w:vAlign w:val="center"/>
          </w:tcPr>
          <w:p w14:paraId="688CDA69" w14:textId="77777777" w:rsidR="00470E96" w:rsidRPr="00BF3FC0" w:rsidRDefault="00470E96" w:rsidP="00470E96">
            <w:pPr>
              <w:spacing w:before="0" w:after="0" w:line="264" w:lineRule="auto"/>
              <w:jc w:val="center"/>
              <w:rPr>
                <w:rFonts w:eastAsia="Times New Roman" w:cs="Arial"/>
                <w:i/>
                <w:iCs/>
                <w:kern w:val="19"/>
                <w:sz w:val="19"/>
                <w:szCs w:val="19"/>
                <w:lang w:eastAsia="en-CA"/>
              </w:rPr>
            </w:pPr>
            <w:r w:rsidRPr="00BF3FC0">
              <w:rPr>
                <w:rFonts w:cs="Arial"/>
                <w:color w:val="000000"/>
                <w:sz w:val="19"/>
                <w:szCs w:val="19"/>
              </w:rPr>
              <w:t>85.5</w:t>
            </w:r>
          </w:p>
        </w:tc>
        <w:tc>
          <w:tcPr>
            <w:tcW w:w="374" w:type="pct"/>
            <w:gridSpan w:val="2"/>
            <w:tcBorders>
              <w:top w:val="nil"/>
              <w:left w:val="nil"/>
              <w:right w:val="single" w:sz="4" w:space="0" w:color="auto"/>
            </w:tcBorders>
            <w:noWrap/>
            <w:vAlign w:val="center"/>
          </w:tcPr>
          <w:p w14:paraId="7EA3E2E1"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72</w:t>
            </w:r>
          </w:p>
        </w:tc>
        <w:tc>
          <w:tcPr>
            <w:tcW w:w="374" w:type="pct"/>
            <w:gridSpan w:val="2"/>
            <w:tcBorders>
              <w:top w:val="nil"/>
              <w:left w:val="nil"/>
              <w:right w:val="single" w:sz="4" w:space="0" w:color="auto"/>
            </w:tcBorders>
            <w:noWrap/>
            <w:vAlign w:val="center"/>
          </w:tcPr>
          <w:p w14:paraId="7043D1CA"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16.7</w:t>
            </w:r>
          </w:p>
        </w:tc>
        <w:tc>
          <w:tcPr>
            <w:tcW w:w="374" w:type="pct"/>
            <w:gridSpan w:val="2"/>
            <w:tcBorders>
              <w:top w:val="nil"/>
              <w:left w:val="nil"/>
              <w:right w:val="single" w:sz="4" w:space="0" w:color="auto"/>
            </w:tcBorders>
            <w:noWrap/>
            <w:vAlign w:val="center"/>
          </w:tcPr>
          <w:p w14:paraId="74D41C8E"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11.1</w:t>
            </w:r>
          </w:p>
        </w:tc>
        <w:tc>
          <w:tcPr>
            <w:tcW w:w="397" w:type="pct"/>
            <w:gridSpan w:val="2"/>
            <w:tcBorders>
              <w:top w:val="nil"/>
              <w:left w:val="nil"/>
              <w:right w:val="single" w:sz="4" w:space="0" w:color="auto"/>
            </w:tcBorders>
            <w:noWrap/>
            <w:vAlign w:val="center"/>
          </w:tcPr>
          <w:p w14:paraId="08585C44" w14:textId="77777777" w:rsidR="00470E96" w:rsidRPr="00BF3FC0" w:rsidRDefault="00470E96" w:rsidP="00470E96">
            <w:pPr>
              <w:spacing w:before="0" w:after="0" w:line="264" w:lineRule="auto"/>
              <w:jc w:val="center"/>
              <w:rPr>
                <w:rFonts w:eastAsia="Times New Roman" w:cs="Arial"/>
                <w:i/>
                <w:iCs/>
                <w:kern w:val="19"/>
                <w:sz w:val="19"/>
                <w:szCs w:val="19"/>
                <w:lang w:eastAsia="en-CA"/>
              </w:rPr>
            </w:pPr>
            <w:r w:rsidRPr="00BF3FC0">
              <w:rPr>
                <w:rFonts w:cs="Arial"/>
                <w:color w:val="000000"/>
                <w:sz w:val="19"/>
                <w:szCs w:val="19"/>
              </w:rPr>
              <w:t>12.2</w:t>
            </w:r>
          </w:p>
        </w:tc>
      </w:tr>
      <w:tr w:rsidR="00FC7053" w:rsidRPr="00BF3FC0" w14:paraId="2B2422C8" w14:textId="77777777">
        <w:trPr>
          <w:trHeight w:val="283"/>
        </w:trPr>
        <w:tc>
          <w:tcPr>
            <w:tcW w:w="544" w:type="pct"/>
            <w:tcBorders>
              <w:top w:val="nil"/>
              <w:left w:val="single" w:sz="4" w:space="0" w:color="auto"/>
              <w:right w:val="single" w:sz="4" w:space="0" w:color="auto"/>
            </w:tcBorders>
            <w:noWrap/>
            <w:vAlign w:val="center"/>
          </w:tcPr>
          <w:p w14:paraId="441E96AE"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BH22-15</w:t>
            </w:r>
          </w:p>
        </w:tc>
        <w:tc>
          <w:tcPr>
            <w:tcW w:w="453" w:type="pct"/>
            <w:tcBorders>
              <w:top w:val="nil"/>
              <w:left w:val="nil"/>
              <w:right w:val="single" w:sz="4" w:space="0" w:color="auto"/>
            </w:tcBorders>
            <w:noWrap/>
            <w:vAlign w:val="center"/>
          </w:tcPr>
          <w:p w14:paraId="648758C4"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0.4</w:t>
            </w:r>
          </w:p>
        </w:tc>
        <w:tc>
          <w:tcPr>
            <w:tcW w:w="362" w:type="pct"/>
            <w:tcBorders>
              <w:top w:val="nil"/>
              <w:left w:val="nil"/>
              <w:right w:val="single" w:sz="4" w:space="0" w:color="auto"/>
            </w:tcBorders>
            <w:noWrap/>
            <w:vAlign w:val="center"/>
          </w:tcPr>
          <w:p w14:paraId="376542F3"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7.76</w:t>
            </w:r>
          </w:p>
        </w:tc>
        <w:tc>
          <w:tcPr>
            <w:tcW w:w="362" w:type="pct"/>
            <w:tcBorders>
              <w:top w:val="nil"/>
              <w:left w:val="nil"/>
              <w:right w:val="single" w:sz="4" w:space="0" w:color="auto"/>
            </w:tcBorders>
            <w:noWrap/>
            <w:vAlign w:val="center"/>
          </w:tcPr>
          <w:p w14:paraId="42C645C2"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51</w:t>
            </w:r>
          </w:p>
        </w:tc>
        <w:tc>
          <w:tcPr>
            <w:tcW w:w="509" w:type="pct"/>
            <w:gridSpan w:val="2"/>
            <w:tcBorders>
              <w:top w:val="nil"/>
              <w:left w:val="nil"/>
              <w:right w:val="single" w:sz="4" w:space="0" w:color="auto"/>
            </w:tcBorders>
            <w:noWrap/>
            <w:vAlign w:val="center"/>
          </w:tcPr>
          <w:p w14:paraId="4B6F0961"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0.31</w:t>
            </w:r>
          </w:p>
        </w:tc>
        <w:tc>
          <w:tcPr>
            <w:tcW w:w="501" w:type="pct"/>
            <w:gridSpan w:val="2"/>
            <w:tcBorders>
              <w:top w:val="nil"/>
              <w:left w:val="nil"/>
              <w:right w:val="single" w:sz="4" w:space="0" w:color="auto"/>
            </w:tcBorders>
            <w:noWrap/>
            <w:vAlign w:val="center"/>
          </w:tcPr>
          <w:p w14:paraId="7DC7A946"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0.65</w:t>
            </w:r>
          </w:p>
        </w:tc>
        <w:tc>
          <w:tcPr>
            <w:tcW w:w="373" w:type="pct"/>
            <w:gridSpan w:val="2"/>
            <w:tcBorders>
              <w:top w:val="nil"/>
              <w:left w:val="nil"/>
              <w:right w:val="single" w:sz="4" w:space="0" w:color="auto"/>
            </w:tcBorders>
            <w:noWrap/>
            <w:vAlign w:val="center"/>
          </w:tcPr>
          <w:p w14:paraId="6FB5D6DE"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i/>
                <w:iCs/>
                <w:color w:val="000000"/>
                <w:sz w:val="19"/>
                <w:szCs w:val="19"/>
              </w:rPr>
              <w:t>2.55</w:t>
            </w:r>
          </w:p>
        </w:tc>
        <w:tc>
          <w:tcPr>
            <w:tcW w:w="374" w:type="pct"/>
            <w:gridSpan w:val="2"/>
            <w:tcBorders>
              <w:top w:val="nil"/>
              <w:left w:val="nil"/>
              <w:right w:val="single" w:sz="4" w:space="0" w:color="auto"/>
            </w:tcBorders>
            <w:noWrap/>
            <w:vAlign w:val="center"/>
          </w:tcPr>
          <w:p w14:paraId="2E00E6FB" w14:textId="77777777" w:rsidR="00470E96" w:rsidRPr="00BF3FC0" w:rsidRDefault="00470E96" w:rsidP="00470E96">
            <w:pPr>
              <w:spacing w:before="0" w:after="0" w:line="264" w:lineRule="auto"/>
              <w:jc w:val="center"/>
              <w:rPr>
                <w:rFonts w:eastAsia="Times New Roman" w:cs="Arial"/>
                <w:i/>
                <w:iCs/>
                <w:kern w:val="19"/>
                <w:sz w:val="19"/>
                <w:szCs w:val="19"/>
                <w:lang w:eastAsia="en-CA"/>
              </w:rPr>
            </w:pPr>
            <w:r w:rsidRPr="00BF3FC0">
              <w:rPr>
                <w:rFonts w:cs="Arial"/>
                <w:color w:val="000000"/>
                <w:sz w:val="19"/>
                <w:szCs w:val="19"/>
              </w:rPr>
              <w:t>6.5</w:t>
            </w:r>
          </w:p>
        </w:tc>
        <w:tc>
          <w:tcPr>
            <w:tcW w:w="374" w:type="pct"/>
            <w:gridSpan w:val="2"/>
            <w:tcBorders>
              <w:top w:val="nil"/>
              <w:left w:val="nil"/>
              <w:right w:val="single" w:sz="4" w:space="0" w:color="auto"/>
            </w:tcBorders>
            <w:noWrap/>
            <w:vAlign w:val="center"/>
          </w:tcPr>
          <w:p w14:paraId="73A9E70C"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9.6</w:t>
            </w:r>
          </w:p>
        </w:tc>
        <w:tc>
          <w:tcPr>
            <w:tcW w:w="374" w:type="pct"/>
            <w:gridSpan w:val="2"/>
            <w:tcBorders>
              <w:top w:val="nil"/>
              <w:left w:val="nil"/>
              <w:right w:val="single" w:sz="4" w:space="0" w:color="auto"/>
            </w:tcBorders>
            <w:noWrap/>
            <w:vAlign w:val="center"/>
          </w:tcPr>
          <w:p w14:paraId="5811BC95"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18</w:t>
            </w:r>
          </w:p>
        </w:tc>
        <w:tc>
          <w:tcPr>
            <w:tcW w:w="374" w:type="pct"/>
            <w:gridSpan w:val="2"/>
            <w:tcBorders>
              <w:top w:val="nil"/>
              <w:left w:val="nil"/>
              <w:right w:val="single" w:sz="4" w:space="0" w:color="auto"/>
            </w:tcBorders>
            <w:noWrap/>
            <w:vAlign w:val="center"/>
          </w:tcPr>
          <w:p w14:paraId="3B7C7878"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8.7</w:t>
            </w:r>
          </w:p>
        </w:tc>
        <w:tc>
          <w:tcPr>
            <w:tcW w:w="397" w:type="pct"/>
            <w:gridSpan w:val="2"/>
            <w:tcBorders>
              <w:top w:val="nil"/>
              <w:left w:val="nil"/>
              <w:right w:val="single" w:sz="4" w:space="0" w:color="auto"/>
            </w:tcBorders>
            <w:noWrap/>
            <w:vAlign w:val="center"/>
          </w:tcPr>
          <w:p w14:paraId="3126735A" w14:textId="77777777" w:rsidR="00470E96" w:rsidRPr="00BF3FC0" w:rsidRDefault="00470E96" w:rsidP="00470E96">
            <w:pPr>
              <w:spacing w:before="0" w:after="0" w:line="264" w:lineRule="auto"/>
              <w:jc w:val="center"/>
              <w:rPr>
                <w:rFonts w:eastAsia="Times New Roman" w:cs="Arial"/>
                <w:i/>
                <w:iCs/>
                <w:kern w:val="19"/>
                <w:sz w:val="19"/>
                <w:szCs w:val="19"/>
                <w:lang w:eastAsia="en-CA"/>
              </w:rPr>
            </w:pPr>
            <w:r w:rsidRPr="00BF3FC0">
              <w:rPr>
                <w:rFonts w:cs="Arial"/>
                <w:color w:val="000000"/>
                <w:sz w:val="19"/>
                <w:szCs w:val="19"/>
              </w:rPr>
              <w:t>2.7</w:t>
            </w:r>
          </w:p>
        </w:tc>
      </w:tr>
      <w:tr w:rsidR="00FC7053" w:rsidRPr="00BF3FC0" w14:paraId="13D7AB6D" w14:textId="77777777">
        <w:trPr>
          <w:trHeight w:val="283"/>
        </w:trPr>
        <w:tc>
          <w:tcPr>
            <w:tcW w:w="544" w:type="pct"/>
            <w:tcBorders>
              <w:top w:val="nil"/>
              <w:left w:val="single" w:sz="4" w:space="0" w:color="auto"/>
              <w:right w:val="single" w:sz="4" w:space="0" w:color="auto"/>
            </w:tcBorders>
            <w:noWrap/>
            <w:vAlign w:val="center"/>
          </w:tcPr>
          <w:p w14:paraId="24571964"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BH22-16</w:t>
            </w:r>
          </w:p>
        </w:tc>
        <w:tc>
          <w:tcPr>
            <w:tcW w:w="453" w:type="pct"/>
            <w:tcBorders>
              <w:top w:val="nil"/>
              <w:left w:val="nil"/>
              <w:right w:val="single" w:sz="4" w:space="0" w:color="auto"/>
            </w:tcBorders>
            <w:noWrap/>
            <w:vAlign w:val="center"/>
          </w:tcPr>
          <w:p w14:paraId="3C75D6CA"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0.4</w:t>
            </w:r>
          </w:p>
        </w:tc>
        <w:tc>
          <w:tcPr>
            <w:tcW w:w="362" w:type="pct"/>
            <w:tcBorders>
              <w:top w:val="nil"/>
              <w:left w:val="nil"/>
              <w:right w:val="single" w:sz="4" w:space="0" w:color="auto"/>
            </w:tcBorders>
            <w:noWrap/>
            <w:vAlign w:val="center"/>
          </w:tcPr>
          <w:p w14:paraId="0FBDC579"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7.7</w:t>
            </w:r>
          </w:p>
        </w:tc>
        <w:tc>
          <w:tcPr>
            <w:tcW w:w="362" w:type="pct"/>
            <w:tcBorders>
              <w:top w:val="nil"/>
              <w:left w:val="nil"/>
              <w:right w:val="single" w:sz="4" w:space="0" w:color="auto"/>
            </w:tcBorders>
            <w:noWrap/>
            <w:vAlign w:val="center"/>
          </w:tcPr>
          <w:p w14:paraId="7E4D6E5F"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51</w:t>
            </w:r>
          </w:p>
        </w:tc>
        <w:tc>
          <w:tcPr>
            <w:tcW w:w="509" w:type="pct"/>
            <w:gridSpan w:val="2"/>
            <w:tcBorders>
              <w:top w:val="nil"/>
              <w:left w:val="nil"/>
              <w:right w:val="single" w:sz="4" w:space="0" w:color="auto"/>
            </w:tcBorders>
            <w:noWrap/>
            <w:vAlign w:val="center"/>
          </w:tcPr>
          <w:p w14:paraId="7B903449"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0.3</w:t>
            </w:r>
          </w:p>
        </w:tc>
        <w:tc>
          <w:tcPr>
            <w:tcW w:w="501" w:type="pct"/>
            <w:gridSpan w:val="2"/>
            <w:tcBorders>
              <w:top w:val="nil"/>
              <w:left w:val="nil"/>
              <w:right w:val="single" w:sz="4" w:space="0" w:color="auto"/>
            </w:tcBorders>
            <w:noWrap/>
            <w:vAlign w:val="center"/>
          </w:tcPr>
          <w:p w14:paraId="6632C56F"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0.71</w:t>
            </w:r>
          </w:p>
        </w:tc>
        <w:tc>
          <w:tcPr>
            <w:tcW w:w="373" w:type="pct"/>
            <w:gridSpan w:val="2"/>
            <w:tcBorders>
              <w:top w:val="nil"/>
              <w:left w:val="nil"/>
              <w:right w:val="single" w:sz="4" w:space="0" w:color="auto"/>
            </w:tcBorders>
            <w:noWrap/>
            <w:vAlign w:val="center"/>
          </w:tcPr>
          <w:p w14:paraId="44CD2956"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i/>
                <w:iCs/>
                <w:color w:val="000000"/>
                <w:sz w:val="19"/>
                <w:szCs w:val="19"/>
              </w:rPr>
              <w:t>2.55</w:t>
            </w:r>
          </w:p>
        </w:tc>
        <w:tc>
          <w:tcPr>
            <w:tcW w:w="374" w:type="pct"/>
            <w:gridSpan w:val="2"/>
            <w:tcBorders>
              <w:top w:val="nil"/>
              <w:left w:val="nil"/>
              <w:right w:val="single" w:sz="4" w:space="0" w:color="auto"/>
            </w:tcBorders>
            <w:noWrap/>
            <w:vAlign w:val="center"/>
          </w:tcPr>
          <w:p w14:paraId="0DB7A54E" w14:textId="77777777" w:rsidR="00470E96" w:rsidRPr="00BF3FC0" w:rsidRDefault="00470E96" w:rsidP="00470E96">
            <w:pPr>
              <w:spacing w:before="0" w:after="0" w:line="264" w:lineRule="auto"/>
              <w:jc w:val="center"/>
              <w:rPr>
                <w:rFonts w:eastAsia="Times New Roman" w:cs="Arial"/>
                <w:i/>
                <w:iCs/>
                <w:kern w:val="19"/>
                <w:sz w:val="19"/>
                <w:szCs w:val="19"/>
                <w:lang w:eastAsia="en-CA"/>
              </w:rPr>
            </w:pPr>
            <w:r w:rsidRPr="00BF3FC0">
              <w:rPr>
                <w:rFonts w:cs="Arial"/>
                <w:color w:val="000000"/>
                <w:sz w:val="19"/>
                <w:szCs w:val="19"/>
              </w:rPr>
              <w:t>5.2</w:t>
            </w:r>
          </w:p>
        </w:tc>
        <w:tc>
          <w:tcPr>
            <w:tcW w:w="374" w:type="pct"/>
            <w:gridSpan w:val="2"/>
            <w:tcBorders>
              <w:top w:val="nil"/>
              <w:left w:val="nil"/>
              <w:right w:val="single" w:sz="4" w:space="0" w:color="auto"/>
            </w:tcBorders>
            <w:noWrap/>
            <w:vAlign w:val="center"/>
          </w:tcPr>
          <w:p w14:paraId="594D6BBD"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10</w:t>
            </w:r>
          </w:p>
        </w:tc>
        <w:tc>
          <w:tcPr>
            <w:tcW w:w="374" w:type="pct"/>
            <w:gridSpan w:val="2"/>
            <w:tcBorders>
              <w:top w:val="nil"/>
              <w:left w:val="nil"/>
              <w:right w:val="single" w:sz="4" w:space="0" w:color="auto"/>
            </w:tcBorders>
            <w:noWrap/>
            <w:vAlign w:val="center"/>
          </w:tcPr>
          <w:p w14:paraId="0A2B19AA"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20</w:t>
            </w:r>
          </w:p>
        </w:tc>
        <w:tc>
          <w:tcPr>
            <w:tcW w:w="374" w:type="pct"/>
            <w:gridSpan w:val="2"/>
            <w:tcBorders>
              <w:top w:val="nil"/>
              <w:left w:val="nil"/>
              <w:right w:val="single" w:sz="4" w:space="0" w:color="auto"/>
            </w:tcBorders>
            <w:noWrap/>
            <w:vAlign w:val="center"/>
          </w:tcPr>
          <w:p w14:paraId="328446BB"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7.5</w:t>
            </w:r>
          </w:p>
        </w:tc>
        <w:tc>
          <w:tcPr>
            <w:tcW w:w="397" w:type="pct"/>
            <w:gridSpan w:val="2"/>
            <w:tcBorders>
              <w:top w:val="nil"/>
              <w:left w:val="nil"/>
              <w:right w:val="single" w:sz="4" w:space="0" w:color="auto"/>
            </w:tcBorders>
            <w:noWrap/>
            <w:vAlign w:val="center"/>
          </w:tcPr>
          <w:p w14:paraId="179A41B6"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3</w:t>
            </w:r>
          </w:p>
        </w:tc>
      </w:tr>
      <w:tr w:rsidR="00FC7053" w:rsidRPr="00BF3FC0" w14:paraId="66AD6A9D" w14:textId="77777777">
        <w:trPr>
          <w:trHeight w:val="283"/>
        </w:trPr>
        <w:tc>
          <w:tcPr>
            <w:tcW w:w="544" w:type="pct"/>
            <w:tcBorders>
              <w:top w:val="nil"/>
              <w:left w:val="single" w:sz="4" w:space="0" w:color="auto"/>
              <w:right w:val="single" w:sz="4" w:space="0" w:color="auto"/>
            </w:tcBorders>
            <w:noWrap/>
            <w:vAlign w:val="center"/>
          </w:tcPr>
          <w:p w14:paraId="53D832F0"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BH22-17</w:t>
            </w:r>
          </w:p>
        </w:tc>
        <w:tc>
          <w:tcPr>
            <w:tcW w:w="453" w:type="pct"/>
            <w:tcBorders>
              <w:top w:val="nil"/>
              <w:left w:val="nil"/>
              <w:right w:val="single" w:sz="4" w:space="0" w:color="auto"/>
            </w:tcBorders>
            <w:noWrap/>
            <w:vAlign w:val="center"/>
          </w:tcPr>
          <w:p w14:paraId="2826FFD3"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0.4</w:t>
            </w:r>
          </w:p>
        </w:tc>
        <w:tc>
          <w:tcPr>
            <w:tcW w:w="362" w:type="pct"/>
            <w:tcBorders>
              <w:top w:val="nil"/>
              <w:left w:val="nil"/>
              <w:right w:val="single" w:sz="4" w:space="0" w:color="auto"/>
            </w:tcBorders>
            <w:noWrap/>
            <w:vAlign w:val="center"/>
          </w:tcPr>
          <w:p w14:paraId="7B3104EF"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7.74</w:t>
            </w:r>
          </w:p>
        </w:tc>
        <w:tc>
          <w:tcPr>
            <w:tcW w:w="362" w:type="pct"/>
            <w:tcBorders>
              <w:top w:val="nil"/>
              <w:left w:val="nil"/>
              <w:right w:val="single" w:sz="4" w:space="0" w:color="auto"/>
            </w:tcBorders>
            <w:noWrap/>
            <w:vAlign w:val="center"/>
          </w:tcPr>
          <w:p w14:paraId="22974960"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47</w:t>
            </w:r>
          </w:p>
        </w:tc>
        <w:tc>
          <w:tcPr>
            <w:tcW w:w="509" w:type="pct"/>
            <w:gridSpan w:val="2"/>
            <w:tcBorders>
              <w:top w:val="nil"/>
              <w:left w:val="nil"/>
              <w:right w:val="single" w:sz="4" w:space="0" w:color="auto"/>
            </w:tcBorders>
            <w:noWrap/>
            <w:vAlign w:val="center"/>
          </w:tcPr>
          <w:p w14:paraId="20E6A7CB"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0.33</w:t>
            </w:r>
          </w:p>
        </w:tc>
        <w:tc>
          <w:tcPr>
            <w:tcW w:w="501" w:type="pct"/>
            <w:gridSpan w:val="2"/>
            <w:tcBorders>
              <w:top w:val="nil"/>
              <w:left w:val="nil"/>
              <w:right w:val="single" w:sz="4" w:space="0" w:color="auto"/>
            </w:tcBorders>
            <w:noWrap/>
            <w:vAlign w:val="center"/>
          </w:tcPr>
          <w:p w14:paraId="4BBFC7E6"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0.78</w:t>
            </w:r>
          </w:p>
        </w:tc>
        <w:tc>
          <w:tcPr>
            <w:tcW w:w="373" w:type="pct"/>
            <w:gridSpan w:val="2"/>
            <w:tcBorders>
              <w:top w:val="nil"/>
              <w:left w:val="nil"/>
              <w:right w:val="single" w:sz="4" w:space="0" w:color="auto"/>
            </w:tcBorders>
            <w:noWrap/>
            <w:vAlign w:val="center"/>
          </w:tcPr>
          <w:p w14:paraId="1764A264" w14:textId="77777777" w:rsidR="00470E96" w:rsidRPr="00BF3FC0" w:rsidRDefault="00470E96" w:rsidP="00470E96">
            <w:pPr>
              <w:spacing w:before="0" w:after="0" w:line="264" w:lineRule="auto"/>
              <w:jc w:val="center"/>
              <w:rPr>
                <w:rFonts w:cs="Arial"/>
                <w:kern w:val="19"/>
                <w:sz w:val="19"/>
                <w:szCs w:val="19"/>
              </w:rPr>
            </w:pPr>
            <w:r w:rsidRPr="00BF3FC0">
              <w:rPr>
                <w:rFonts w:cs="Arial"/>
                <w:i/>
                <w:iCs/>
                <w:color w:val="000000"/>
                <w:sz w:val="19"/>
                <w:szCs w:val="19"/>
              </w:rPr>
              <w:t>2.35</w:t>
            </w:r>
          </w:p>
        </w:tc>
        <w:tc>
          <w:tcPr>
            <w:tcW w:w="374" w:type="pct"/>
            <w:gridSpan w:val="2"/>
            <w:tcBorders>
              <w:top w:val="nil"/>
              <w:left w:val="nil"/>
              <w:right w:val="single" w:sz="4" w:space="0" w:color="auto"/>
            </w:tcBorders>
            <w:noWrap/>
            <w:vAlign w:val="center"/>
          </w:tcPr>
          <w:p w14:paraId="0AB69605"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8</w:t>
            </w:r>
          </w:p>
        </w:tc>
        <w:tc>
          <w:tcPr>
            <w:tcW w:w="374" w:type="pct"/>
            <w:gridSpan w:val="2"/>
            <w:tcBorders>
              <w:top w:val="nil"/>
              <w:left w:val="nil"/>
              <w:right w:val="single" w:sz="4" w:space="0" w:color="auto"/>
            </w:tcBorders>
            <w:noWrap/>
            <w:vAlign w:val="center"/>
          </w:tcPr>
          <w:p w14:paraId="19A6006E"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10</w:t>
            </w:r>
          </w:p>
        </w:tc>
        <w:tc>
          <w:tcPr>
            <w:tcW w:w="374" w:type="pct"/>
            <w:gridSpan w:val="2"/>
            <w:tcBorders>
              <w:top w:val="nil"/>
              <w:left w:val="nil"/>
              <w:right w:val="single" w:sz="4" w:space="0" w:color="auto"/>
            </w:tcBorders>
            <w:noWrap/>
            <w:vAlign w:val="center"/>
          </w:tcPr>
          <w:p w14:paraId="106B41CC"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15</w:t>
            </w:r>
          </w:p>
        </w:tc>
        <w:tc>
          <w:tcPr>
            <w:tcW w:w="374" w:type="pct"/>
            <w:gridSpan w:val="2"/>
            <w:tcBorders>
              <w:top w:val="nil"/>
              <w:left w:val="nil"/>
              <w:right w:val="single" w:sz="4" w:space="0" w:color="auto"/>
            </w:tcBorders>
            <w:noWrap/>
            <w:vAlign w:val="center"/>
          </w:tcPr>
          <w:p w14:paraId="7DC7EDAC"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8.1</w:t>
            </w:r>
          </w:p>
        </w:tc>
        <w:tc>
          <w:tcPr>
            <w:tcW w:w="397" w:type="pct"/>
            <w:gridSpan w:val="2"/>
            <w:tcBorders>
              <w:top w:val="nil"/>
              <w:left w:val="nil"/>
              <w:right w:val="single" w:sz="4" w:space="0" w:color="auto"/>
            </w:tcBorders>
            <w:noWrap/>
            <w:vAlign w:val="center"/>
          </w:tcPr>
          <w:p w14:paraId="79F5D305"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2.9</w:t>
            </w:r>
          </w:p>
        </w:tc>
      </w:tr>
      <w:tr w:rsidR="00FC7053" w:rsidRPr="00BF3FC0" w14:paraId="61148134" w14:textId="77777777">
        <w:trPr>
          <w:trHeight w:val="283"/>
        </w:trPr>
        <w:tc>
          <w:tcPr>
            <w:tcW w:w="544" w:type="pct"/>
            <w:tcBorders>
              <w:top w:val="nil"/>
              <w:left w:val="single" w:sz="4" w:space="0" w:color="auto"/>
              <w:right w:val="single" w:sz="4" w:space="0" w:color="auto"/>
            </w:tcBorders>
            <w:noWrap/>
            <w:vAlign w:val="center"/>
          </w:tcPr>
          <w:p w14:paraId="25DFF65C"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BH22-18</w:t>
            </w:r>
          </w:p>
        </w:tc>
        <w:tc>
          <w:tcPr>
            <w:tcW w:w="453" w:type="pct"/>
            <w:tcBorders>
              <w:top w:val="nil"/>
              <w:left w:val="nil"/>
              <w:right w:val="single" w:sz="4" w:space="0" w:color="auto"/>
            </w:tcBorders>
            <w:noWrap/>
            <w:vAlign w:val="center"/>
          </w:tcPr>
          <w:p w14:paraId="1BFADB6D"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0.4</w:t>
            </w:r>
          </w:p>
        </w:tc>
        <w:tc>
          <w:tcPr>
            <w:tcW w:w="362" w:type="pct"/>
            <w:tcBorders>
              <w:top w:val="nil"/>
              <w:left w:val="nil"/>
              <w:right w:val="single" w:sz="4" w:space="0" w:color="auto"/>
            </w:tcBorders>
            <w:noWrap/>
            <w:vAlign w:val="center"/>
          </w:tcPr>
          <w:p w14:paraId="01C09A53"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7.75</w:t>
            </w:r>
          </w:p>
        </w:tc>
        <w:tc>
          <w:tcPr>
            <w:tcW w:w="362" w:type="pct"/>
            <w:tcBorders>
              <w:top w:val="nil"/>
              <w:left w:val="nil"/>
              <w:right w:val="single" w:sz="4" w:space="0" w:color="auto"/>
            </w:tcBorders>
            <w:noWrap/>
            <w:vAlign w:val="center"/>
          </w:tcPr>
          <w:p w14:paraId="54ED1EB2"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50</w:t>
            </w:r>
          </w:p>
        </w:tc>
        <w:tc>
          <w:tcPr>
            <w:tcW w:w="509" w:type="pct"/>
            <w:gridSpan w:val="2"/>
            <w:tcBorders>
              <w:top w:val="nil"/>
              <w:left w:val="nil"/>
              <w:right w:val="single" w:sz="4" w:space="0" w:color="auto"/>
            </w:tcBorders>
            <w:noWrap/>
            <w:vAlign w:val="center"/>
          </w:tcPr>
          <w:p w14:paraId="27BF6384"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0.27</w:t>
            </w:r>
          </w:p>
        </w:tc>
        <w:tc>
          <w:tcPr>
            <w:tcW w:w="501" w:type="pct"/>
            <w:gridSpan w:val="2"/>
            <w:tcBorders>
              <w:top w:val="nil"/>
              <w:left w:val="nil"/>
              <w:right w:val="single" w:sz="4" w:space="0" w:color="auto"/>
            </w:tcBorders>
            <w:noWrap/>
            <w:vAlign w:val="center"/>
          </w:tcPr>
          <w:p w14:paraId="7459890E"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0.74</w:t>
            </w:r>
          </w:p>
        </w:tc>
        <w:tc>
          <w:tcPr>
            <w:tcW w:w="373" w:type="pct"/>
            <w:gridSpan w:val="2"/>
            <w:tcBorders>
              <w:top w:val="nil"/>
              <w:left w:val="nil"/>
              <w:right w:val="single" w:sz="4" w:space="0" w:color="auto"/>
            </w:tcBorders>
            <w:noWrap/>
            <w:vAlign w:val="center"/>
          </w:tcPr>
          <w:p w14:paraId="29EBD094" w14:textId="77777777" w:rsidR="00470E96" w:rsidRPr="00BF3FC0" w:rsidRDefault="00470E96" w:rsidP="00470E96">
            <w:pPr>
              <w:spacing w:before="0" w:after="0" w:line="264" w:lineRule="auto"/>
              <w:jc w:val="center"/>
              <w:rPr>
                <w:rFonts w:cs="Arial"/>
                <w:kern w:val="19"/>
                <w:sz w:val="19"/>
                <w:szCs w:val="19"/>
              </w:rPr>
            </w:pPr>
            <w:r w:rsidRPr="00BF3FC0">
              <w:rPr>
                <w:rFonts w:cs="Arial"/>
                <w:i/>
                <w:iCs/>
                <w:color w:val="000000"/>
                <w:sz w:val="19"/>
                <w:szCs w:val="19"/>
              </w:rPr>
              <w:t>2.5</w:t>
            </w:r>
          </w:p>
        </w:tc>
        <w:tc>
          <w:tcPr>
            <w:tcW w:w="374" w:type="pct"/>
            <w:gridSpan w:val="2"/>
            <w:tcBorders>
              <w:top w:val="nil"/>
              <w:left w:val="nil"/>
              <w:right w:val="single" w:sz="4" w:space="0" w:color="auto"/>
            </w:tcBorders>
            <w:noWrap/>
            <w:vAlign w:val="center"/>
          </w:tcPr>
          <w:p w14:paraId="56AD8638"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4.3</w:t>
            </w:r>
          </w:p>
        </w:tc>
        <w:tc>
          <w:tcPr>
            <w:tcW w:w="374" w:type="pct"/>
            <w:gridSpan w:val="2"/>
            <w:tcBorders>
              <w:top w:val="nil"/>
              <w:left w:val="nil"/>
              <w:right w:val="single" w:sz="4" w:space="0" w:color="auto"/>
            </w:tcBorders>
            <w:noWrap/>
            <w:vAlign w:val="center"/>
          </w:tcPr>
          <w:p w14:paraId="5A0304FC"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9.6</w:t>
            </w:r>
          </w:p>
        </w:tc>
        <w:tc>
          <w:tcPr>
            <w:tcW w:w="374" w:type="pct"/>
            <w:gridSpan w:val="2"/>
            <w:tcBorders>
              <w:top w:val="nil"/>
              <w:left w:val="nil"/>
              <w:right w:val="single" w:sz="4" w:space="0" w:color="auto"/>
            </w:tcBorders>
            <w:noWrap/>
            <w:vAlign w:val="center"/>
          </w:tcPr>
          <w:p w14:paraId="40E30DF1"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13</w:t>
            </w:r>
          </w:p>
        </w:tc>
        <w:tc>
          <w:tcPr>
            <w:tcW w:w="374" w:type="pct"/>
            <w:gridSpan w:val="2"/>
            <w:tcBorders>
              <w:top w:val="nil"/>
              <w:left w:val="nil"/>
              <w:right w:val="single" w:sz="4" w:space="0" w:color="auto"/>
            </w:tcBorders>
            <w:noWrap/>
            <w:vAlign w:val="center"/>
          </w:tcPr>
          <w:p w14:paraId="619A9A95"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7.4</w:t>
            </w:r>
          </w:p>
        </w:tc>
        <w:tc>
          <w:tcPr>
            <w:tcW w:w="397" w:type="pct"/>
            <w:gridSpan w:val="2"/>
            <w:tcBorders>
              <w:top w:val="nil"/>
              <w:left w:val="nil"/>
              <w:right w:val="single" w:sz="4" w:space="0" w:color="auto"/>
            </w:tcBorders>
            <w:noWrap/>
            <w:vAlign w:val="center"/>
          </w:tcPr>
          <w:p w14:paraId="032943A3"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3.7</w:t>
            </w:r>
          </w:p>
        </w:tc>
      </w:tr>
      <w:tr w:rsidR="00FC7053" w:rsidRPr="00BF3FC0" w14:paraId="13C2FA24" w14:textId="77777777">
        <w:trPr>
          <w:trHeight w:val="283"/>
        </w:trPr>
        <w:tc>
          <w:tcPr>
            <w:tcW w:w="544" w:type="pct"/>
            <w:tcBorders>
              <w:top w:val="nil"/>
              <w:left w:val="single" w:sz="4" w:space="0" w:color="auto"/>
              <w:right w:val="single" w:sz="4" w:space="0" w:color="auto"/>
            </w:tcBorders>
            <w:noWrap/>
            <w:vAlign w:val="center"/>
          </w:tcPr>
          <w:p w14:paraId="6AADA28C"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BH22-22</w:t>
            </w:r>
          </w:p>
        </w:tc>
        <w:tc>
          <w:tcPr>
            <w:tcW w:w="453" w:type="pct"/>
            <w:tcBorders>
              <w:top w:val="nil"/>
              <w:left w:val="nil"/>
              <w:right w:val="single" w:sz="4" w:space="0" w:color="auto"/>
            </w:tcBorders>
            <w:noWrap/>
            <w:vAlign w:val="center"/>
          </w:tcPr>
          <w:p w14:paraId="2241D2F7"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0.4</w:t>
            </w:r>
          </w:p>
        </w:tc>
        <w:tc>
          <w:tcPr>
            <w:tcW w:w="362" w:type="pct"/>
            <w:tcBorders>
              <w:top w:val="nil"/>
              <w:left w:val="nil"/>
              <w:right w:val="single" w:sz="4" w:space="0" w:color="auto"/>
            </w:tcBorders>
            <w:noWrap/>
            <w:vAlign w:val="center"/>
          </w:tcPr>
          <w:p w14:paraId="52471C1B"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7.65</w:t>
            </w:r>
          </w:p>
        </w:tc>
        <w:tc>
          <w:tcPr>
            <w:tcW w:w="362" w:type="pct"/>
            <w:tcBorders>
              <w:top w:val="nil"/>
              <w:left w:val="nil"/>
              <w:right w:val="single" w:sz="4" w:space="0" w:color="auto"/>
            </w:tcBorders>
            <w:noWrap/>
            <w:vAlign w:val="center"/>
          </w:tcPr>
          <w:p w14:paraId="0D0E1180"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68</w:t>
            </w:r>
          </w:p>
        </w:tc>
        <w:tc>
          <w:tcPr>
            <w:tcW w:w="509" w:type="pct"/>
            <w:gridSpan w:val="2"/>
            <w:tcBorders>
              <w:top w:val="nil"/>
              <w:left w:val="nil"/>
              <w:right w:val="single" w:sz="4" w:space="0" w:color="auto"/>
            </w:tcBorders>
            <w:noWrap/>
            <w:vAlign w:val="center"/>
          </w:tcPr>
          <w:p w14:paraId="6FC21F3C"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0.91</w:t>
            </w:r>
          </w:p>
        </w:tc>
        <w:tc>
          <w:tcPr>
            <w:tcW w:w="501" w:type="pct"/>
            <w:gridSpan w:val="2"/>
            <w:tcBorders>
              <w:top w:val="nil"/>
              <w:left w:val="nil"/>
              <w:right w:val="single" w:sz="4" w:space="0" w:color="auto"/>
            </w:tcBorders>
            <w:noWrap/>
            <w:vAlign w:val="center"/>
          </w:tcPr>
          <w:p w14:paraId="0535226F"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5.6</w:t>
            </w:r>
          </w:p>
        </w:tc>
        <w:tc>
          <w:tcPr>
            <w:tcW w:w="373" w:type="pct"/>
            <w:gridSpan w:val="2"/>
            <w:tcBorders>
              <w:top w:val="nil"/>
              <w:left w:val="nil"/>
              <w:right w:val="single" w:sz="4" w:space="0" w:color="auto"/>
            </w:tcBorders>
            <w:noWrap/>
            <w:vAlign w:val="center"/>
          </w:tcPr>
          <w:p w14:paraId="6276A383"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20</w:t>
            </w:r>
          </w:p>
        </w:tc>
        <w:tc>
          <w:tcPr>
            <w:tcW w:w="374" w:type="pct"/>
            <w:gridSpan w:val="2"/>
            <w:tcBorders>
              <w:top w:val="nil"/>
              <w:left w:val="nil"/>
              <w:right w:val="single" w:sz="4" w:space="0" w:color="auto"/>
            </w:tcBorders>
            <w:noWrap/>
            <w:vAlign w:val="center"/>
          </w:tcPr>
          <w:p w14:paraId="7C6BB25A"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170</w:t>
            </w:r>
          </w:p>
        </w:tc>
        <w:tc>
          <w:tcPr>
            <w:tcW w:w="374" w:type="pct"/>
            <w:gridSpan w:val="2"/>
            <w:tcBorders>
              <w:top w:val="nil"/>
              <w:left w:val="nil"/>
              <w:right w:val="single" w:sz="4" w:space="0" w:color="auto"/>
            </w:tcBorders>
            <w:noWrap/>
            <w:vAlign w:val="center"/>
          </w:tcPr>
          <w:p w14:paraId="4AA617C3"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91</w:t>
            </w:r>
          </w:p>
        </w:tc>
        <w:tc>
          <w:tcPr>
            <w:tcW w:w="374" w:type="pct"/>
            <w:gridSpan w:val="2"/>
            <w:tcBorders>
              <w:top w:val="nil"/>
              <w:left w:val="nil"/>
              <w:right w:val="single" w:sz="4" w:space="0" w:color="auto"/>
            </w:tcBorders>
            <w:noWrap/>
            <w:vAlign w:val="center"/>
          </w:tcPr>
          <w:p w14:paraId="60EA716C"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13</w:t>
            </w:r>
          </w:p>
        </w:tc>
        <w:tc>
          <w:tcPr>
            <w:tcW w:w="374" w:type="pct"/>
            <w:gridSpan w:val="2"/>
            <w:tcBorders>
              <w:top w:val="nil"/>
              <w:left w:val="nil"/>
              <w:right w:val="single" w:sz="4" w:space="0" w:color="auto"/>
            </w:tcBorders>
            <w:noWrap/>
            <w:vAlign w:val="center"/>
          </w:tcPr>
          <w:p w14:paraId="1D0E376B"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9.7</w:t>
            </w:r>
          </w:p>
        </w:tc>
        <w:tc>
          <w:tcPr>
            <w:tcW w:w="397" w:type="pct"/>
            <w:gridSpan w:val="2"/>
            <w:tcBorders>
              <w:top w:val="nil"/>
              <w:left w:val="nil"/>
              <w:right w:val="single" w:sz="4" w:space="0" w:color="auto"/>
            </w:tcBorders>
            <w:noWrap/>
            <w:vAlign w:val="center"/>
          </w:tcPr>
          <w:p w14:paraId="4570CF06"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9.3</w:t>
            </w:r>
          </w:p>
        </w:tc>
      </w:tr>
      <w:tr w:rsidR="00FC7053" w:rsidRPr="00BF3FC0" w14:paraId="4423D678" w14:textId="77777777">
        <w:trPr>
          <w:trHeight w:val="283"/>
        </w:trPr>
        <w:tc>
          <w:tcPr>
            <w:tcW w:w="544" w:type="pct"/>
            <w:tcBorders>
              <w:top w:val="nil"/>
              <w:left w:val="single" w:sz="4" w:space="0" w:color="auto"/>
              <w:right w:val="single" w:sz="4" w:space="0" w:color="auto"/>
            </w:tcBorders>
            <w:noWrap/>
            <w:vAlign w:val="center"/>
          </w:tcPr>
          <w:p w14:paraId="3A02EC34"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BH21-1</w:t>
            </w:r>
          </w:p>
        </w:tc>
        <w:tc>
          <w:tcPr>
            <w:tcW w:w="453" w:type="pct"/>
            <w:tcBorders>
              <w:top w:val="nil"/>
              <w:left w:val="nil"/>
              <w:right w:val="single" w:sz="4" w:space="0" w:color="auto"/>
            </w:tcBorders>
            <w:noWrap/>
            <w:vAlign w:val="center"/>
          </w:tcPr>
          <w:p w14:paraId="1D2C586A"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0.8</w:t>
            </w:r>
          </w:p>
        </w:tc>
        <w:tc>
          <w:tcPr>
            <w:tcW w:w="362" w:type="pct"/>
            <w:tcBorders>
              <w:top w:val="nil"/>
              <w:left w:val="nil"/>
              <w:right w:val="single" w:sz="4" w:space="0" w:color="auto"/>
            </w:tcBorders>
            <w:noWrap/>
            <w:vAlign w:val="center"/>
          </w:tcPr>
          <w:p w14:paraId="4948A5F6"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7.6</w:t>
            </w:r>
          </w:p>
        </w:tc>
        <w:tc>
          <w:tcPr>
            <w:tcW w:w="362" w:type="pct"/>
            <w:tcBorders>
              <w:top w:val="nil"/>
              <w:left w:val="nil"/>
              <w:right w:val="single" w:sz="4" w:space="0" w:color="auto"/>
            </w:tcBorders>
            <w:noWrap/>
            <w:vAlign w:val="center"/>
          </w:tcPr>
          <w:p w14:paraId="0313A4D7"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73</w:t>
            </w:r>
          </w:p>
        </w:tc>
        <w:tc>
          <w:tcPr>
            <w:tcW w:w="509" w:type="pct"/>
            <w:gridSpan w:val="2"/>
            <w:tcBorders>
              <w:top w:val="nil"/>
              <w:left w:val="nil"/>
              <w:right w:val="single" w:sz="4" w:space="0" w:color="auto"/>
            </w:tcBorders>
            <w:noWrap/>
            <w:vAlign w:val="center"/>
          </w:tcPr>
          <w:p w14:paraId="23A770BF"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0.44</w:t>
            </w:r>
          </w:p>
        </w:tc>
        <w:tc>
          <w:tcPr>
            <w:tcW w:w="501" w:type="pct"/>
            <w:gridSpan w:val="2"/>
            <w:tcBorders>
              <w:top w:val="nil"/>
              <w:left w:val="nil"/>
              <w:right w:val="single" w:sz="4" w:space="0" w:color="auto"/>
            </w:tcBorders>
            <w:noWrap/>
            <w:vAlign w:val="center"/>
          </w:tcPr>
          <w:p w14:paraId="699D2268"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1.18</w:t>
            </w:r>
          </w:p>
        </w:tc>
        <w:tc>
          <w:tcPr>
            <w:tcW w:w="373" w:type="pct"/>
            <w:gridSpan w:val="2"/>
            <w:tcBorders>
              <w:top w:val="nil"/>
              <w:left w:val="nil"/>
              <w:right w:val="single" w:sz="4" w:space="0" w:color="auto"/>
            </w:tcBorders>
            <w:noWrap/>
            <w:vAlign w:val="center"/>
          </w:tcPr>
          <w:p w14:paraId="4C3DEA83"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9.1</w:t>
            </w:r>
          </w:p>
        </w:tc>
        <w:tc>
          <w:tcPr>
            <w:tcW w:w="374" w:type="pct"/>
            <w:gridSpan w:val="2"/>
            <w:tcBorders>
              <w:top w:val="nil"/>
              <w:left w:val="nil"/>
              <w:right w:val="single" w:sz="4" w:space="0" w:color="auto"/>
            </w:tcBorders>
            <w:noWrap/>
            <w:vAlign w:val="center"/>
          </w:tcPr>
          <w:p w14:paraId="7E5A91A8"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19.3</w:t>
            </w:r>
          </w:p>
        </w:tc>
        <w:tc>
          <w:tcPr>
            <w:tcW w:w="374" w:type="pct"/>
            <w:gridSpan w:val="2"/>
            <w:tcBorders>
              <w:top w:val="nil"/>
              <w:left w:val="nil"/>
              <w:right w:val="single" w:sz="4" w:space="0" w:color="auto"/>
            </w:tcBorders>
            <w:noWrap/>
            <w:vAlign w:val="center"/>
          </w:tcPr>
          <w:p w14:paraId="7392D3B6"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30.9</w:t>
            </w:r>
          </w:p>
        </w:tc>
        <w:tc>
          <w:tcPr>
            <w:tcW w:w="374" w:type="pct"/>
            <w:gridSpan w:val="2"/>
            <w:tcBorders>
              <w:top w:val="nil"/>
              <w:left w:val="nil"/>
              <w:right w:val="single" w:sz="4" w:space="0" w:color="auto"/>
            </w:tcBorders>
            <w:noWrap/>
            <w:vAlign w:val="center"/>
          </w:tcPr>
          <w:p w14:paraId="62D0ECB8"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28.8</w:t>
            </w:r>
          </w:p>
        </w:tc>
        <w:tc>
          <w:tcPr>
            <w:tcW w:w="374" w:type="pct"/>
            <w:gridSpan w:val="2"/>
            <w:tcBorders>
              <w:top w:val="nil"/>
              <w:left w:val="nil"/>
              <w:right w:val="single" w:sz="4" w:space="0" w:color="auto"/>
            </w:tcBorders>
            <w:noWrap/>
            <w:vAlign w:val="center"/>
          </w:tcPr>
          <w:p w14:paraId="04163593"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25.9</w:t>
            </w:r>
          </w:p>
        </w:tc>
        <w:tc>
          <w:tcPr>
            <w:tcW w:w="397" w:type="pct"/>
            <w:gridSpan w:val="2"/>
            <w:tcBorders>
              <w:top w:val="nil"/>
              <w:left w:val="nil"/>
              <w:right w:val="single" w:sz="4" w:space="0" w:color="auto"/>
            </w:tcBorders>
            <w:noWrap/>
            <w:vAlign w:val="center"/>
          </w:tcPr>
          <w:p w14:paraId="6311FD00"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5</w:t>
            </w:r>
          </w:p>
        </w:tc>
      </w:tr>
      <w:tr w:rsidR="00FC7053" w:rsidRPr="00BF3FC0" w14:paraId="4A3FCB33" w14:textId="77777777">
        <w:trPr>
          <w:trHeight w:val="283"/>
        </w:trPr>
        <w:tc>
          <w:tcPr>
            <w:tcW w:w="544" w:type="pct"/>
            <w:tcBorders>
              <w:top w:val="nil"/>
              <w:left w:val="single" w:sz="4" w:space="0" w:color="auto"/>
              <w:right w:val="single" w:sz="4" w:space="0" w:color="auto"/>
            </w:tcBorders>
            <w:noWrap/>
            <w:vAlign w:val="center"/>
          </w:tcPr>
          <w:p w14:paraId="2DE7A1E5"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BH21-10</w:t>
            </w:r>
          </w:p>
        </w:tc>
        <w:tc>
          <w:tcPr>
            <w:tcW w:w="453" w:type="pct"/>
            <w:tcBorders>
              <w:top w:val="nil"/>
              <w:left w:val="nil"/>
              <w:right w:val="single" w:sz="4" w:space="0" w:color="auto"/>
            </w:tcBorders>
            <w:noWrap/>
            <w:vAlign w:val="center"/>
          </w:tcPr>
          <w:p w14:paraId="2A3AA20A"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0.8</w:t>
            </w:r>
          </w:p>
        </w:tc>
        <w:tc>
          <w:tcPr>
            <w:tcW w:w="362" w:type="pct"/>
            <w:tcBorders>
              <w:top w:val="nil"/>
              <w:left w:val="nil"/>
              <w:right w:val="single" w:sz="4" w:space="0" w:color="auto"/>
            </w:tcBorders>
            <w:noWrap/>
            <w:vAlign w:val="center"/>
          </w:tcPr>
          <w:p w14:paraId="266716ED"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7.7</w:t>
            </w:r>
          </w:p>
        </w:tc>
        <w:tc>
          <w:tcPr>
            <w:tcW w:w="362" w:type="pct"/>
            <w:tcBorders>
              <w:top w:val="nil"/>
              <w:left w:val="nil"/>
              <w:right w:val="single" w:sz="4" w:space="0" w:color="auto"/>
            </w:tcBorders>
            <w:noWrap/>
            <w:vAlign w:val="center"/>
          </w:tcPr>
          <w:p w14:paraId="5BE74BE7"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104</w:t>
            </w:r>
          </w:p>
        </w:tc>
        <w:tc>
          <w:tcPr>
            <w:tcW w:w="509" w:type="pct"/>
            <w:gridSpan w:val="2"/>
            <w:tcBorders>
              <w:top w:val="nil"/>
              <w:left w:val="nil"/>
              <w:right w:val="single" w:sz="4" w:space="0" w:color="auto"/>
            </w:tcBorders>
            <w:noWrap/>
            <w:vAlign w:val="center"/>
          </w:tcPr>
          <w:p w14:paraId="5357B389"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0.97</w:t>
            </w:r>
          </w:p>
        </w:tc>
        <w:tc>
          <w:tcPr>
            <w:tcW w:w="501" w:type="pct"/>
            <w:gridSpan w:val="2"/>
            <w:tcBorders>
              <w:top w:val="nil"/>
              <w:left w:val="nil"/>
              <w:right w:val="single" w:sz="4" w:space="0" w:color="auto"/>
            </w:tcBorders>
            <w:noWrap/>
            <w:vAlign w:val="center"/>
          </w:tcPr>
          <w:p w14:paraId="668F67B5"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4.17</w:t>
            </w:r>
          </w:p>
        </w:tc>
        <w:tc>
          <w:tcPr>
            <w:tcW w:w="373" w:type="pct"/>
            <w:gridSpan w:val="2"/>
            <w:tcBorders>
              <w:top w:val="nil"/>
              <w:left w:val="nil"/>
              <w:right w:val="single" w:sz="4" w:space="0" w:color="auto"/>
            </w:tcBorders>
            <w:noWrap/>
            <w:vAlign w:val="center"/>
          </w:tcPr>
          <w:p w14:paraId="268A7BE6"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33.3</w:t>
            </w:r>
          </w:p>
        </w:tc>
        <w:tc>
          <w:tcPr>
            <w:tcW w:w="374" w:type="pct"/>
            <w:gridSpan w:val="2"/>
            <w:tcBorders>
              <w:top w:val="nil"/>
              <w:left w:val="nil"/>
              <w:right w:val="single" w:sz="4" w:space="0" w:color="auto"/>
            </w:tcBorders>
            <w:noWrap/>
            <w:vAlign w:val="center"/>
          </w:tcPr>
          <w:p w14:paraId="29BFE4AC"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378</w:t>
            </w:r>
          </w:p>
        </w:tc>
        <w:tc>
          <w:tcPr>
            <w:tcW w:w="374" w:type="pct"/>
            <w:gridSpan w:val="2"/>
            <w:tcBorders>
              <w:top w:val="nil"/>
              <w:left w:val="nil"/>
              <w:right w:val="single" w:sz="4" w:space="0" w:color="auto"/>
            </w:tcBorders>
            <w:noWrap/>
            <w:vAlign w:val="center"/>
          </w:tcPr>
          <w:p w14:paraId="41B46437"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137</w:t>
            </w:r>
          </w:p>
        </w:tc>
        <w:tc>
          <w:tcPr>
            <w:tcW w:w="374" w:type="pct"/>
            <w:gridSpan w:val="2"/>
            <w:tcBorders>
              <w:top w:val="nil"/>
              <w:left w:val="nil"/>
              <w:right w:val="single" w:sz="4" w:space="0" w:color="auto"/>
            </w:tcBorders>
            <w:noWrap/>
            <w:vAlign w:val="center"/>
          </w:tcPr>
          <w:p w14:paraId="407561A1"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33.4</w:t>
            </w:r>
          </w:p>
        </w:tc>
        <w:tc>
          <w:tcPr>
            <w:tcW w:w="374" w:type="pct"/>
            <w:gridSpan w:val="2"/>
            <w:tcBorders>
              <w:top w:val="nil"/>
              <w:left w:val="nil"/>
              <w:right w:val="single" w:sz="4" w:space="0" w:color="auto"/>
            </w:tcBorders>
            <w:noWrap/>
            <w:vAlign w:val="center"/>
          </w:tcPr>
          <w:p w14:paraId="722F3A8C"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27.5</w:t>
            </w:r>
          </w:p>
        </w:tc>
        <w:tc>
          <w:tcPr>
            <w:tcW w:w="397" w:type="pct"/>
            <w:gridSpan w:val="2"/>
            <w:tcBorders>
              <w:top w:val="nil"/>
              <w:left w:val="nil"/>
              <w:right w:val="single" w:sz="4" w:space="0" w:color="auto"/>
            </w:tcBorders>
            <w:noWrap/>
            <w:vAlign w:val="center"/>
          </w:tcPr>
          <w:p w14:paraId="18E5FDA1"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17.9</w:t>
            </w:r>
          </w:p>
        </w:tc>
      </w:tr>
      <w:tr w:rsidR="00FC7053" w:rsidRPr="00BF3FC0" w14:paraId="64A327EA" w14:textId="77777777">
        <w:trPr>
          <w:trHeight w:val="283"/>
        </w:trPr>
        <w:tc>
          <w:tcPr>
            <w:tcW w:w="544" w:type="pct"/>
            <w:tcBorders>
              <w:top w:val="nil"/>
              <w:left w:val="single" w:sz="4" w:space="0" w:color="auto"/>
              <w:right w:val="single" w:sz="4" w:space="0" w:color="auto"/>
            </w:tcBorders>
            <w:noWrap/>
            <w:vAlign w:val="center"/>
          </w:tcPr>
          <w:p w14:paraId="0C6348D5"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BH22-15</w:t>
            </w:r>
          </w:p>
        </w:tc>
        <w:tc>
          <w:tcPr>
            <w:tcW w:w="453" w:type="pct"/>
            <w:tcBorders>
              <w:top w:val="nil"/>
              <w:left w:val="nil"/>
              <w:right w:val="single" w:sz="4" w:space="0" w:color="auto"/>
            </w:tcBorders>
            <w:noWrap/>
            <w:vAlign w:val="center"/>
          </w:tcPr>
          <w:p w14:paraId="57EDDD08"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0.8</w:t>
            </w:r>
          </w:p>
        </w:tc>
        <w:tc>
          <w:tcPr>
            <w:tcW w:w="362" w:type="pct"/>
            <w:tcBorders>
              <w:top w:val="nil"/>
              <w:left w:val="nil"/>
              <w:right w:val="single" w:sz="4" w:space="0" w:color="auto"/>
            </w:tcBorders>
            <w:noWrap/>
            <w:vAlign w:val="center"/>
          </w:tcPr>
          <w:p w14:paraId="5B456AF3"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7.91</w:t>
            </w:r>
          </w:p>
        </w:tc>
        <w:tc>
          <w:tcPr>
            <w:tcW w:w="362" w:type="pct"/>
            <w:tcBorders>
              <w:top w:val="nil"/>
              <w:left w:val="nil"/>
              <w:right w:val="single" w:sz="4" w:space="0" w:color="auto"/>
            </w:tcBorders>
            <w:noWrap/>
            <w:vAlign w:val="center"/>
          </w:tcPr>
          <w:p w14:paraId="1124CD76"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50</w:t>
            </w:r>
          </w:p>
        </w:tc>
        <w:tc>
          <w:tcPr>
            <w:tcW w:w="509" w:type="pct"/>
            <w:gridSpan w:val="2"/>
            <w:tcBorders>
              <w:top w:val="nil"/>
              <w:left w:val="nil"/>
              <w:right w:val="single" w:sz="4" w:space="0" w:color="auto"/>
            </w:tcBorders>
            <w:noWrap/>
            <w:vAlign w:val="center"/>
          </w:tcPr>
          <w:p w14:paraId="4BEAF1E5"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0.39</w:t>
            </w:r>
          </w:p>
        </w:tc>
        <w:tc>
          <w:tcPr>
            <w:tcW w:w="501" w:type="pct"/>
            <w:gridSpan w:val="2"/>
            <w:tcBorders>
              <w:top w:val="nil"/>
              <w:left w:val="nil"/>
              <w:right w:val="single" w:sz="4" w:space="0" w:color="auto"/>
            </w:tcBorders>
            <w:noWrap/>
            <w:vAlign w:val="center"/>
          </w:tcPr>
          <w:p w14:paraId="0F4EC9B8"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1.5</w:t>
            </w:r>
          </w:p>
        </w:tc>
        <w:tc>
          <w:tcPr>
            <w:tcW w:w="373" w:type="pct"/>
            <w:gridSpan w:val="2"/>
            <w:tcBorders>
              <w:top w:val="nil"/>
              <w:left w:val="nil"/>
              <w:right w:val="single" w:sz="4" w:space="0" w:color="auto"/>
            </w:tcBorders>
            <w:noWrap/>
            <w:vAlign w:val="center"/>
          </w:tcPr>
          <w:p w14:paraId="5C9D3E0E" w14:textId="77777777" w:rsidR="00470E96" w:rsidRPr="00BF3FC0" w:rsidRDefault="00470E96" w:rsidP="00470E96">
            <w:pPr>
              <w:spacing w:before="0" w:after="0" w:line="264" w:lineRule="auto"/>
              <w:jc w:val="center"/>
              <w:rPr>
                <w:rFonts w:cs="Arial"/>
                <w:kern w:val="19"/>
                <w:sz w:val="19"/>
                <w:szCs w:val="19"/>
              </w:rPr>
            </w:pPr>
            <w:r w:rsidRPr="00BF3FC0">
              <w:rPr>
                <w:rFonts w:cs="Arial"/>
                <w:i/>
                <w:iCs/>
                <w:color w:val="000000"/>
                <w:sz w:val="19"/>
                <w:szCs w:val="19"/>
              </w:rPr>
              <w:t>2.5</w:t>
            </w:r>
          </w:p>
        </w:tc>
        <w:tc>
          <w:tcPr>
            <w:tcW w:w="374" w:type="pct"/>
            <w:gridSpan w:val="2"/>
            <w:tcBorders>
              <w:top w:val="nil"/>
              <w:left w:val="nil"/>
              <w:right w:val="single" w:sz="4" w:space="0" w:color="auto"/>
            </w:tcBorders>
            <w:noWrap/>
            <w:vAlign w:val="center"/>
          </w:tcPr>
          <w:p w14:paraId="1762915B" w14:textId="77777777" w:rsidR="00470E96" w:rsidRPr="00BF3FC0" w:rsidRDefault="00470E96" w:rsidP="00470E96">
            <w:pPr>
              <w:spacing w:before="0" w:after="0" w:line="264" w:lineRule="auto"/>
              <w:jc w:val="center"/>
              <w:rPr>
                <w:rFonts w:cs="Arial"/>
                <w:i/>
                <w:iCs/>
                <w:kern w:val="19"/>
                <w:sz w:val="19"/>
                <w:szCs w:val="19"/>
              </w:rPr>
            </w:pPr>
            <w:r w:rsidRPr="00BF3FC0">
              <w:rPr>
                <w:rFonts w:cs="Arial"/>
                <w:color w:val="000000"/>
                <w:sz w:val="19"/>
                <w:szCs w:val="19"/>
              </w:rPr>
              <w:t>6.8</w:t>
            </w:r>
          </w:p>
        </w:tc>
        <w:tc>
          <w:tcPr>
            <w:tcW w:w="374" w:type="pct"/>
            <w:gridSpan w:val="2"/>
            <w:tcBorders>
              <w:top w:val="nil"/>
              <w:left w:val="nil"/>
              <w:right w:val="single" w:sz="4" w:space="0" w:color="auto"/>
            </w:tcBorders>
            <w:noWrap/>
            <w:vAlign w:val="center"/>
          </w:tcPr>
          <w:p w14:paraId="3B6F039C"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19</w:t>
            </w:r>
          </w:p>
        </w:tc>
        <w:tc>
          <w:tcPr>
            <w:tcW w:w="374" w:type="pct"/>
            <w:gridSpan w:val="2"/>
            <w:tcBorders>
              <w:top w:val="nil"/>
              <w:left w:val="nil"/>
              <w:right w:val="single" w:sz="4" w:space="0" w:color="auto"/>
            </w:tcBorders>
            <w:noWrap/>
            <w:vAlign w:val="center"/>
          </w:tcPr>
          <w:p w14:paraId="2CEA5050"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8.4</w:t>
            </w:r>
          </w:p>
        </w:tc>
        <w:tc>
          <w:tcPr>
            <w:tcW w:w="374" w:type="pct"/>
            <w:gridSpan w:val="2"/>
            <w:tcBorders>
              <w:top w:val="nil"/>
              <w:left w:val="nil"/>
              <w:right w:val="single" w:sz="4" w:space="0" w:color="auto"/>
            </w:tcBorders>
            <w:noWrap/>
            <w:vAlign w:val="center"/>
          </w:tcPr>
          <w:p w14:paraId="3417E255"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11</w:t>
            </w:r>
          </w:p>
        </w:tc>
        <w:tc>
          <w:tcPr>
            <w:tcW w:w="397" w:type="pct"/>
            <w:gridSpan w:val="2"/>
            <w:tcBorders>
              <w:top w:val="nil"/>
              <w:left w:val="nil"/>
              <w:right w:val="single" w:sz="4" w:space="0" w:color="auto"/>
            </w:tcBorders>
            <w:noWrap/>
            <w:vAlign w:val="center"/>
          </w:tcPr>
          <w:p w14:paraId="1352A57B"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5.2</w:t>
            </w:r>
          </w:p>
        </w:tc>
      </w:tr>
      <w:tr w:rsidR="00FC7053" w:rsidRPr="00BF3FC0" w14:paraId="5CC0FA0C" w14:textId="77777777">
        <w:trPr>
          <w:trHeight w:val="283"/>
        </w:trPr>
        <w:tc>
          <w:tcPr>
            <w:tcW w:w="544" w:type="pct"/>
            <w:tcBorders>
              <w:top w:val="nil"/>
              <w:left w:val="single" w:sz="4" w:space="0" w:color="auto"/>
              <w:right w:val="single" w:sz="4" w:space="0" w:color="auto"/>
            </w:tcBorders>
            <w:noWrap/>
            <w:vAlign w:val="center"/>
          </w:tcPr>
          <w:p w14:paraId="623F19BE"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BH22-16</w:t>
            </w:r>
          </w:p>
        </w:tc>
        <w:tc>
          <w:tcPr>
            <w:tcW w:w="453" w:type="pct"/>
            <w:tcBorders>
              <w:top w:val="nil"/>
              <w:left w:val="nil"/>
              <w:right w:val="single" w:sz="4" w:space="0" w:color="auto"/>
            </w:tcBorders>
            <w:noWrap/>
            <w:vAlign w:val="center"/>
          </w:tcPr>
          <w:p w14:paraId="29CB70C8"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0.8</w:t>
            </w:r>
          </w:p>
        </w:tc>
        <w:tc>
          <w:tcPr>
            <w:tcW w:w="362" w:type="pct"/>
            <w:tcBorders>
              <w:top w:val="nil"/>
              <w:left w:val="nil"/>
              <w:right w:val="single" w:sz="4" w:space="0" w:color="auto"/>
            </w:tcBorders>
            <w:noWrap/>
            <w:vAlign w:val="center"/>
          </w:tcPr>
          <w:p w14:paraId="7CB26B90"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7.83</w:t>
            </w:r>
          </w:p>
        </w:tc>
        <w:tc>
          <w:tcPr>
            <w:tcW w:w="362" w:type="pct"/>
            <w:tcBorders>
              <w:top w:val="nil"/>
              <w:left w:val="nil"/>
              <w:right w:val="single" w:sz="4" w:space="0" w:color="auto"/>
            </w:tcBorders>
            <w:noWrap/>
            <w:vAlign w:val="center"/>
          </w:tcPr>
          <w:p w14:paraId="63D57B61"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47</w:t>
            </w:r>
          </w:p>
        </w:tc>
        <w:tc>
          <w:tcPr>
            <w:tcW w:w="509" w:type="pct"/>
            <w:gridSpan w:val="2"/>
            <w:tcBorders>
              <w:top w:val="nil"/>
              <w:left w:val="nil"/>
              <w:right w:val="single" w:sz="4" w:space="0" w:color="auto"/>
            </w:tcBorders>
            <w:noWrap/>
            <w:vAlign w:val="center"/>
          </w:tcPr>
          <w:p w14:paraId="0FEB330D"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0.35</w:t>
            </w:r>
          </w:p>
        </w:tc>
        <w:tc>
          <w:tcPr>
            <w:tcW w:w="501" w:type="pct"/>
            <w:gridSpan w:val="2"/>
            <w:tcBorders>
              <w:top w:val="nil"/>
              <w:left w:val="nil"/>
              <w:right w:val="single" w:sz="4" w:space="0" w:color="auto"/>
            </w:tcBorders>
            <w:noWrap/>
            <w:vAlign w:val="center"/>
          </w:tcPr>
          <w:p w14:paraId="4D122209"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1.3</w:t>
            </w:r>
          </w:p>
        </w:tc>
        <w:tc>
          <w:tcPr>
            <w:tcW w:w="373" w:type="pct"/>
            <w:gridSpan w:val="2"/>
            <w:tcBorders>
              <w:top w:val="nil"/>
              <w:left w:val="nil"/>
              <w:right w:val="single" w:sz="4" w:space="0" w:color="auto"/>
            </w:tcBorders>
            <w:noWrap/>
            <w:vAlign w:val="center"/>
          </w:tcPr>
          <w:p w14:paraId="4BB08278" w14:textId="77777777" w:rsidR="00470E96" w:rsidRPr="00BF3FC0" w:rsidRDefault="00470E96" w:rsidP="00470E96">
            <w:pPr>
              <w:spacing w:before="0" w:after="0" w:line="264" w:lineRule="auto"/>
              <w:jc w:val="center"/>
              <w:rPr>
                <w:rFonts w:cs="Arial"/>
                <w:kern w:val="19"/>
                <w:sz w:val="19"/>
                <w:szCs w:val="19"/>
              </w:rPr>
            </w:pPr>
            <w:r w:rsidRPr="00BF3FC0">
              <w:rPr>
                <w:rFonts w:cs="Arial"/>
                <w:i/>
                <w:iCs/>
                <w:color w:val="000000"/>
                <w:sz w:val="19"/>
                <w:szCs w:val="19"/>
              </w:rPr>
              <w:t>2.35</w:t>
            </w:r>
          </w:p>
        </w:tc>
        <w:tc>
          <w:tcPr>
            <w:tcW w:w="374" w:type="pct"/>
            <w:gridSpan w:val="2"/>
            <w:tcBorders>
              <w:top w:val="nil"/>
              <w:left w:val="nil"/>
              <w:right w:val="single" w:sz="4" w:space="0" w:color="auto"/>
            </w:tcBorders>
            <w:noWrap/>
            <w:vAlign w:val="center"/>
          </w:tcPr>
          <w:p w14:paraId="4D8A0F35"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4</w:t>
            </w:r>
          </w:p>
        </w:tc>
        <w:tc>
          <w:tcPr>
            <w:tcW w:w="374" w:type="pct"/>
            <w:gridSpan w:val="2"/>
            <w:tcBorders>
              <w:top w:val="nil"/>
              <w:left w:val="nil"/>
              <w:right w:val="single" w:sz="4" w:space="0" w:color="auto"/>
            </w:tcBorders>
            <w:noWrap/>
            <w:vAlign w:val="center"/>
          </w:tcPr>
          <w:p w14:paraId="44764762"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16</w:t>
            </w:r>
          </w:p>
        </w:tc>
        <w:tc>
          <w:tcPr>
            <w:tcW w:w="374" w:type="pct"/>
            <w:gridSpan w:val="2"/>
            <w:tcBorders>
              <w:top w:val="nil"/>
              <w:left w:val="nil"/>
              <w:right w:val="single" w:sz="4" w:space="0" w:color="auto"/>
            </w:tcBorders>
            <w:noWrap/>
            <w:vAlign w:val="center"/>
          </w:tcPr>
          <w:p w14:paraId="089D605C"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10</w:t>
            </w:r>
          </w:p>
        </w:tc>
        <w:tc>
          <w:tcPr>
            <w:tcW w:w="374" w:type="pct"/>
            <w:gridSpan w:val="2"/>
            <w:tcBorders>
              <w:top w:val="nil"/>
              <w:left w:val="nil"/>
              <w:right w:val="single" w:sz="4" w:space="0" w:color="auto"/>
            </w:tcBorders>
            <w:noWrap/>
            <w:vAlign w:val="center"/>
          </w:tcPr>
          <w:p w14:paraId="1886502A"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9.8</w:t>
            </w:r>
          </w:p>
        </w:tc>
        <w:tc>
          <w:tcPr>
            <w:tcW w:w="397" w:type="pct"/>
            <w:gridSpan w:val="2"/>
            <w:tcBorders>
              <w:top w:val="nil"/>
              <w:left w:val="nil"/>
              <w:right w:val="single" w:sz="4" w:space="0" w:color="auto"/>
            </w:tcBorders>
            <w:noWrap/>
            <w:vAlign w:val="center"/>
          </w:tcPr>
          <w:p w14:paraId="73BE0B36"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3.6</w:t>
            </w:r>
          </w:p>
        </w:tc>
      </w:tr>
      <w:tr w:rsidR="00FC7053" w:rsidRPr="00BF3FC0" w14:paraId="380AB9B2" w14:textId="77777777">
        <w:trPr>
          <w:trHeight w:val="283"/>
        </w:trPr>
        <w:tc>
          <w:tcPr>
            <w:tcW w:w="544" w:type="pct"/>
            <w:tcBorders>
              <w:top w:val="nil"/>
              <w:left w:val="single" w:sz="4" w:space="0" w:color="auto"/>
              <w:right w:val="single" w:sz="4" w:space="0" w:color="auto"/>
            </w:tcBorders>
            <w:noWrap/>
            <w:vAlign w:val="center"/>
          </w:tcPr>
          <w:p w14:paraId="724579B2"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BH22-17</w:t>
            </w:r>
          </w:p>
        </w:tc>
        <w:tc>
          <w:tcPr>
            <w:tcW w:w="453" w:type="pct"/>
            <w:tcBorders>
              <w:top w:val="nil"/>
              <w:left w:val="nil"/>
              <w:right w:val="single" w:sz="4" w:space="0" w:color="auto"/>
            </w:tcBorders>
            <w:noWrap/>
            <w:vAlign w:val="center"/>
          </w:tcPr>
          <w:p w14:paraId="6E5A8B9C"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0.8</w:t>
            </w:r>
          </w:p>
        </w:tc>
        <w:tc>
          <w:tcPr>
            <w:tcW w:w="362" w:type="pct"/>
            <w:tcBorders>
              <w:top w:val="nil"/>
              <w:left w:val="nil"/>
              <w:right w:val="single" w:sz="4" w:space="0" w:color="auto"/>
            </w:tcBorders>
            <w:noWrap/>
            <w:vAlign w:val="center"/>
          </w:tcPr>
          <w:p w14:paraId="22AAD9E2"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7.91</w:t>
            </w:r>
          </w:p>
        </w:tc>
        <w:tc>
          <w:tcPr>
            <w:tcW w:w="362" w:type="pct"/>
            <w:tcBorders>
              <w:top w:val="nil"/>
              <w:left w:val="nil"/>
              <w:right w:val="single" w:sz="4" w:space="0" w:color="auto"/>
            </w:tcBorders>
            <w:noWrap/>
            <w:vAlign w:val="center"/>
          </w:tcPr>
          <w:p w14:paraId="0F757079"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54</w:t>
            </w:r>
          </w:p>
        </w:tc>
        <w:tc>
          <w:tcPr>
            <w:tcW w:w="509" w:type="pct"/>
            <w:gridSpan w:val="2"/>
            <w:tcBorders>
              <w:top w:val="nil"/>
              <w:left w:val="nil"/>
              <w:right w:val="single" w:sz="4" w:space="0" w:color="auto"/>
            </w:tcBorders>
            <w:noWrap/>
            <w:vAlign w:val="center"/>
          </w:tcPr>
          <w:p w14:paraId="27687C5E"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0.45</w:t>
            </w:r>
          </w:p>
        </w:tc>
        <w:tc>
          <w:tcPr>
            <w:tcW w:w="501" w:type="pct"/>
            <w:gridSpan w:val="2"/>
            <w:tcBorders>
              <w:top w:val="nil"/>
              <w:left w:val="nil"/>
              <w:right w:val="single" w:sz="4" w:space="0" w:color="auto"/>
            </w:tcBorders>
            <w:noWrap/>
            <w:vAlign w:val="center"/>
          </w:tcPr>
          <w:p w14:paraId="6E77F4A4"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1.7</w:t>
            </w:r>
          </w:p>
        </w:tc>
        <w:tc>
          <w:tcPr>
            <w:tcW w:w="373" w:type="pct"/>
            <w:gridSpan w:val="2"/>
            <w:tcBorders>
              <w:top w:val="nil"/>
              <w:left w:val="nil"/>
              <w:right w:val="single" w:sz="4" w:space="0" w:color="auto"/>
            </w:tcBorders>
            <w:noWrap/>
            <w:vAlign w:val="center"/>
          </w:tcPr>
          <w:p w14:paraId="0AF13742" w14:textId="77777777" w:rsidR="00470E96" w:rsidRPr="00BF3FC0" w:rsidRDefault="00470E96" w:rsidP="00470E96">
            <w:pPr>
              <w:spacing w:before="0" w:after="0" w:line="264" w:lineRule="auto"/>
              <w:jc w:val="center"/>
              <w:rPr>
                <w:rFonts w:cs="Arial"/>
                <w:kern w:val="19"/>
                <w:sz w:val="19"/>
                <w:szCs w:val="19"/>
              </w:rPr>
            </w:pPr>
            <w:r w:rsidRPr="00BF3FC0">
              <w:rPr>
                <w:rFonts w:cs="Arial"/>
                <w:i/>
                <w:iCs/>
                <w:color w:val="000000"/>
                <w:sz w:val="19"/>
                <w:szCs w:val="19"/>
              </w:rPr>
              <w:t>2.7</w:t>
            </w:r>
          </w:p>
        </w:tc>
        <w:tc>
          <w:tcPr>
            <w:tcW w:w="374" w:type="pct"/>
            <w:gridSpan w:val="2"/>
            <w:tcBorders>
              <w:top w:val="nil"/>
              <w:left w:val="nil"/>
              <w:right w:val="single" w:sz="4" w:space="0" w:color="auto"/>
            </w:tcBorders>
            <w:noWrap/>
            <w:vAlign w:val="center"/>
          </w:tcPr>
          <w:p w14:paraId="62E1A63B"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20</w:t>
            </w:r>
          </w:p>
        </w:tc>
        <w:tc>
          <w:tcPr>
            <w:tcW w:w="374" w:type="pct"/>
            <w:gridSpan w:val="2"/>
            <w:tcBorders>
              <w:top w:val="nil"/>
              <w:left w:val="nil"/>
              <w:right w:val="single" w:sz="4" w:space="0" w:color="auto"/>
            </w:tcBorders>
            <w:noWrap/>
            <w:vAlign w:val="center"/>
          </w:tcPr>
          <w:p w14:paraId="05B31BAD"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29</w:t>
            </w:r>
          </w:p>
        </w:tc>
        <w:tc>
          <w:tcPr>
            <w:tcW w:w="374" w:type="pct"/>
            <w:gridSpan w:val="2"/>
            <w:tcBorders>
              <w:top w:val="nil"/>
              <w:left w:val="nil"/>
              <w:right w:val="single" w:sz="4" w:space="0" w:color="auto"/>
            </w:tcBorders>
            <w:noWrap/>
            <w:vAlign w:val="center"/>
          </w:tcPr>
          <w:p w14:paraId="43396116"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11</w:t>
            </w:r>
          </w:p>
        </w:tc>
        <w:tc>
          <w:tcPr>
            <w:tcW w:w="374" w:type="pct"/>
            <w:gridSpan w:val="2"/>
            <w:tcBorders>
              <w:top w:val="nil"/>
              <w:left w:val="nil"/>
              <w:right w:val="single" w:sz="4" w:space="0" w:color="auto"/>
            </w:tcBorders>
            <w:noWrap/>
            <w:vAlign w:val="center"/>
          </w:tcPr>
          <w:p w14:paraId="0B4E6D66"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17</w:t>
            </w:r>
          </w:p>
        </w:tc>
        <w:tc>
          <w:tcPr>
            <w:tcW w:w="397" w:type="pct"/>
            <w:gridSpan w:val="2"/>
            <w:tcBorders>
              <w:top w:val="nil"/>
              <w:left w:val="nil"/>
              <w:right w:val="single" w:sz="4" w:space="0" w:color="auto"/>
            </w:tcBorders>
            <w:noWrap/>
            <w:vAlign w:val="center"/>
          </w:tcPr>
          <w:p w14:paraId="5AC7A4D1" w14:textId="77777777" w:rsidR="00470E96" w:rsidRPr="00BF3FC0" w:rsidRDefault="00470E96" w:rsidP="00470E96">
            <w:pPr>
              <w:spacing w:before="0" w:after="0" w:line="264" w:lineRule="auto"/>
              <w:jc w:val="center"/>
              <w:rPr>
                <w:rFonts w:eastAsia="Times New Roman" w:cs="Arial"/>
                <w:i/>
                <w:iCs/>
                <w:kern w:val="19"/>
                <w:sz w:val="19"/>
                <w:szCs w:val="19"/>
                <w:lang w:eastAsia="en-CA"/>
              </w:rPr>
            </w:pPr>
            <w:r w:rsidRPr="00BF3FC0">
              <w:rPr>
                <w:rFonts w:cs="Arial"/>
                <w:color w:val="000000"/>
                <w:sz w:val="19"/>
                <w:szCs w:val="19"/>
              </w:rPr>
              <w:t>5.1</w:t>
            </w:r>
          </w:p>
        </w:tc>
      </w:tr>
      <w:tr w:rsidR="00FC7053" w:rsidRPr="00BF3FC0" w14:paraId="302FDCE9" w14:textId="77777777">
        <w:trPr>
          <w:trHeight w:val="283"/>
        </w:trPr>
        <w:tc>
          <w:tcPr>
            <w:tcW w:w="544" w:type="pct"/>
            <w:tcBorders>
              <w:top w:val="nil"/>
              <w:left w:val="single" w:sz="4" w:space="0" w:color="auto"/>
              <w:right w:val="single" w:sz="4" w:space="0" w:color="auto"/>
            </w:tcBorders>
            <w:noWrap/>
            <w:vAlign w:val="center"/>
          </w:tcPr>
          <w:p w14:paraId="0E82BE5B"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BH22-18</w:t>
            </w:r>
          </w:p>
        </w:tc>
        <w:tc>
          <w:tcPr>
            <w:tcW w:w="453" w:type="pct"/>
            <w:tcBorders>
              <w:top w:val="nil"/>
              <w:left w:val="nil"/>
              <w:right w:val="single" w:sz="4" w:space="0" w:color="auto"/>
            </w:tcBorders>
            <w:noWrap/>
            <w:vAlign w:val="center"/>
          </w:tcPr>
          <w:p w14:paraId="48CD509F"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0.8</w:t>
            </w:r>
          </w:p>
        </w:tc>
        <w:tc>
          <w:tcPr>
            <w:tcW w:w="362" w:type="pct"/>
            <w:tcBorders>
              <w:top w:val="nil"/>
              <w:left w:val="nil"/>
              <w:right w:val="single" w:sz="4" w:space="0" w:color="auto"/>
            </w:tcBorders>
            <w:noWrap/>
            <w:vAlign w:val="center"/>
          </w:tcPr>
          <w:p w14:paraId="079ABA02"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8.06</w:t>
            </w:r>
          </w:p>
        </w:tc>
        <w:tc>
          <w:tcPr>
            <w:tcW w:w="362" w:type="pct"/>
            <w:tcBorders>
              <w:top w:val="nil"/>
              <w:left w:val="nil"/>
              <w:right w:val="single" w:sz="4" w:space="0" w:color="auto"/>
            </w:tcBorders>
            <w:noWrap/>
            <w:vAlign w:val="center"/>
          </w:tcPr>
          <w:p w14:paraId="55DE94D3"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47</w:t>
            </w:r>
          </w:p>
        </w:tc>
        <w:tc>
          <w:tcPr>
            <w:tcW w:w="509" w:type="pct"/>
            <w:gridSpan w:val="2"/>
            <w:tcBorders>
              <w:top w:val="nil"/>
              <w:left w:val="nil"/>
              <w:right w:val="single" w:sz="4" w:space="0" w:color="auto"/>
            </w:tcBorders>
            <w:noWrap/>
            <w:vAlign w:val="center"/>
          </w:tcPr>
          <w:p w14:paraId="57004209"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0.33</w:t>
            </w:r>
          </w:p>
        </w:tc>
        <w:tc>
          <w:tcPr>
            <w:tcW w:w="501" w:type="pct"/>
            <w:gridSpan w:val="2"/>
            <w:tcBorders>
              <w:top w:val="nil"/>
              <w:left w:val="nil"/>
              <w:right w:val="single" w:sz="4" w:space="0" w:color="auto"/>
            </w:tcBorders>
            <w:noWrap/>
            <w:vAlign w:val="center"/>
          </w:tcPr>
          <w:p w14:paraId="3FF235E0"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2.1</w:t>
            </w:r>
          </w:p>
        </w:tc>
        <w:tc>
          <w:tcPr>
            <w:tcW w:w="373" w:type="pct"/>
            <w:gridSpan w:val="2"/>
            <w:tcBorders>
              <w:top w:val="nil"/>
              <w:left w:val="nil"/>
              <w:right w:val="single" w:sz="4" w:space="0" w:color="auto"/>
            </w:tcBorders>
            <w:noWrap/>
            <w:vAlign w:val="center"/>
          </w:tcPr>
          <w:p w14:paraId="4A09ADB6" w14:textId="77777777" w:rsidR="00470E96" w:rsidRPr="00BF3FC0" w:rsidRDefault="00470E96" w:rsidP="00470E96">
            <w:pPr>
              <w:spacing w:before="0" w:after="0" w:line="264" w:lineRule="auto"/>
              <w:jc w:val="center"/>
              <w:rPr>
                <w:rFonts w:cs="Arial"/>
                <w:kern w:val="19"/>
                <w:sz w:val="19"/>
                <w:szCs w:val="19"/>
              </w:rPr>
            </w:pPr>
            <w:r w:rsidRPr="00BF3FC0">
              <w:rPr>
                <w:rFonts w:cs="Arial"/>
                <w:i/>
                <w:iCs/>
                <w:color w:val="000000"/>
                <w:sz w:val="19"/>
                <w:szCs w:val="19"/>
              </w:rPr>
              <w:t>2.35</w:t>
            </w:r>
          </w:p>
        </w:tc>
        <w:tc>
          <w:tcPr>
            <w:tcW w:w="374" w:type="pct"/>
            <w:gridSpan w:val="2"/>
            <w:tcBorders>
              <w:top w:val="nil"/>
              <w:left w:val="nil"/>
              <w:right w:val="single" w:sz="4" w:space="0" w:color="auto"/>
            </w:tcBorders>
            <w:noWrap/>
            <w:vAlign w:val="center"/>
          </w:tcPr>
          <w:p w14:paraId="705A0910" w14:textId="77777777" w:rsidR="00470E96" w:rsidRPr="00BF3FC0" w:rsidRDefault="00470E96" w:rsidP="00470E96">
            <w:pPr>
              <w:spacing w:before="0" w:after="0" w:line="264" w:lineRule="auto"/>
              <w:jc w:val="center"/>
              <w:rPr>
                <w:rFonts w:cs="Arial"/>
                <w:i/>
                <w:iCs/>
                <w:kern w:val="19"/>
                <w:sz w:val="19"/>
                <w:szCs w:val="19"/>
              </w:rPr>
            </w:pPr>
            <w:r w:rsidRPr="00BF3FC0">
              <w:rPr>
                <w:rFonts w:cs="Arial"/>
                <w:color w:val="000000"/>
                <w:sz w:val="19"/>
                <w:szCs w:val="19"/>
              </w:rPr>
              <w:t>5.4</w:t>
            </w:r>
          </w:p>
        </w:tc>
        <w:tc>
          <w:tcPr>
            <w:tcW w:w="374" w:type="pct"/>
            <w:gridSpan w:val="2"/>
            <w:tcBorders>
              <w:top w:val="nil"/>
              <w:left w:val="nil"/>
              <w:right w:val="single" w:sz="4" w:space="0" w:color="auto"/>
            </w:tcBorders>
            <w:noWrap/>
            <w:vAlign w:val="center"/>
          </w:tcPr>
          <w:p w14:paraId="491AA4DF"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23</w:t>
            </w:r>
          </w:p>
        </w:tc>
        <w:tc>
          <w:tcPr>
            <w:tcW w:w="374" w:type="pct"/>
            <w:gridSpan w:val="2"/>
            <w:tcBorders>
              <w:top w:val="nil"/>
              <w:left w:val="nil"/>
              <w:right w:val="single" w:sz="4" w:space="0" w:color="auto"/>
            </w:tcBorders>
            <w:noWrap/>
            <w:vAlign w:val="center"/>
          </w:tcPr>
          <w:p w14:paraId="1E33D4CF"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7.8</w:t>
            </w:r>
          </w:p>
        </w:tc>
        <w:tc>
          <w:tcPr>
            <w:tcW w:w="374" w:type="pct"/>
            <w:gridSpan w:val="2"/>
            <w:tcBorders>
              <w:top w:val="nil"/>
              <w:left w:val="nil"/>
              <w:right w:val="single" w:sz="4" w:space="0" w:color="auto"/>
            </w:tcBorders>
            <w:noWrap/>
            <w:vAlign w:val="center"/>
          </w:tcPr>
          <w:p w14:paraId="4577BBDA"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6.6</w:t>
            </w:r>
          </w:p>
        </w:tc>
        <w:tc>
          <w:tcPr>
            <w:tcW w:w="397" w:type="pct"/>
            <w:gridSpan w:val="2"/>
            <w:tcBorders>
              <w:top w:val="nil"/>
              <w:left w:val="nil"/>
              <w:right w:val="single" w:sz="4" w:space="0" w:color="auto"/>
            </w:tcBorders>
            <w:noWrap/>
            <w:vAlign w:val="center"/>
          </w:tcPr>
          <w:p w14:paraId="1D6E6BF2" w14:textId="77777777" w:rsidR="00470E96" w:rsidRPr="00BF3FC0" w:rsidRDefault="00470E96" w:rsidP="00470E96">
            <w:pPr>
              <w:spacing w:before="0" w:after="0" w:line="264" w:lineRule="auto"/>
              <w:jc w:val="center"/>
              <w:rPr>
                <w:rFonts w:eastAsia="Times New Roman" w:cs="Arial"/>
                <w:i/>
                <w:iCs/>
                <w:kern w:val="19"/>
                <w:sz w:val="19"/>
                <w:szCs w:val="19"/>
                <w:lang w:eastAsia="en-CA"/>
              </w:rPr>
            </w:pPr>
            <w:r w:rsidRPr="00BF3FC0">
              <w:rPr>
                <w:rFonts w:cs="Arial"/>
                <w:color w:val="000000"/>
                <w:sz w:val="19"/>
                <w:szCs w:val="19"/>
              </w:rPr>
              <w:t>5.3</w:t>
            </w:r>
          </w:p>
        </w:tc>
      </w:tr>
      <w:tr w:rsidR="00FC7053" w:rsidRPr="00BF3FC0" w14:paraId="62196843" w14:textId="77777777">
        <w:trPr>
          <w:trHeight w:val="283"/>
        </w:trPr>
        <w:tc>
          <w:tcPr>
            <w:tcW w:w="544" w:type="pct"/>
            <w:tcBorders>
              <w:top w:val="nil"/>
              <w:left w:val="single" w:sz="4" w:space="0" w:color="auto"/>
              <w:bottom w:val="single" w:sz="4" w:space="0" w:color="auto"/>
              <w:right w:val="single" w:sz="4" w:space="0" w:color="auto"/>
            </w:tcBorders>
            <w:noWrap/>
            <w:vAlign w:val="center"/>
          </w:tcPr>
          <w:p w14:paraId="373AA0C0"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BH22-22</w:t>
            </w:r>
          </w:p>
        </w:tc>
        <w:tc>
          <w:tcPr>
            <w:tcW w:w="453" w:type="pct"/>
            <w:tcBorders>
              <w:top w:val="nil"/>
              <w:left w:val="nil"/>
              <w:bottom w:val="single" w:sz="4" w:space="0" w:color="auto"/>
              <w:right w:val="single" w:sz="4" w:space="0" w:color="auto"/>
            </w:tcBorders>
            <w:noWrap/>
            <w:vAlign w:val="center"/>
          </w:tcPr>
          <w:p w14:paraId="5F35B1E0"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0.8</w:t>
            </w:r>
          </w:p>
        </w:tc>
        <w:tc>
          <w:tcPr>
            <w:tcW w:w="362" w:type="pct"/>
            <w:tcBorders>
              <w:top w:val="nil"/>
              <w:left w:val="nil"/>
              <w:bottom w:val="single" w:sz="4" w:space="0" w:color="auto"/>
              <w:right w:val="single" w:sz="4" w:space="0" w:color="auto"/>
            </w:tcBorders>
            <w:noWrap/>
            <w:vAlign w:val="center"/>
          </w:tcPr>
          <w:p w14:paraId="29F5CD32"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7.73</w:t>
            </w:r>
          </w:p>
        </w:tc>
        <w:tc>
          <w:tcPr>
            <w:tcW w:w="362" w:type="pct"/>
            <w:tcBorders>
              <w:top w:val="nil"/>
              <w:left w:val="nil"/>
              <w:bottom w:val="single" w:sz="4" w:space="0" w:color="auto"/>
              <w:right w:val="single" w:sz="4" w:space="0" w:color="auto"/>
            </w:tcBorders>
            <w:noWrap/>
            <w:vAlign w:val="center"/>
          </w:tcPr>
          <w:p w14:paraId="55CDC371"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71</w:t>
            </w:r>
          </w:p>
        </w:tc>
        <w:tc>
          <w:tcPr>
            <w:tcW w:w="509" w:type="pct"/>
            <w:gridSpan w:val="2"/>
            <w:tcBorders>
              <w:top w:val="nil"/>
              <w:left w:val="nil"/>
              <w:bottom w:val="single" w:sz="4" w:space="0" w:color="auto"/>
              <w:right w:val="single" w:sz="4" w:space="0" w:color="auto"/>
            </w:tcBorders>
            <w:noWrap/>
            <w:vAlign w:val="center"/>
          </w:tcPr>
          <w:p w14:paraId="51CF9C71"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2.5</w:t>
            </w:r>
          </w:p>
        </w:tc>
        <w:tc>
          <w:tcPr>
            <w:tcW w:w="501" w:type="pct"/>
            <w:gridSpan w:val="2"/>
            <w:tcBorders>
              <w:top w:val="nil"/>
              <w:left w:val="nil"/>
              <w:bottom w:val="single" w:sz="4" w:space="0" w:color="auto"/>
              <w:right w:val="single" w:sz="4" w:space="0" w:color="auto"/>
            </w:tcBorders>
            <w:noWrap/>
            <w:vAlign w:val="center"/>
          </w:tcPr>
          <w:p w14:paraId="24B18573"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4.3</w:t>
            </w:r>
          </w:p>
        </w:tc>
        <w:tc>
          <w:tcPr>
            <w:tcW w:w="373" w:type="pct"/>
            <w:gridSpan w:val="2"/>
            <w:tcBorders>
              <w:top w:val="nil"/>
              <w:left w:val="nil"/>
              <w:bottom w:val="single" w:sz="4" w:space="0" w:color="auto"/>
              <w:right w:val="single" w:sz="4" w:space="0" w:color="auto"/>
            </w:tcBorders>
            <w:noWrap/>
            <w:vAlign w:val="center"/>
          </w:tcPr>
          <w:p w14:paraId="495963EB"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23</w:t>
            </w:r>
          </w:p>
        </w:tc>
        <w:tc>
          <w:tcPr>
            <w:tcW w:w="374" w:type="pct"/>
            <w:gridSpan w:val="2"/>
            <w:tcBorders>
              <w:top w:val="nil"/>
              <w:left w:val="nil"/>
              <w:bottom w:val="single" w:sz="4" w:space="0" w:color="auto"/>
              <w:right w:val="single" w:sz="4" w:space="0" w:color="auto"/>
            </w:tcBorders>
            <w:noWrap/>
            <w:vAlign w:val="center"/>
          </w:tcPr>
          <w:p w14:paraId="055B11BB"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840</w:t>
            </w:r>
          </w:p>
        </w:tc>
        <w:tc>
          <w:tcPr>
            <w:tcW w:w="374" w:type="pct"/>
            <w:gridSpan w:val="2"/>
            <w:tcBorders>
              <w:top w:val="nil"/>
              <w:left w:val="nil"/>
              <w:bottom w:val="single" w:sz="4" w:space="0" w:color="auto"/>
              <w:right w:val="single" w:sz="4" w:space="0" w:color="auto"/>
            </w:tcBorders>
            <w:noWrap/>
            <w:vAlign w:val="center"/>
          </w:tcPr>
          <w:p w14:paraId="11C3E0DE"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200</w:t>
            </w:r>
          </w:p>
        </w:tc>
        <w:tc>
          <w:tcPr>
            <w:tcW w:w="374" w:type="pct"/>
            <w:gridSpan w:val="2"/>
            <w:tcBorders>
              <w:top w:val="nil"/>
              <w:left w:val="nil"/>
              <w:bottom w:val="single" w:sz="4" w:space="0" w:color="auto"/>
              <w:right w:val="single" w:sz="4" w:space="0" w:color="auto"/>
            </w:tcBorders>
            <w:noWrap/>
            <w:vAlign w:val="center"/>
          </w:tcPr>
          <w:p w14:paraId="22966563"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120</w:t>
            </w:r>
          </w:p>
        </w:tc>
        <w:tc>
          <w:tcPr>
            <w:tcW w:w="374" w:type="pct"/>
            <w:gridSpan w:val="2"/>
            <w:tcBorders>
              <w:top w:val="nil"/>
              <w:left w:val="nil"/>
              <w:bottom w:val="single" w:sz="4" w:space="0" w:color="auto"/>
              <w:right w:val="single" w:sz="4" w:space="0" w:color="auto"/>
            </w:tcBorders>
            <w:noWrap/>
            <w:vAlign w:val="center"/>
          </w:tcPr>
          <w:p w14:paraId="7EBC5E67"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73</w:t>
            </w:r>
          </w:p>
        </w:tc>
        <w:tc>
          <w:tcPr>
            <w:tcW w:w="397" w:type="pct"/>
            <w:gridSpan w:val="2"/>
            <w:tcBorders>
              <w:top w:val="nil"/>
              <w:left w:val="nil"/>
              <w:bottom w:val="single" w:sz="4" w:space="0" w:color="auto"/>
              <w:right w:val="single" w:sz="4" w:space="0" w:color="auto"/>
            </w:tcBorders>
            <w:noWrap/>
            <w:vAlign w:val="center"/>
          </w:tcPr>
          <w:p w14:paraId="1B7E94A6" w14:textId="77777777" w:rsidR="00470E96" w:rsidRPr="00BF3FC0" w:rsidRDefault="00470E96" w:rsidP="00470E96">
            <w:pPr>
              <w:spacing w:before="0" w:after="0" w:line="264" w:lineRule="auto"/>
              <w:jc w:val="center"/>
              <w:rPr>
                <w:rFonts w:eastAsia="Times New Roman" w:cs="Arial"/>
                <w:i/>
                <w:iCs/>
                <w:kern w:val="19"/>
                <w:sz w:val="19"/>
                <w:szCs w:val="19"/>
                <w:lang w:eastAsia="en-CA"/>
              </w:rPr>
            </w:pPr>
            <w:r w:rsidRPr="00BF3FC0">
              <w:rPr>
                <w:rFonts w:cs="Arial"/>
                <w:color w:val="000000"/>
                <w:sz w:val="19"/>
                <w:szCs w:val="19"/>
              </w:rPr>
              <w:t>26</w:t>
            </w:r>
          </w:p>
        </w:tc>
      </w:tr>
      <w:tr w:rsidR="00FC7053" w:rsidRPr="00BF3FC0" w14:paraId="7187F16B" w14:textId="77777777">
        <w:trPr>
          <w:trHeight w:val="283"/>
        </w:trPr>
        <w:tc>
          <w:tcPr>
            <w:tcW w:w="1725" w:type="pct"/>
            <w:gridSpan w:val="5"/>
            <w:tcBorders>
              <w:top w:val="single" w:sz="4" w:space="0" w:color="auto"/>
              <w:left w:val="nil"/>
              <w:bottom w:val="nil"/>
              <w:right w:val="nil"/>
            </w:tcBorders>
            <w:noWrap/>
            <w:vAlign w:val="center"/>
            <w:hideMark/>
          </w:tcPr>
          <w:p w14:paraId="03C1C8E1" w14:textId="77777777" w:rsidR="00470E96" w:rsidRPr="00BF3FC0" w:rsidRDefault="00470E96" w:rsidP="002C4E8D">
            <w:pPr>
              <w:spacing w:before="0" w:after="0" w:line="264" w:lineRule="auto"/>
              <w:jc w:val="right"/>
              <w:rPr>
                <w:rFonts w:eastAsia="Times New Roman" w:cs="Arial"/>
                <w:kern w:val="19"/>
                <w:sz w:val="19"/>
                <w:szCs w:val="19"/>
                <w:lang w:eastAsia="en-CA"/>
              </w:rPr>
            </w:pPr>
            <w:r w:rsidRPr="00BF3FC0">
              <w:rPr>
                <w:rFonts w:eastAsia="Times New Roman" w:cs="Arial"/>
                <w:kern w:val="19"/>
                <w:sz w:val="19"/>
                <w:szCs w:val="19"/>
                <w:lang w:eastAsia="en-CA"/>
              </w:rPr>
              <w:t>Mean</w:t>
            </w:r>
          </w:p>
        </w:tc>
        <w:tc>
          <w:tcPr>
            <w:tcW w:w="509" w:type="pct"/>
            <w:gridSpan w:val="2"/>
            <w:tcBorders>
              <w:top w:val="single" w:sz="4" w:space="0" w:color="auto"/>
              <w:left w:val="nil"/>
              <w:bottom w:val="nil"/>
              <w:right w:val="nil"/>
            </w:tcBorders>
            <w:noWrap/>
            <w:vAlign w:val="center"/>
          </w:tcPr>
          <w:p w14:paraId="3C4420DA"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0.6</w:t>
            </w:r>
          </w:p>
        </w:tc>
        <w:tc>
          <w:tcPr>
            <w:tcW w:w="501" w:type="pct"/>
            <w:gridSpan w:val="2"/>
            <w:tcBorders>
              <w:top w:val="single" w:sz="4" w:space="0" w:color="auto"/>
              <w:left w:val="nil"/>
              <w:bottom w:val="nil"/>
              <w:right w:val="nil"/>
            </w:tcBorders>
            <w:noWrap/>
            <w:vAlign w:val="center"/>
          </w:tcPr>
          <w:p w14:paraId="1CAD1F1E"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2.0</w:t>
            </w:r>
          </w:p>
        </w:tc>
        <w:tc>
          <w:tcPr>
            <w:tcW w:w="373" w:type="pct"/>
            <w:gridSpan w:val="2"/>
            <w:tcBorders>
              <w:top w:val="single" w:sz="4" w:space="0" w:color="auto"/>
              <w:left w:val="nil"/>
              <w:bottom w:val="nil"/>
              <w:right w:val="nil"/>
            </w:tcBorders>
            <w:noWrap/>
            <w:vAlign w:val="center"/>
            <w:hideMark/>
          </w:tcPr>
          <w:p w14:paraId="388F8629"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4" w:type="pct"/>
            <w:gridSpan w:val="2"/>
            <w:tcBorders>
              <w:top w:val="single" w:sz="4" w:space="0" w:color="auto"/>
              <w:left w:val="nil"/>
              <w:bottom w:val="nil"/>
              <w:right w:val="nil"/>
            </w:tcBorders>
            <w:noWrap/>
            <w:vAlign w:val="center"/>
            <w:hideMark/>
          </w:tcPr>
          <w:p w14:paraId="751A9893"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4" w:type="pct"/>
            <w:gridSpan w:val="2"/>
            <w:tcBorders>
              <w:top w:val="single" w:sz="4" w:space="0" w:color="auto"/>
              <w:left w:val="nil"/>
              <w:bottom w:val="nil"/>
              <w:right w:val="nil"/>
            </w:tcBorders>
            <w:noWrap/>
            <w:vAlign w:val="center"/>
            <w:hideMark/>
          </w:tcPr>
          <w:p w14:paraId="185C3CC3"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4" w:type="pct"/>
            <w:gridSpan w:val="2"/>
            <w:tcBorders>
              <w:top w:val="single" w:sz="4" w:space="0" w:color="auto"/>
              <w:left w:val="nil"/>
              <w:bottom w:val="nil"/>
              <w:right w:val="nil"/>
            </w:tcBorders>
            <w:noWrap/>
            <w:vAlign w:val="center"/>
            <w:hideMark/>
          </w:tcPr>
          <w:p w14:paraId="2593B3F9"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4" w:type="pct"/>
            <w:gridSpan w:val="2"/>
            <w:tcBorders>
              <w:top w:val="single" w:sz="4" w:space="0" w:color="auto"/>
              <w:left w:val="nil"/>
              <w:bottom w:val="nil"/>
              <w:right w:val="nil"/>
            </w:tcBorders>
            <w:noWrap/>
            <w:vAlign w:val="center"/>
            <w:hideMark/>
          </w:tcPr>
          <w:p w14:paraId="2E6C149A"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93" w:type="pct"/>
            <w:tcBorders>
              <w:top w:val="single" w:sz="4" w:space="0" w:color="auto"/>
              <w:left w:val="nil"/>
              <w:bottom w:val="nil"/>
              <w:right w:val="nil"/>
            </w:tcBorders>
            <w:noWrap/>
            <w:vAlign w:val="center"/>
            <w:hideMark/>
          </w:tcPr>
          <w:p w14:paraId="035F13D1"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r>
      <w:tr w:rsidR="00FC7053" w:rsidRPr="00BF3FC0" w14:paraId="4BBE374B" w14:textId="77777777">
        <w:trPr>
          <w:trHeight w:val="283"/>
        </w:trPr>
        <w:tc>
          <w:tcPr>
            <w:tcW w:w="1725" w:type="pct"/>
            <w:gridSpan w:val="5"/>
            <w:tcBorders>
              <w:top w:val="nil"/>
              <w:left w:val="nil"/>
              <w:bottom w:val="nil"/>
              <w:right w:val="nil"/>
            </w:tcBorders>
            <w:noWrap/>
            <w:vAlign w:val="center"/>
            <w:hideMark/>
          </w:tcPr>
          <w:p w14:paraId="0745946E" w14:textId="77777777" w:rsidR="00470E96" w:rsidRPr="00BF3FC0" w:rsidRDefault="00470E96" w:rsidP="002C4E8D">
            <w:pPr>
              <w:spacing w:before="0" w:after="0" w:line="264" w:lineRule="auto"/>
              <w:jc w:val="right"/>
              <w:rPr>
                <w:rFonts w:eastAsia="Times New Roman" w:cs="Arial"/>
                <w:kern w:val="19"/>
                <w:sz w:val="19"/>
                <w:szCs w:val="19"/>
                <w:lang w:eastAsia="en-CA"/>
              </w:rPr>
            </w:pPr>
            <w:r w:rsidRPr="00BF3FC0">
              <w:rPr>
                <w:rFonts w:eastAsia="Times New Roman" w:cs="Arial"/>
                <w:kern w:val="19"/>
                <w:sz w:val="19"/>
                <w:szCs w:val="19"/>
                <w:lang w:eastAsia="en-CA"/>
              </w:rPr>
              <w:t>Standard Deviation</w:t>
            </w:r>
          </w:p>
        </w:tc>
        <w:tc>
          <w:tcPr>
            <w:tcW w:w="509" w:type="pct"/>
            <w:gridSpan w:val="2"/>
            <w:tcBorders>
              <w:top w:val="nil"/>
              <w:left w:val="nil"/>
              <w:bottom w:val="nil"/>
              <w:right w:val="nil"/>
            </w:tcBorders>
            <w:noWrap/>
            <w:vAlign w:val="center"/>
          </w:tcPr>
          <w:p w14:paraId="135BEB7F"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0.6</w:t>
            </w:r>
          </w:p>
        </w:tc>
        <w:tc>
          <w:tcPr>
            <w:tcW w:w="501" w:type="pct"/>
            <w:gridSpan w:val="2"/>
            <w:tcBorders>
              <w:top w:val="nil"/>
              <w:left w:val="nil"/>
              <w:bottom w:val="nil"/>
              <w:right w:val="nil"/>
            </w:tcBorders>
            <w:noWrap/>
            <w:vAlign w:val="center"/>
          </w:tcPr>
          <w:p w14:paraId="48662F11"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1.7</w:t>
            </w:r>
          </w:p>
        </w:tc>
        <w:tc>
          <w:tcPr>
            <w:tcW w:w="373" w:type="pct"/>
            <w:gridSpan w:val="2"/>
            <w:tcBorders>
              <w:top w:val="nil"/>
              <w:left w:val="nil"/>
              <w:bottom w:val="nil"/>
              <w:right w:val="nil"/>
            </w:tcBorders>
            <w:noWrap/>
            <w:vAlign w:val="center"/>
            <w:hideMark/>
          </w:tcPr>
          <w:p w14:paraId="13288767"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4" w:type="pct"/>
            <w:gridSpan w:val="2"/>
            <w:tcBorders>
              <w:top w:val="nil"/>
              <w:left w:val="nil"/>
              <w:bottom w:val="nil"/>
              <w:right w:val="nil"/>
            </w:tcBorders>
            <w:noWrap/>
            <w:vAlign w:val="center"/>
            <w:hideMark/>
          </w:tcPr>
          <w:p w14:paraId="14DF474C"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4" w:type="pct"/>
            <w:gridSpan w:val="2"/>
            <w:tcBorders>
              <w:top w:val="nil"/>
              <w:left w:val="nil"/>
              <w:bottom w:val="nil"/>
              <w:right w:val="nil"/>
            </w:tcBorders>
            <w:noWrap/>
            <w:vAlign w:val="center"/>
            <w:hideMark/>
          </w:tcPr>
          <w:p w14:paraId="54BEF005"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4" w:type="pct"/>
            <w:gridSpan w:val="2"/>
            <w:tcBorders>
              <w:top w:val="nil"/>
              <w:left w:val="nil"/>
              <w:bottom w:val="nil"/>
              <w:right w:val="nil"/>
            </w:tcBorders>
            <w:noWrap/>
            <w:vAlign w:val="center"/>
            <w:hideMark/>
          </w:tcPr>
          <w:p w14:paraId="3C0ADF9C"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4" w:type="pct"/>
            <w:gridSpan w:val="2"/>
            <w:tcBorders>
              <w:top w:val="nil"/>
              <w:left w:val="nil"/>
              <w:bottom w:val="nil"/>
              <w:right w:val="nil"/>
            </w:tcBorders>
            <w:noWrap/>
            <w:vAlign w:val="center"/>
            <w:hideMark/>
          </w:tcPr>
          <w:p w14:paraId="08313DD0"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93" w:type="pct"/>
            <w:tcBorders>
              <w:top w:val="nil"/>
              <w:left w:val="nil"/>
              <w:bottom w:val="nil"/>
              <w:right w:val="nil"/>
            </w:tcBorders>
            <w:noWrap/>
            <w:vAlign w:val="center"/>
            <w:hideMark/>
          </w:tcPr>
          <w:p w14:paraId="641D1BBE"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r>
      <w:tr w:rsidR="00FC7053" w:rsidRPr="00BF3FC0" w14:paraId="3F85C56B" w14:textId="77777777">
        <w:trPr>
          <w:trHeight w:val="283"/>
        </w:trPr>
        <w:tc>
          <w:tcPr>
            <w:tcW w:w="1725" w:type="pct"/>
            <w:gridSpan w:val="5"/>
            <w:tcBorders>
              <w:top w:val="nil"/>
              <w:left w:val="nil"/>
              <w:bottom w:val="nil"/>
              <w:right w:val="nil"/>
            </w:tcBorders>
            <w:noWrap/>
            <w:vAlign w:val="center"/>
            <w:hideMark/>
          </w:tcPr>
          <w:p w14:paraId="5B5C07F8" w14:textId="77777777" w:rsidR="00470E96" w:rsidRPr="00BF3FC0" w:rsidRDefault="00470E96" w:rsidP="002C4E8D">
            <w:pPr>
              <w:spacing w:before="0" w:after="0" w:line="264" w:lineRule="auto"/>
              <w:jc w:val="right"/>
              <w:rPr>
                <w:rFonts w:eastAsia="Times New Roman" w:cs="Arial"/>
                <w:kern w:val="19"/>
                <w:sz w:val="19"/>
                <w:szCs w:val="19"/>
                <w:lang w:eastAsia="en-CA"/>
              </w:rPr>
            </w:pPr>
            <w:r w:rsidRPr="00BF3FC0">
              <w:rPr>
                <w:rFonts w:eastAsia="Times New Roman" w:cs="Arial"/>
                <w:kern w:val="19"/>
                <w:sz w:val="19"/>
                <w:szCs w:val="19"/>
                <w:lang w:eastAsia="en-CA"/>
              </w:rPr>
              <w:t>95</w:t>
            </w:r>
            <w:r w:rsidRPr="00BF3FC0">
              <w:rPr>
                <w:rFonts w:eastAsia="Times New Roman" w:cs="Arial"/>
                <w:kern w:val="19"/>
                <w:sz w:val="19"/>
                <w:szCs w:val="19"/>
                <w:vertAlign w:val="superscript"/>
                <w:lang w:eastAsia="en-CA"/>
              </w:rPr>
              <w:t>th</w:t>
            </w:r>
            <w:r w:rsidRPr="00BF3FC0">
              <w:rPr>
                <w:rFonts w:eastAsia="Times New Roman" w:cs="Arial"/>
                <w:kern w:val="19"/>
                <w:sz w:val="19"/>
                <w:szCs w:val="19"/>
                <w:lang w:eastAsia="en-CA"/>
              </w:rPr>
              <w:t xml:space="preserve"> Percentile</w:t>
            </w:r>
          </w:p>
        </w:tc>
        <w:tc>
          <w:tcPr>
            <w:tcW w:w="509" w:type="pct"/>
            <w:gridSpan w:val="2"/>
            <w:tcBorders>
              <w:top w:val="nil"/>
              <w:left w:val="nil"/>
              <w:bottom w:val="nil"/>
              <w:right w:val="nil"/>
            </w:tcBorders>
            <w:noWrap/>
            <w:vAlign w:val="center"/>
          </w:tcPr>
          <w:p w14:paraId="74AA991F"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1.5</w:t>
            </w:r>
          </w:p>
        </w:tc>
        <w:tc>
          <w:tcPr>
            <w:tcW w:w="501" w:type="pct"/>
            <w:gridSpan w:val="2"/>
            <w:tcBorders>
              <w:top w:val="nil"/>
              <w:left w:val="nil"/>
              <w:bottom w:val="nil"/>
              <w:right w:val="nil"/>
            </w:tcBorders>
            <w:noWrap/>
            <w:vAlign w:val="center"/>
          </w:tcPr>
          <w:p w14:paraId="4FC126E8"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4.8</w:t>
            </w:r>
          </w:p>
        </w:tc>
        <w:tc>
          <w:tcPr>
            <w:tcW w:w="373" w:type="pct"/>
            <w:gridSpan w:val="2"/>
            <w:tcBorders>
              <w:top w:val="nil"/>
              <w:left w:val="nil"/>
              <w:bottom w:val="nil"/>
              <w:right w:val="nil"/>
            </w:tcBorders>
            <w:noWrap/>
            <w:vAlign w:val="center"/>
            <w:hideMark/>
          </w:tcPr>
          <w:p w14:paraId="3FFE7ACE"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4" w:type="pct"/>
            <w:gridSpan w:val="2"/>
            <w:tcBorders>
              <w:top w:val="nil"/>
              <w:left w:val="nil"/>
              <w:bottom w:val="nil"/>
              <w:right w:val="nil"/>
            </w:tcBorders>
            <w:noWrap/>
            <w:vAlign w:val="center"/>
            <w:hideMark/>
          </w:tcPr>
          <w:p w14:paraId="20BA1997"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4" w:type="pct"/>
            <w:gridSpan w:val="2"/>
            <w:tcBorders>
              <w:top w:val="nil"/>
              <w:left w:val="nil"/>
              <w:bottom w:val="nil"/>
              <w:right w:val="nil"/>
            </w:tcBorders>
            <w:noWrap/>
            <w:vAlign w:val="center"/>
            <w:hideMark/>
          </w:tcPr>
          <w:p w14:paraId="1E7466C9"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4" w:type="pct"/>
            <w:gridSpan w:val="2"/>
            <w:tcBorders>
              <w:top w:val="nil"/>
              <w:left w:val="nil"/>
              <w:bottom w:val="nil"/>
              <w:right w:val="nil"/>
            </w:tcBorders>
            <w:noWrap/>
            <w:vAlign w:val="center"/>
            <w:hideMark/>
          </w:tcPr>
          <w:p w14:paraId="7297F7F2"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4" w:type="pct"/>
            <w:gridSpan w:val="2"/>
            <w:tcBorders>
              <w:top w:val="nil"/>
              <w:left w:val="nil"/>
              <w:bottom w:val="nil"/>
              <w:right w:val="nil"/>
            </w:tcBorders>
            <w:noWrap/>
            <w:vAlign w:val="center"/>
            <w:hideMark/>
          </w:tcPr>
          <w:p w14:paraId="4B0FF154"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93" w:type="pct"/>
            <w:tcBorders>
              <w:top w:val="nil"/>
              <w:left w:val="nil"/>
              <w:bottom w:val="nil"/>
              <w:right w:val="nil"/>
            </w:tcBorders>
            <w:noWrap/>
            <w:vAlign w:val="center"/>
            <w:hideMark/>
          </w:tcPr>
          <w:p w14:paraId="3DAA0B71"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r>
      <w:tr w:rsidR="00FC7053" w:rsidRPr="00BF3FC0" w14:paraId="05013A27" w14:textId="77777777">
        <w:trPr>
          <w:trHeight w:val="283"/>
        </w:trPr>
        <w:tc>
          <w:tcPr>
            <w:tcW w:w="1725" w:type="pct"/>
            <w:gridSpan w:val="5"/>
            <w:tcBorders>
              <w:top w:val="nil"/>
              <w:left w:val="nil"/>
              <w:bottom w:val="nil"/>
              <w:right w:val="nil"/>
            </w:tcBorders>
            <w:noWrap/>
            <w:vAlign w:val="center"/>
            <w:hideMark/>
          </w:tcPr>
          <w:p w14:paraId="09F36BC5" w14:textId="77777777" w:rsidR="00470E96" w:rsidRPr="00BF3FC0" w:rsidRDefault="00470E96" w:rsidP="002C4E8D">
            <w:pPr>
              <w:spacing w:before="0" w:after="0" w:line="264" w:lineRule="auto"/>
              <w:jc w:val="right"/>
              <w:rPr>
                <w:rFonts w:eastAsia="Times New Roman" w:cs="Arial"/>
                <w:kern w:val="19"/>
                <w:sz w:val="19"/>
                <w:szCs w:val="19"/>
                <w:lang w:eastAsia="en-CA"/>
              </w:rPr>
            </w:pPr>
            <w:r w:rsidRPr="00BF3FC0">
              <w:rPr>
                <w:rFonts w:eastAsia="Times New Roman" w:cs="Arial"/>
                <w:kern w:val="19"/>
                <w:sz w:val="19"/>
                <w:szCs w:val="19"/>
                <w:lang w:eastAsia="en-CA"/>
              </w:rPr>
              <w:t>SCARG Category Rating</w:t>
            </w:r>
          </w:p>
        </w:tc>
        <w:tc>
          <w:tcPr>
            <w:tcW w:w="509" w:type="pct"/>
            <w:gridSpan w:val="2"/>
            <w:tcBorders>
              <w:top w:val="nil"/>
              <w:left w:val="nil"/>
              <w:bottom w:val="nil"/>
              <w:right w:val="nil"/>
            </w:tcBorders>
            <w:noWrap/>
            <w:vAlign w:val="center"/>
          </w:tcPr>
          <w:p w14:paraId="5A7A2C7F" w14:textId="77777777" w:rsidR="00470E96" w:rsidRPr="00BF3FC0" w:rsidRDefault="00470E96" w:rsidP="00470E96">
            <w:pPr>
              <w:spacing w:before="0" w:after="0" w:line="264" w:lineRule="auto"/>
              <w:jc w:val="center"/>
              <w:rPr>
                <w:rFonts w:eastAsia="Times New Roman" w:cs="Arial"/>
                <w:i/>
                <w:iCs/>
                <w:kern w:val="19"/>
                <w:sz w:val="19"/>
                <w:szCs w:val="19"/>
                <w:lang w:eastAsia="en-CA"/>
              </w:rPr>
            </w:pPr>
            <w:r w:rsidRPr="00BF3FC0">
              <w:rPr>
                <w:rFonts w:eastAsia="Times New Roman" w:cs="Arial"/>
                <w:i/>
                <w:iCs/>
                <w:kern w:val="19"/>
                <w:sz w:val="19"/>
                <w:szCs w:val="19"/>
                <w:lang w:eastAsia="en-CA"/>
              </w:rPr>
              <w:t>Good</w:t>
            </w:r>
          </w:p>
        </w:tc>
        <w:tc>
          <w:tcPr>
            <w:tcW w:w="501" w:type="pct"/>
            <w:gridSpan w:val="2"/>
            <w:tcBorders>
              <w:top w:val="nil"/>
              <w:left w:val="nil"/>
              <w:bottom w:val="nil"/>
              <w:right w:val="nil"/>
            </w:tcBorders>
            <w:noWrap/>
            <w:vAlign w:val="center"/>
          </w:tcPr>
          <w:p w14:paraId="1C09EC5D" w14:textId="77777777" w:rsidR="00470E96" w:rsidRPr="00BF3FC0" w:rsidRDefault="00470E96" w:rsidP="00470E96">
            <w:pPr>
              <w:spacing w:before="0" w:after="0" w:line="264" w:lineRule="auto"/>
              <w:jc w:val="center"/>
              <w:rPr>
                <w:rFonts w:eastAsia="Times New Roman" w:cs="Arial"/>
                <w:i/>
                <w:iCs/>
                <w:kern w:val="19"/>
                <w:sz w:val="19"/>
                <w:szCs w:val="19"/>
                <w:lang w:eastAsia="en-CA"/>
              </w:rPr>
            </w:pPr>
            <w:r w:rsidRPr="00BF3FC0">
              <w:rPr>
                <w:rFonts w:eastAsia="Times New Roman" w:cs="Arial"/>
                <w:i/>
                <w:iCs/>
                <w:kern w:val="19"/>
                <w:sz w:val="19"/>
                <w:szCs w:val="19"/>
                <w:lang w:eastAsia="en-CA"/>
              </w:rPr>
              <w:t>Fair</w:t>
            </w:r>
          </w:p>
        </w:tc>
        <w:tc>
          <w:tcPr>
            <w:tcW w:w="373" w:type="pct"/>
            <w:gridSpan w:val="2"/>
            <w:tcBorders>
              <w:top w:val="nil"/>
              <w:left w:val="nil"/>
              <w:bottom w:val="nil"/>
              <w:right w:val="nil"/>
            </w:tcBorders>
            <w:noWrap/>
            <w:vAlign w:val="center"/>
            <w:hideMark/>
          </w:tcPr>
          <w:p w14:paraId="43BD78A9" w14:textId="77777777" w:rsidR="00470E96" w:rsidRPr="00BF3FC0" w:rsidRDefault="00470E96" w:rsidP="00470E96">
            <w:pPr>
              <w:spacing w:before="0" w:after="0" w:line="264" w:lineRule="auto"/>
              <w:jc w:val="center"/>
              <w:rPr>
                <w:rFonts w:eastAsia="Times New Roman" w:cs="Arial"/>
                <w:i/>
                <w:iCs/>
                <w:kern w:val="19"/>
                <w:sz w:val="19"/>
                <w:szCs w:val="19"/>
                <w:lang w:eastAsia="en-CA"/>
              </w:rPr>
            </w:pPr>
          </w:p>
        </w:tc>
        <w:tc>
          <w:tcPr>
            <w:tcW w:w="374" w:type="pct"/>
            <w:gridSpan w:val="2"/>
            <w:tcBorders>
              <w:top w:val="nil"/>
              <w:left w:val="nil"/>
              <w:bottom w:val="nil"/>
              <w:right w:val="nil"/>
            </w:tcBorders>
            <w:noWrap/>
            <w:vAlign w:val="center"/>
            <w:hideMark/>
          </w:tcPr>
          <w:p w14:paraId="56CAD32B"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4" w:type="pct"/>
            <w:gridSpan w:val="2"/>
            <w:tcBorders>
              <w:top w:val="nil"/>
              <w:left w:val="nil"/>
              <w:bottom w:val="nil"/>
              <w:right w:val="nil"/>
            </w:tcBorders>
            <w:noWrap/>
            <w:vAlign w:val="center"/>
            <w:hideMark/>
          </w:tcPr>
          <w:p w14:paraId="3E14086A"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4" w:type="pct"/>
            <w:gridSpan w:val="2"/>
            <w:tcBorders>
              <w:top w:val="nil"/>
              <w:left w:val="nil"/>
              <w:bottom w:val="nil"/>
              <w:right w:val="nil"/>
            </w:tcBorders>
            <w:noWrap/>
            <w:vAlign w:val="center"/>
            <w:hideMark/>
          </w:tcPr>
          <w:p w14:paraId="2193A4A6"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4" w:type="pct"/>
            <w:gridSpan w:val="2"/>
            <w:tcBorders>
              <w:top w:val="nil"/>
              <w:left w:val="nil"/>
              <w:bottom w:val="nil"/>
              <w:right w:val="nil"/>
            </w:tcBorders>
            <w:noWrap/>
            <w:vAlign w:val="center"/>
            <w:hideMark/>
          </w:tcPr>
          <w:p w14:paraId="38203B7D"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93" w:type="pct"/>
            <w:tcBorders>
              <w:top w:val="nil"/>
              <w:left w:val="nil"/>
              <w:bottom w:val="nil"/>
              <w:right w:val="nil"/>
            </w:tcBorders>
            <w:noWrap/>
            <w:vAlign w:val="center"/>
            <w:hideMark/>
          </w:tcPr>
          <w:p w14:paraId="4796F351"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r>
      <w:tr w:rsidR="00FC7053" w:rsidRPr="00BF3FC0" w14:paraId="048750CB" w14:textId="77777777">
        <w:trPr>
          <w:trHeight w:val="283"/>
        </w:trPr>
        <w:tc>
          <w:tcPr>
            <w:tcW w:w="1725" w:type="pct"/>
            <w:gridSpan w:val="5"/>
            <w:tcBorders>
              <w:top w:val="nil"/>
              <w:left w:val="nil"/>
              <w:bottom w:val="nil"/>
              <w:right w:val="nil"/>
            </w:tcBorders>
            <w:noWrap/>
            <w:vAlign w:val="center"/>
            <w:hideMark/>
          </w:tcPr>
          <w:p w14:paraId="1B20A7D6" w14:textId="77777777" w:rsidR="00470E96" w:rsidRPr="00BF3FC0" w:rsidRDefault="00470E96" w:rsidP="002C4E8D">
            <w:pPr>
              <w:spacing w:before="0" w:after="0" w:line="264" w:lineRule="auto"/>
              <w:jc w:val="right"/>
              <w:rPr>
                <w:rFonts w:eastAsia="Times New Roman" w:cs="Arial"/>
                <w:b/>
                <w:kern w:val="19"/>
                <w:sz w:val="19"/>
                <w:szCs w:val="19"/>
                <w:lang w:eastAsia="en-CA"/>
              </w:rPr>
            </w:pPr>
            <w:r w:rsidRPr="00BF3FC0">
              <w:rPr>
                <w:rFonts w:eastAsia="Times New Roman" w:cs="Arial"/>
                <w:b/>
                <w:kern w:val="19"/>
                <w:sz w:val="19"/>
                <w:szCs w:val="19"/>
                <w:lang w:eastAsia="en-CA"/>
              </w:rPr>
              <w:t>Guideline</w:t>
            </w:r>
          </w:p>
        </w:tc>
        <w:tc>
          <w:tcPr>
            <w:tcW w:w="509" w:type="pct"/>
            <w:gridSpan w:val="2"/>
            <w:tcBorders>
              <w:top w:val="nil"/>
              <w:left w:val="nil"/>
              <w:bottom w:val="nil"/>
              <w:right w:val="nil"/>
            </w:tcBorders>
            <w:noWrap/>
            <w:vAlign w:val="center"/>
          </w:tcPr>
          <w:p w14:paraId="4ED38306" w14:textId="77777777" w:rsidR="00470E96" w:rsidRPr="00BF3FC0" w:rsidRDefault="00470E96" w:rsidP="00470E96">
            <w:pPr>
              <w:spacing w:before="0" w:after="0" w:line="264" w:lineRule="auto"/>
              <w:jc w:val="center"/>
              <w:rPr>
                <w:rFonts w:eastAsia="Times New Roman" w:cs="Arial"/>
                <w:b/>
                <w:i/>
                <w:kern w:val="19"/>
                <w:sz w:val="19"/>
                <w:szCs w:val="19"/>
                <w:lang w:eastAsia="en-CA"/>
              </w:rPr>
            </w:pPr>
            <w:r w:rsidRPr="00BF3FC0">
              <w:rPr>
                <w:rFonts w:eastAsia="Times New Roman" w:cs="Arial"/>
                <w:b/>
                <w:i/>
                <w:kern w:val="19"/>
                <w:sz w:val="19"/>
                <w:szCs w:val="19"/>
                <w:lang w:eastAsia="en-CA"/>
              </w:rPr>
              <w:t>3</w:t>
            </w:r>
          </w:p>
        </w:tc>
        <w:tc>
          <w:tcPr>
            <w:tcW w:w="501" w:type="pct"/>
            <w:gridSpan w:val="2"/>
            <w:tcBorders>
              <w:top w:val="nil"/>
              <w:left w:val="nil"/>
              <w:bottom w:val="nil"/>
              <w:right w:val="nil"/>
            </w:tcBorders>
            <w:noWrap/>
            <w:vAlign w:val="center"/>
          </w:tcPr>
          <w:p w14:paraId="2356658F" w14:textId="77777777" w:rsidR="00470E96" w:rsidRPr="00BF3FC0" w:rsidRDefault="00470E96" w:rsidP="00470E96">
            <w:pPr>
              <w:spacing w:before="0" w:after="0" w:line="264" w:lineRule="auto"/>
              <w:jc w:val="center"/>
              <w:rPr>
                <w:rFonts w:eastAsia="Times New Roman" w:cs="Arial"/>
                <w:b/>
                <w:i/>
                <w:kern w:val="19"/>
                <w:sz w:val="19"/>
                <w:szCs w:val="19"/>
                <w:lang w:eastAsia="en-CA"/>
              </w:rPr>
            </w:pPr>
            <w:r w:rsidRPr="00BF3FC0">
              <w:rPr>
                <w:rFonts w:eastAsia="Times New Roman" w:cs="Arial"/>
                <w:b/>
                <w:i/>
                <w:kern w:val="19"/>
                <w:sz w:val="19"/>
                <w:szCs w:val="19"/>
                <w:lang w:eastAsia="en-CA"/>
              </w:rPr>
              <w:t>8</w:t>
            </w:r>
          </w:p>
        </w:tc>
        <w:tc>
          <w:tcPr>
            <w:tcW w:w="373" w:type="pct"/>
            <w:gridSpan w:val="2"/>
            <w:tcBorders>
              <w:top w:val="nil"/>
              <w:left w:val="nil"/>
              <w:bottom w:val="nil"/>
              <w:right w:val="nil"/>
            </w:tcBorders>
            <w:noWrap/>
            <w:vAlign w:val="center"/>
            <w:hideMark/>
          </w:tcPr>
          <w:p w14:paraId="4482D366" w14:textId="77777777" w:rsidR="00470E96" w:rsidRPr="00BF3FC0" w:rsidRDefault="00470E96" w:rsidP="00470E96">
            <w:pPr>
              <w:spacing w:before="0" w:after="0" w:line="264" w:lineRule="auto"/>
              <w:jc w:val="center"/>
              <w:rPr>
                <w:rFonts w:eastAsia="Times New Roman" w:cs="Arial"/>
                <w:b/>
                <w:kern w:val="19"/>
                <w:sz w:val="19"/>
                <w:szCs w:val="19"/>
                <w:lang w:eastAsia="en-CA"/>
              </w:rPr>
            </w:pPr>
          </w:p>
        </w:tc>
        <w:tc>
          <w:tcPr>
            <w:tcW w:w="374" w:type="pct"/>
            <w:gridSpan w:val="2"/>
            <w:tcBorders>
              <w:top w:val="nil"/>
              <w:left w:val="nil"/>
              <w:bottom w:val="nil"/>
              <w:right w:val="nil"/>
            </w:tcBorders>
            <w:noWrap/>
            <w:vAlign w:val="center"/>
            <w:hideMark/>
          </w:tcPr>
          <w:p w14:paraId="69F4CF96"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4" w:type="pct"/>
            <w:gridSpan w:val="2"/>
            <w:tcBorders>
              <w:top w:val="nil"/>
              <w:left w:val="nil"/>
              <w:bottom w:val="nil"/>
              <w:right w:val="nil"/>
            </w:tcBorders>
            <w:noWrap/>
            <w:vAlign w:val="center"/>
            <w:hideMark/>
          </w:tcPr>
          <w:p w14:paraId="6FCC9E08"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4" w:type="pct"/>
            <w:gridSpan w:val="2"/>
            <w:tcBorders>
              <w:top w:val="nil"/>
              <w:left w:val="nil"/>
              <w:bottom w:val="nil"/>
              <w:right w:val="nil"/>
            </w:tcBorders>
            <w:noWrap/>
            <w:vAlign w:val="center"/>
            <w:hideMark/>
          </w:tcPr>
          <w:p w14:paraId="17D7925E"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4" w:type="pct"/>
            <w:gridSpan w:val="2"/>
            <w:tcBorders>
              <w:top w:val="nil"/>
              <w:left w:val="nil"/>
              <w:bottom w:val="nil"/>
              <w:right w:val="nil"/>
            </w:tcBorders>
            <w:noWrap/>
            <w:vAlign w:val="center"/>
            <w:hideMark/>
          </w:tcPr>
          <w:p w14:paraId="4416E48F"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93" w:type="pct"/>
            <w:tcBorders>
              <w:top w:val="nil"/>
              <w:left w:val="nil"/>
              <w:bottom w:val="nil"/>
              <w:right w:val="nil"/>
            </w:tcBorders>
            <w:noWrap/>
            <w:vAlign w:val="center"/>
            <w:hideMark/>
          </w:tcPr>
          <w:p w14:paraId="3D4B1592"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r>
    </w:tbl>
    <w:p w14:paraId="56332B8D" w14:textId="77777777" w:rsidR="00470E96" w:rsidRPr="00BF3FC0" w:rsidRDefault="00470E96" w:rsidP="00470E96">
      <w:pPr>
        <w:keepNext/>
        <w:spacing w:after="120"/>
        <w:rPr>
          <w:rFonts w:cs="Arial"/>
          <w:b/>
          <w:bCs/>
          <w:sz w:val="28"/>
          <w:szCs w:val="28"/>
        </w:rPr>
      </w:pPr>
      <w:r w:rsidRPr="00BF3FC0">
        <w:rPr>
          <w:rFonts w:cs="Arial"/>
          <w:b/>
          <w:bCs/>
          <w:sz w:val="28"/>
          <w:szCs w:val="28"/>
        </w:rPr>
        <w:lastRenderedPageBreak/>
        <w:t>1.3</w:t>
      </w:r>
      <w:r w:rsidRPr="00BF3FC0">
        <w:rPr>
          <w:rFonts w:cs="Arial"/>
          <w:b/>
          <w:bCs/>
          <w:sz w:val="28"/>
          <w:szCs w:val="28"/>
        </w:rPr>
        <w:tab/>
        <w:t>Background Deep Rooting Zone Data 1.0 to 1.5 m</w:t>
      </w:r>
    </w:p>
    <w:tbl>
      <w:tblPr>
        <w:tblW w:w="4855" w:type="pct"/>
        <w:tblInd w:w="-15" w:type="dxa"/>
        <w:tblLook w:val="04A0" w:firstRow="1" w:lastRow="0" w:firstColumn="1" w:lastColumn="0" w:noHBand="0" w:noVBand="1"/>
      </w:tblPr>
      <w:tblGrid>
        <w:gridCol w:w="1050"/>
        <w:gridCol w:w="859"/>
        <w:gridCol w:w="734"/>
        <w:gridCol w:w="702"/>
        <w:gridCol w:w="9"/>
        <w:gridCol w:w="972"/>
        <w:gridCol w:w="8"/>
        <w:gridCol w:w="959"/>
        <w:gridCol w:w="9"/>
        <w:gridCol w:w="692"/>
        <w:gridCol w:w="10"/>
        <w:gridCol w:w="692"/>
        <w:gridCol w:w="9"/>
        <w:gridCol w:w="692"/>
        <w:gridCol w:w="10"/>
        <w:gridCol w:w="692"/>
        <w:gridCol w:w="11"/>
        <w:gridCol w:w="690"/>
        <w:gridCol w:w="11"/>
        <w:gridCol w:w="645"/>
      </w:tblGrid>
      <w:tr w:rsidR="00671902" w:rsidRPr="00BF3FC0" w14:paraId="2065E935" w14:textId="77777777" w:rsidTr="002C4E8D">
        <w:trPr>
          <w:cantSplit/>
          <w:trHeight w:val="340"/>
        </w:trPr>
        <w:tc>
          <w:tcPr>
            <w:tcW w:w="555" w:type="pct"/>
            <w:tcBorders>
              <w:top w:val="single" w:sz="4" w:space="0" w:color="auto"/>
              <w:left w:val="single" w:sz="4" w:space="0" w:color="auto"/>
            </w:tcBorders>
            <w:shd w:val="clear" w:color="auto" w:fill="52796F"/>
            <w:noWrap/>
            <w:vAlign w:val="center"/>
            <w:hideMark/>
          </w:tcPr>
          <w:p w14:paraId="041A95B8"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bookmarkStart w:id="146" w:name="_Hlk178167991"/>
            <w:r w:rsidRPr="00BF3FC0">
              <w:rPr>
                <w:rFonts w:cs="Arial"/>
                <w:b/>
                <w:bCs/>
                <w:color w:val="FFFFFF" w:themeColor="background1"/>
                <w:kern w:val="19"/>
                <w:sz w:val="19"/>
                <w:szCs w:val="19"/>
                <w:lang w:eastAsia="en-CA"/>
              </w:rPr>
              <w:t>Borehole</w:t>
            </w:r>
          </w:p>
        </w:tc>
        <w:tc>
          <w:tcPr>
            <w:tcW w:w="454" w:type="pct"/>
            <w:tcBorders>
              <w:top w:val="single" w:sz="4" w:space="0" w:color="auto"/>
            </w:tcBorders>
            <w:shd w:val="clear" w:color="auto" w:fill="52796F"/>
            <w:vAlign w:val="center"/>
            <w:hideMark/>
          </w:tcPr>
          <w:p w14:paraId="0AEE70FD"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Depth</w:t>
            </w:r>
          </w:p>
        </w:tc>
        <w:tc>
          <w:tcPr>
            <w:tcW w:w="388" w:type="pct"/>
            <w:tcBorders>
              <w:top w:val="single" w:sz="4" w:space="0" w:color="auto"/>
            </w:tcBorders>
            <w:shd w:val="clear" w:color="auto" w:fill="52796F"/>
            <w:noWrap/>
            <w:vAlign w:val="center"/>
          </w:tcPr>
          <w:p w14:paraId="787155C6"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pH</w:t>
            </w:r>
          </w:p>
        </w:tc>
        <w:tc>
          <w:tcPr>
            <w:tcW w:w="371" w:type="pct"/>
            <w:tcBorders>
              <w:top w:val="single" w:sz="4" w:space="0" w:color="auto"/>
            </w:tcBorders>
            <w:shd w:val="clear" w:color="auto" w:fill="52796F"/>
            <w:noWrap/>
            <w:vAlign w:val="center"/>
            <w:hideMark/>
          </w:tcPr>
          <w:p w14:paraId="2EF49227"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Sat</w:t>
            </w:r>
          </w:p>
        </w:tc>
        <w:tc>
          <w:tcPr>
            <w:tcW w:w="519" w:type="pct"/>
            <w:gridSpan w:val="2"/>
            <w:tcBorders>
              <w:top w:val="single" w:sz="4" w:space="0" w:color="auto"/>
            </w:tcBorders>
            <w:shd w:val="clear" w:color="auto" w:fill="52796F"/>
            <w:noWrap/>
            <w:vAlign w:val="center"/>
            <w:hideMark/>
          </w:tcPr>
          <w:p w14:paraId="7797BA81"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EC</w:t>
            </w:r>
          </w:p>
        </w:tc>
        <w:tc>
          <w:tcPr>
            <w:tcW w:w="511" w:type="pct"/>
            <w:gridSpan w:val="2"/>
            <w:tcBorders>
              <w:top w:val="single" w:sz="4" w:space="0" w:color="auto"/>
            </w:tcBorders>
            <w:shd w:val="clear" w:color="auto" w:fill="52796F"/>
            <w:noWrap/>
            <w:vAlign w:val="center"/>
            <w:hideMark/>
          </w:tcPr>
          <w:p w14:paraId="12DAECFD"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SAR</w:t>
            </w:r>
          </w:p>
        </w:tc>
        <w:tc>
          <w:tcPr>
            <w:tcW w:w="371" w:type="pct"/>
            <w:gridSpan w:val="2"/>
            <w:tcBorders>
              <w:top w:val="single" w:sz="4" w:space="0" w:color="auto"/>
            </w:tcBorders>
            <w:shd w:val="clear" w:color="auto" w:fill="52796F"/>
            <w:noWrap/>
            <w:vAlign w:val="center"/>
            <w:hideMark/>
          </w:tcPr>
          <w:p w14:paraId="73C25EC7"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Cl</w:t>
            </w:r>
          </w:p>
        </w:tc>
        <w:tc>
          <w:tcPr>
            <w:tcW w:w="371" w:type="pct"/>
            <w:gridSpan w:val="2"/>
            <w:tcBorders>
              <w:top w:val="single" w:sz="4" w:space="0" w:color="auto"/>
            </w:tcBorders>
            <w:shd w:val="clear" w:color="auto" w:fill="52796F"/>
            <w:noWrap/>
            <w:vAlign w:val="center"/>
            <w:hideMark/>
          </w:tcPr>
          <w:p w14:paraId="02BAF354" w14:textId="77777777" w:rsidR="00470E96" w:rsidRPr="00BF3FC0" w:rsidRDefault="00470E96" w:rsidP="00470E96">
            <w:pPr>
              <w:spacing w:before="0" w:after="0" w:line="288" w:lineRule="auto"/>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SO4</w:t>
            </w:r>
          </w:p>
        </w:tc>
        <w:tc>
          <w:tcPr>
            <w:tcW w:w="371" w:type="pct"/>
            <w:gridSpan w:val="2"/>
            <w:tcBorders>
              <w:top w:val="single" w:sz="4" w:space="0" w:color="auto"/>
            </w:tcBorders>
            <w:shd w:val="clear" w:color="auto" w:fill="52796F"/>
            <w:noWrap/>
            <w:vAlign w:val="center"/>
            <w:hideMark/>
          </w:tcPr>
          <w:p w14:paraId="59159AE1"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Na</w:t>
            </w:r>
          </w:p>
        </w:tc>
        <w:tc>
          <w:tcPr>
            <w:tcW w:w="371" w:type="pct"/>
            <w:gridSpan w:val="2"/>
            <w:tcBorders>
              <w:top w:val="single" w:sz="4" w:space="0" w:color="auto"/>
            </w:tcBorders>
            <w:shd w:val="clear" w:color="auto" w:fill="52796F"/>
            <w:noWrap/>
            <w:vAlign w:val="center"/>
            <w:hideMark/>
          </w:tcPr>
          <w:p w14:paraId="2CE3A0E1"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Ca</w:t>
            </w:r>
          </w:p>
        </w:tc>
        <w:tc>
          <w:tcPr>
            <w:tcW w:w="371" w:type="pct"/>
            <w:gridSpan w:val="2"/>
            <w:tcBorders>
              <w:top w:val="single" w:sz="4" w:space="0" w:color="auto"/>
            </w:tcBorders>
            <w:shd w:val="clear" w:color="auto" w:fill="52796F"/>
            <w:noWrap/>
            <w:vAlign w:val="center"/>
            <w:hideMark/>
          </w:tcPr>
          <w:p w14:paraId="339F9AE0"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Mg</w:t>
            </w:r>
          </w:p>
        </w:tc>
        <w:tc>
          <w:tcPr>
            <w:tcW w:w="347" w:type="pct"/>
            <w:gridSpan w:val="2"/>
            <w:tcBorders>
              <w:top w:val="single" w:sz="4" w:space="0" w:color="auto"/>
              <w:right w:val="single" w:sz="4" w:space="0" w:color="auto"/>
            </w:tcBorders>
            <w:shd w:val="clear" w:color="auto" w:fill="52796F"/>
            <w:noWrap/>
            <w:vAlign w:val="center"/>
            <w:hideMark/>
          </w:tcPr>
          <w:p w14:paraId="0D0553A0"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K</w:t>
            </w:r>
          </w:p>
        </w:tc>
      </w:tr>
      <w:tr w:rsidR="0061149A" w:rsidRPr="00BF3FC0" w14:paraId="13A705A9" w14:textId="77777777" w:rsidTr="002C4E8D">
        <w:trPr>
          <w:trHeight w:val="340"/>
        </w:trPr>
        <w:tc>
          <w:tcPr>
            <w:tcW w:w="555" w:type="pct"/>
            <w:tcBorders>
              <w:left w:val="single" w:sz="4" w:space="0" w:color="auto"/>
              <w:bottom w:val="single" w:sz="4" w:space="0" w:color="auto"/>
            </w:tcBorders>
            <w:shd w:val="clear" w:color="auto" w:fill="52796F"/>
            <w:noWrap/>
            <w:vAlign w:val="center"/>
            <w:hideMark/>
          </w:tcPr>
          <w:p w14:paraId="00B0660F"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p>
        </w:tc>
        <w:tc>
          <w:tcPr>
            <w:tcW w:w="454" w:type="pct"/>
            <w:tcBorders>
              <w:bottom w:val="single" w:sz="4" w:space="0" w:color="auto"/>
            </w:tcBorders>
            <w:shd w:val="clear" w:color="auto" w:fill="52796F"/>
            <w:noWrap/>
            <w:vAlign w:val="center"/>
            <w:hideMark/>
          </w:tcPr>
          <w:p w14:paraId="0A47EBB9"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mbgs</w:t>
            </w:r>
          </w:p>
        </w:tc>
        <w:tc>
          <w:tcPr>
            <w:tcW w:w="388" w:type="pct"/>
            <w:tcBorders>
              <w:bottom w:val="single" w:sz="4" w:space="0" w:color="auto"/>
            </w:tcBorders>
            <w:shd w:val="clear" w:color="auto" w:fill="52796F"/>
            <w:noWrap/>
            <w:vAlign w:val="center"/>
          </w:tcPr>
          <w:p w14:paraId="042ADA60"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w:t>
            </w:r>
          </w:p>
        </w:tc>
        <w:tc>
          <w:tcPr>
            <w:tcW w:w="371" w:type="pct"/>
            <w:tcBorders>
              <w:bottom w:val="single" w:sz="4" w:space="0" w:color="auto"/>
            </w:tcBorders>
            <w:shd w:val="clear" w:color="auto" w:fill="52796F"/>
            <w:noWrap/>
            <w:vAlign w:val="center"/>
            <w:hideMark/>
          </w:tcPr>
          <w:p w14:paraId="7B083C65"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w:t>
            </w:r>
          </w:p>
        </w:tc>
        <w:tc>
          <w:tcPr>
            <w:tcW w:w="519" w:type="pct"/>
            <w:gridSpan w:val="2"/>
            <w:tcBorders>
              <w:bottom w:val="single" w:sz="4" w:space="0" w:color="auto"/>
            </w:tcBorders>
            <w:shd w:val="clear" w:color="auto" w:fill="52796F"/>
            <w:noWrap/>
            <w:vAlign w:val="center"/>
            <w:hideMark/>
          </w:tcPr>
          <w:p w14:paraId="0601FB00"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dS/m</w:t>
            </w:r>
          </w:p>
        </w:tc>
        <w:tc>
          <w:tcPr>
            <w:tcW w:w="511" w:type="pct"/>
            <w:gridSpan w:val="2"/>
            <w:tcBorders>
              <w:bottom w:val="single" w:sz="4" w:space="0" w:color="auto"/>
            </w:tcBorders>
            <w:shd w:val="clear" w:color="auto" w:fill="52796F"/>
            <w:noWrap/>
            <w:vAlign w:val="center"/>
            <w:hideMark/>
          </w:tcPr>
          <w:p w14:paraId="1506D418"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w:t>
            </w:r>
          </w:p>
        </w:tc>
        <w:tc>
          <w:tcPr>
            <w:tcW w:w="2201" w:type="pct"/>
            <w:gridSpan w:val="12"/>
            <w:tcBorders>
              <w:bottom w:val="single" w:sz="4" w:space="0" w:color="auto"/>
              <w:right w:val="single" w:sz="4" w:space="0" w:color="auto"/>
            </w:tcBorders>
            <w:shd w:val="clear" w:color="auto" w:fill="52796F"/>
            <w:noWrap/>
            <w:vAlign w:val="center"/>
            <w:hideMark/>
          </w:tcPr>
          <w:p w14:paraId="42034CD3" w14:textId="77777777" w:rsidR="00470E96" w:rsidRPr="00BF3FC0" w:rsidRDefault="00470E96" w:rsidP="00470E96">
            <w:pPr>
              <w:spacing w:before="0" w:after="0" w:line="288" w:lineRule="auto"/>
              <w:jc w:val="center"/>
              <w:rPr>
                <w:rFonts w:cs="Arial"/>
                <w:b/>
                <w:bCs/>
                <w:color w:val="FFFFFF" w:themeColor="background1"/>
                <w:kern w:val="19"/>
                <w:sz w:val="19"/>
                <w:szCs w:val="19"/>
                <w:lang w:eastAsia="en-CA"/>
              </w:rPr>
            </w:pPr>
            <w:r w:rsidRPr="00BF3FC0">
              <w:rPr>
                <w:rFonts w:cs="Arial"/>
                <w:b/>
                <w:bCs/>
                <w:color w:val="FFFFFF" w:themeColor="background1"/>
                <w:kern w:val="19"/>
                <w:sz w:val="19"/>
                <w:szCs w:val="19"/>
                <w:lang w:eastAsia="en-CA"/>
              </w:rPr>
              <w:t>mg/kg</w:t>
            </w:r>
          </w:p>
        </w:tc>
      </w:tr>
      <w:bookmarkEnd w:id="146"/>
      <w:tr w:rsidR="0061149A" w:rsidRPr="00BF3FC0" w14:paraId="4AEE28D7" w14:textId="77777777" w:rsidTr="002C4E8D">
        <w:trPr>
          <w:trHeight w:val="283"/>
        </w:trPr>
        <w:tc>
          <w:tcPr>
            <w:tcW w:w="555" w:type="pct"/>
            <w:tcBorders>
              <w:top w:val="single" w:sz="4" w:space="0" w:color="auto"/>
              <w:left w:val="single" w:sz="4" w:space="0" w:color="auto"/>
              <w:right w:val="single" w:sz="4" w:space="0" w:color="auto"/>
            </w:tcBorders>
            <w:noWrap/>
            <w:vAlign w:val="center"/>
          </w:tcPr>
          <w:p w14:paraId="0990D10E"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BH21-1</w:t>
            </w:r>
          </w:p>
        </w:tc>
        <w:tc>
          <w:tcPr>
            <w:tcW w:w="454" w:type="pct"/>
            <w:tcBorders>
              <w:top w:val="single" w:sz="4" w:space="0" w:color="auto"/>
              <w:left w:val="nil"/>
              <w:right w:val="single" w:sz="4" w:space="0" w:color="auto"/>
            </w:tcBorders>
            <w:noWrap/>
            <w:vAlign w:val="center"/>
          </w:tcPr>
          <w:p w14:paraId="13B0C375"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1.1</w:t>
            </w:r>
          </w:p>
        </w:tc>
        <w:tc>
          <w:tcPr>
            <w:tcW w:w="388" w:type="pct"/>
            <w:tcBorders>
              <w:top w:val="single" w:sz="4" w:space="0" w:color="auto"/>
              <w:left w:val="nil"/>
              <w:right w:val="single" w:sz="4" w:space="0" w:color="auto"/>
            </w:tcBorders>
            <w:noWrap/>
            <w:vAlign w:val="center"/>
          </w:tcPr>
          <w:p w14:paraId="7F4709E9"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8.1</w:t>
            </w:r>
          </w:p>
        </w:tc>
        <w:tc>
          <w:tcPr>
            <w:tcW w:w="371" w:type="pct"/>
            <w:tcBorders>
              <w:top w:val="single" w:sz="4" w:space="0" w:color="auto"/>
              <w:left w:val="nil"/>
              <w:right w:val="single" w:sz="4" w:space="0" w:color="auto"/>
            </w:tcBorders>
            <w:noWrap/>
            <w:vAlign w:val="center"/>
          </w:tcPr>
          <w:p w14:paraId="63542881"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78</w:t>
            </w:r>
          </w:p>
        </w:tc>
        <w:tc>
          <w:tcPr>
            <w:tcW w:w="519" w:type="pct"/>
            <w:gridSpan w:val="2"/>
            <w:tcBorders>
              <w:top w:val="single" w:sz="4" w:space="0" w:color="auto"/>
              <w:left w:val="nil"/>
              <w:right w:val="single" w:sz="4" w:space="0" w:color="auto"/>
            </w:tcBorders>
            <w:noWrap/>
            <w:vAlign w:val="center"/>
          </w:tcPr>
          <w:p w14:paraId="2EA2B641"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0.79</w:t>
            </w:r>
          </w:p>
        </w:tc>
        <w:tc>
          <w:tcPr>
            <w:tcW w:w="511" w:type="pct"/>
            <w:gridSpan w:val="2"/>
            <w:tcBorders>
              <w:top w:val="single" w:sz="4" w:space="0" w:color="auto"/>
              <w:left w:val="nil"/>
              <w:right w:val="single" w:sz="4" w:space="0" w:color="auto"/>
            </w:tcBorders>
            <w:noWrap/>
            <w:vAlign w:val="center"/>
          </w:tcPr>
          <w:p w14:paraId="3336A9D7"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5.48</w:t>
            </w:r>
          </w:p>
        </w:tc>
        <w:tc>
          <w:tcPr>
            <w:tcW w:w="371" w:type="pct"/>
            <w:gridSpan w:val="2"/>
            <w:tcBorders>
              <w:top w:val="single" w:sz="4" w:space="0" w:color="auto"/>
              <w:left w:val="nil"/>
              <w:right w:val="single" w:sz="4" w:space="0" w:color="auto"/>
            </w:tcBorders>
            <w:noWrap/>
            <w:vAlign w:val="center"/>
          </w:tcPr>
          <w:p w14:paraId="531E68DB"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15.3</w:t>
            </w:r>
          </w:p>
        </w:tc>
        <w:tc>
          <w:tcPr>
            <w:tcW w:w="371" w:type="pct"/>
            <w:gridSpan w:val="2"/>
            <w:tcBorders>
              <w:top w:val="single" w:sz="4" w:space="0" w:color="auto"/>
              <w:left w:val="nil"/>
              <w:right w:val="single" w:sz="4" w:space="0" w:color="auto"/>
            </w:tcBorders>
            <w:noWrap/>
            <w:vAlign w:val="center"/>
          </w:tcPr>
          <w:p w14:paraId="50A98BE6"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143</w:t>
            </w:r>
          </w:p>
        </w:tc>
        <w:tc>
          <w:tcPr>
            <w:tcW w:w="371" w:type="pct"/>
            <w:gridSpan w:val="2"/>
            <w:tcBorders>
              <w:top w:val="single" w:sz="4" w:space="0" w:color="auto"/>
              <w:left w:val="nil"/>
              <w:right w:val="single" w:sz="4" w:space="0" w:color="auto"/>
            </w:tcBorders>
            <w:noWrap/>
            <w:vAlign w:val="center"/>
          </w:tcPr>
          <w:p w14:paraId="1368D771"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101</w:t>
            </w:r>
          </w:p>
        </w:tc>
        <w:tc>
          <w:tcPr>
            <w:tcW w:w="371" w:type="pct"/>
            <w:gridSpan w:val="2"/>
            <w:tcBorders>
              <w:top w:val="single" w:sz="4" w:space="0" w:color="auto"/>
              <w:left w:val="nil"/>
              <w:right w:val="single" w:sz="4" w:space="0" w:color="auto"/>
            </w:tcBorders>
            <w:noWrap/>
            <w:vAlign w:val="center"/>
          </w:tcPr>
          <w:p w14:paraId="381DB835"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i/>
                <w:iCs/>
                <w:color w:val="000000"/>
                <w:sz w:val="19"/>
                <w:szCs w:val="19"/>
              </w:rPr>
              <w:t>2.5</w:t>
            </w:r>
          </w:p>
        </w:tc>
        <w:tc>
          <w:tcPr>
            <w:tcW w:w="371" w:type="pct"/>
            <w:gridSpan w:val="2"/>
            <w:tcBorders>
              <w:top w:val="single" w:sz="4" w:space="0" w:color="auto"/>
              <w:left w:val="nil"/>
              <w:right w:val="single" w:sz="4" w:space="0" w:color="auto"/>
            </w:tcBorders>
            <w:noWrap/>
            <w:vAlign w:val="center"/>
          </w:tcPr>
          <w:p w14:paraId="67309EE5"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17.7</w:t>
            </w:r>
          </w:p>
        </w:tc>
        <w:tc>
          <w:tcPr>
            <w:tcW w:w="347" w:type="pct"/>
            <w:gridSpan w:val="2"/>
            <w:tcBorders>
              <w:top w:val="single" w:sz="4" w:space="0" w:color="auto"/>
              <w:left w:val="nil"/>
              <w:right w:val="single" w:sz="4" w:space="0" w:color="auto"/>
            </w:tcBorders>
            <w:noWrap/>
            <w:vAlign w:val="center"/>
          </w:tcPr>
          <w:p w14:paraId="4F4CA8A2"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6.1</w:t>
            </w:r>
          </w:p>
        </w:tc>
      </w:tr>
      <w:tr w:rsidR="0061149A" w:rsidRPr="00BF3FC0" w14:paraId="6AB34966" w14:textId="77777777" w:rsidTr="002C4E8D">
        <w:trPr>
          <w:trHeight w:val="283"/>
        </w:trPr>
        <w:tc>
          <w:tcPr>
            <w:tcW w:w="555" w:type="pct"/>
            <w:tcBorders>
              <w:top w:val="nil"/>
              <w:left w:val="single" w:sz="4" w:space="0" w:color="auto"/>
              <w:right w:val="single" w:sz="4" w:space="0" w:color="auto"/>
            </w:tcBorders>
            <w:noWrap/>
            <w:vAlign w:val="center"/>
          </w:tcPr>
          <w:p w14:paraId="2DA19FB7"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BH21-10</w:t>
            </w:r>
          </w:p>
        </w:tc>
        <w:tc>
          <w:tcPr>
            <w:tcW w:w="454" w:type="pct"/>
            <w:tcBorders>
              <w:top w:val="nil"/>
              <w:left w:val="nil"/>
              <w:right w:val="single" w:sz="4" w:space="0" w:color="auto"/>
            </w:tcBorders>
            <w:noWrap/>
            <w:vAlign w:val="center"/>
          </w:tcPr>
          <w:p w14:paraId="2C7900A1"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1.1</w:t>
            </w:r>
          </w:p>
        </w:tc>
        <w:tc>
          <w:tcPr>
            <w:tcW w:w="388" w:type="pct"/>
            <w:tcBorders>
              <w:top w:val="nil"/>
              <w:left w:val="nil"/>
              <w:right w:val="single" w:sz="4" w:space="0" w:color="auto"/>
            </w:tcBorders>
            <w:noWrap/>
            <w:vAlign w:val="center"/>
          </w:tcPr>
          <w:p w14:paraId="3919EF77"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7.8</w:t>
            </w:r>
          </w:p>
        </w:tc>
        <w:tc>
          <w:tcPr>
            <w:tcW w:w="371" w:type="pct"/>
            <w:tcBorders>
              <w:top w:val="nil"/>
              <w:left w:val="nil"/>
              <w:right w:val="single" w:sz="4" w:space="0" w:color="auto"/>
            </w:tcBorders>
            <w:noWrap/>
            <w:vAlign w:val="center"/>
          </w:tcPr>
          <w:p w14:paraId="33046CF1"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98</w:t>
            </w:r>
          </w:p>
        </w:tc>
        <w:tc>
          <w:tcPr>
            <w:tcW w:w="519" w:type="pct"/>
            <w:gridSpan w:val="2"/>
            <w:tcBorders>
              <w:top w:val="nil"/>
              <w:left w:val="nil"/>
              <w:right w:val="single" w:sz="4" w:space="0" w:color="auto"/>
            </w:tcBorders>
            <w:noWrap/>
            <w:vAlign w:val="center"/>
          </w:tcPr>
          <w:p w14:paraId="4BD422AE"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1.97</w:t>
            </w:r>
          </w:p>
        </w:tc>
        <w:tc>
          <w:tcPr>
            <w:tcW w:w="511" w:type="pct"/>
            <w:gridSpan w:val="2"/>
            <w:tcBorders>
              <w:top w:val="nil"/>
              <w:left w:val="nil"/>
              <w:right w:val="single" w:sz="4" w:space="0" w:color="auto"/>
            </w:tcBorders>
            <w:noWrap/>
            <w:vAlign w:val="center"/>
          </w:tcPr>
          <w:p w14:paraId="244351D7"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3.92</w:t>
            </w:r>
          </w:p>
        </w:tc>
        <w:tc>
          <w:tcPr>
            <w:tcW w:w="371" w:type="pct"/>
            <w:gridSpan w:val="2"/>
            <w:tcBorders>
              <w:top w:val="nil"/>
              <w:left w:val="nil"/>
              <w:right w:val="single" w:sz="4" w:space="0" w:color="auto"/>
            </w:tcBorders>
            <w:noWrap/>
            <w:vAlign w:val="center"/>
          </w:tcPr>
          <w:p w14:paraId="45A77CC6" w14:textId="77777777" w:rsidR="00470E96" w:rsidRPr="00BF3FC0" w:rsidRDefault="00470E96" w:rsidP="00470E96">
            <w:pPr>
              <w:spacing w:before="0" w:after="0" w:line="264" w:lineRule="auto"/>
              <w:jc w:val="center"/>
              <w:rPr>
                <w:rFonts w:eastAsia="Times New Roman" w:cs="Arial"/>
                <w:i/>
                <w:iCs/>
                <w:kern w:val="19"/>
                <w:sz w:val="19"/>
                <w:szCs w:val="19"/>
                <w:lang w:eastAsia="en-CA"/>
              </w:rPr>
            </w:pPr>
            <w:r w:rsidRPr="00BF3FC0">
              <w:rPr>
                <w:rFonts w:cs="Arial"/>
                <w:color w:val="000000"/>
                <w:sz w:val="19"/>
                <w:szCs w:val="19"/>
              </w:rPr>
              <w:t>17.4</w:t>
            </w:r>
          </w:p>
        </w:tc>
        <w:tc>
          <w:tcPr>
            <w:tcW w:w="371" w:type="pct"/>
            <w:gridSpan w:val="2"/>
            <w:tcBorders>
              <w:top w:val="nil"/>
              <w:left w:val="nil"/>
              <w:right w:val="single" w:sz="4" w:space="0" w:color="auto"/>
            </w:tcBorders>
            <w:noWrap/>
            <w:vAlign w:val="center"/>
          </w:tcPr>
          <w:p w14:paraId="456A7F56"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997</w:t>
            </w:r>
          </w:p>
        </w:tc>
        <w:tc>
          <w:tcPr>
            <w:tcW w:w="371" w:type="pct"/>
            <w:gridSpan w:val="2"/>
            <w:tcBorders>
              <w:top w:val="nil"/>
              <w:left w:val="nil"/>
              <w:right w:val="single" w:sz="4" w:space="0" w:color="auto"/>
            </w:tcBorders>
            <w:noWrap/>
            <w:vAlign w:val="center"/>
          </w:tcPr>
          <w:p w14:paraId="21A3E40E"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217</w:t>
            </w:r>
          </w:p>
        </w:tc>
        <w:tc>
          <w:tcPr>
            <w:tcW w:w="371" w:type="pct"/>
            <w:gridSpan w:val="2"/>
            <w:tcBorders>
              <w:top w:val="nil"/>
              <w:left w:val="nil"/>
              <w:right w:val="single" w:sz="4" w:space="0" w:color="auto"/>
            </w:tcBorders>
            <w:noWrap/>
            <w:vAlign w:val="center"/>
          </w:tcPr>
          <w:p w14:paraId="2770B073"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102</w:t>
            </w:r>
          </w:p>
        </w:tc>
        <w:tc>
          <w:tcPr>
            <w:tcW w:w="371" w:type="pct"/>
            <w:gridSpan w:val="2"/>
            <w:tcBorders>
              <w:top w:val="nil"/>
              <w:left w:val="nil"/>
              <w:right w:val="single" w:sz="4" w:space="0" w:color="auto"/>
            </w:tcBorders>
            <w:noWrap/>
            <w:vAlign w:val="center"/>
          </w:tcPr>
          <w:p w14:paraId="292DEA92"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82.6</w:t>
            </w:r>
          </w:p>
        </w:tc>
        <w:tc>
          <w:tcPr>
            <w:tcW w:w="347" w:type="pct"/>
            <w:gridSpan w:val="2"/>
            <w:tcBorders>
              <w:top w:val="nil"/>
              <w:left w:val="nil"/>
              <w:right w:val="single" w:sz="4" w:space="0" w:color="auto"/>
            </w:tcBorders>
            <w:noWrap/>
            <w:vAlign w:val="center"/>
          </w:tcPr>
          <w:p w14:paraId="618C9EC1" w14:textId="77777777" w:rsidR="00470E96" w:rsidRPr="00BF3FC0" w:rsidRDefault="00470E96" w:rsidP="00470E96">
            <w:pPr>
              <w:spacing w:before="0" w:after="0" w:line="264" w:lineRule="auto"/>
              <w:jc w:val="center"/>
              <w:rPr>
                <w:rFonts w:eastAsia="Times New Roman" w:cs="Arial"/>
                <w:i/>
                <w:iCs/>
                <w:kern w:val="19"/>
                <w:sz w:val="19"/>
                <w:szCs w:val="19"/>
                <w:lang w:eastAsia="en-CA"/>
              </w:rPr>
            </w:pPr>
            <w:r w:rsidRPr="00BF3FC0">
              <w:rPr>
                <w:rFonts w:cs="Arial"/>
                <w:color w:val="000000"/>
                <w:sz w:val="19"/>
                <w:szCs w:val="19"/>
              </w:rPr>
              <w:t>34.5</w:t>
            </w:r>
          </w:p>
        </w:tc>
      </w:tr>
      <w:tr w:rsidR="0061149A" w:rsidRPr="00BF3FC0" w14:paraId="394F84C4" w14:textId="77777777" w:rsidTr="002C4E8D">
        <w:trPr>
          <w:trHeight w:val="283"/>
        </w:trPr>
        <w:tc>
          <w:tcPr>
            <w:tcW w:w="555" w:type="pct"/>
            <w:tcBorders>
              <w:top w:val="nil"/>
              <w:left w:val="single" w:sz="4" w:space="0" w:color="auto"/>
              <w:right w:val="single" w:sz="4" w:space="0" w:color="auto"/>
            </w:tcBorders>
            <w:noWrap/>
            <w:vAlign w:val="center"/>
          </w:tcPr>
          <w:p w14:paraId="7B13AE7C"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BH22-15</w:t>
            </w:r>
          </w:p>
        </w:tc>
        <w:tc>
          <w:tcPr>
            <w:tcW w:w="454" w:type="pct"/>
            <w:tcBorders>
              <w:top w:val="nil"/>
              <w:left w:val="nil"/>
              <w:right w:val="single" w:sz="4" w:space="0" w:color="auto"/>
            </w:tcBorders>
            <w:noWrap/>
            <w:vAlign w:val="center"/>
          </w:tcPr>
          <w:p w14:paraId="3D19C27C"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1.1</w:t>
            </w:r>
          </w:p>
        </w:tc>
        <w:tc>
          <w:tcPr>
            <w:tcW w:w="388" w:type="pct"/>
            <w:tcBorders>
              <w:top w:val="nil"/>
              <w:left w:val="nil"/>
              <w:right w:val="single" w:sz="4" w:space="0" w:color="auto"/>
            </w:tcBorders>
            <w:noWrap/>
            <w:vAlign w:val="center"/>
          </w:tcPr>
          <w:p w14:paraId="2046D735"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7.78</w:t>
            </w:r>
          </w:p>
        </w:tc>
        <w:tc>
          <w:tcPr>
            <w:tcW w:w="371" w:type="pct"/>
            <w:tcBorders>
              <w:top w:val="nil"/>
              <w:left w:val="nil"/>
              <w:right w:val="single" w:sz="4" w:space="0" w:color="auto"/>
            </w:tcBorders>
            <w:noWrap/>
            <w:vAlign w:val="center"/>
          </w:tcPr>
          <w:p w14:paraId="58BABCA8"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48</w:t>
            </w:r>
          </w:p>
        </w:tc>
        <w:tc>
          <w:tcPr>
            <w:tcW w:w="519" w:type="pct"/>
            <w:gridSpan w:val="2"/>
            <w:tcBorders>
              <w:top w:val="nil"/>
              <w:left w:val="nil"/>
              <w:right w:val="single" w:sz="4" w:space="0" w:color="auto"/>
            </w:tcBorders>
            <w:noWrap/>
            <w:vAlign w:val="center"/>
          </w:tcPr>
          <w:p w14:paraId="0EE45FE9"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5.5</w:t>
            </w:r>
          </w:p>
        </w:tc>
        <w:tc>
          <w:tcPr>
            <w:tcW w:w="511" w:type="pct"/>
            <w:gridSpan w:val="2"/>
            <w:tcBorders>
              <w:top w:val="nil"/>
              <w:left w:val="nil"/>
              <w:right w:val="single" w:sz="4" w:space="0" w:color="auto"/>
            </w:tcBorders>
            <w:noWrap/>
            <w:vAlign w:val="center"/>
          </w:tcPr>
          <w:p w14:paraId="6A40302E"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2.3</w:t>
            </w:r>
          </w:p>
        </w:tc>
        <w:tc>
          <w:tcPr>
            <w:tcW w:w="371" w:type="pct"/>
            <w:gridSpan w:val="2"/>
            <w:tcBorders>
              <w:top w:val="nil"/>
              <w:left w:val="nil"/>
              <w:right w:val="single" w:sz="4" w:space="0" w:color="auto"/>
            </w:tcBorders>
            <w:noWrap/>
            <w:vAlign w:val="center"/>
          </w:tcPr>
          <w:p w14:paraId="3B8539F1"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27</w:t>
            </w:r>
          </w:p>
        </w:tc>
        <w:tc>
          <w:tcPr>
            <w:tcW w:w="371" w:type="pct"/>
            <w:gridSpan w:val="2"/>
            <w:tcBorders>
              <w:top w:val="nil"/>
              <w:left w:val="nil"/>
              <w:right w:val="single" w:sz="4" w:space="0" w:color="auto"/>
            </w:tcBorders>
            <w:noWrap/>
            <w:vAlign w:val="center"/>
          </w:tcPr>
          <w:p w14:paraId="010C953E"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2100</w:t>
            </w:r>
          </w:p>
        </w:tc>
        <w:tc>
          <w:tcPr>
            <w:tcW w:w="371" w:type="pct"/>
            <w:gridSpan w:val="2"/>
            <w:tcBorders>
              <w:top w:val="nil"/>
              <w:left w:val="nil"/>
              <w:right w:val="single" w:sz="4" w:space="0" w:color="auto"/>
            </w:tcBorders>
            <w:noWrap/>
            <w:vAlign w:val="center"/>
          </w:tcPr>
          <w:p w14:paraId="5AC611F6"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160</w:t>
            </w:r>
          </w:p>
        </w:tc>
        <w:tc>
          <w:tcPr>
            <w:tcW w:w="371" w:type="pct"/>
            <w:gridSpan w:val="2"/>
            <w:tcBorders>
              <w:top w:val="nil"/>
              <w:left w:val="nil"/>
              <w:right w:val="single" w:sz="4" w:space="0" w:color="auto"/>
            </w:tcBorders>
            <w:noWrap/>
            <w:vAlign w:val="center"/>
          </w:tcPr>
          <w:p w14:paraId="7BABEB2C"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250</w:t>
            </w:r>
          </w:p>
        </w:tc>
        <w:tc>
          <w:tcPr>
            <w:tcW w:w="371" w:type="pct"/>
            <w:gridSpan w:val="2"/>
            <w:tcBorders>
              <w:top w:val="nil"/>
              <w:left w:val="nil"/>
              <w:right w:val="single" w:sz="4" w:space="0" w:color="auto"/>
            </w:tcBorders>
            <w:noWrap/>
            <w:vAlign w:val="center"/>
          </w:tcPr>
          <w:p w14:paraId="0D69F65E"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310</w:t>
            </w:r>
          </w:p>
        </w:tc>
        <w:tc>
          <w:tcPr>
            <w:tcW w:w="347" w:type="pct"/>
            <w:gridSpan w:val="2"/>
            <w:tcBorders>
              <w:top w:val="nil"/>
              <w:left w:val="nil"/>
              <w:right w:val="single" w:sz="4" w:space="0" w:color="auto"/>
            </w:tcBorders>
            <w:noWrap/>
            <w:vAlign w:val="center"/>
          </w:tcPr>
          <w:p w14:paraId="351D1F88"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24</w:t>
            </w:r>
          </w:p>
        </w:tc>
      </w:tr>
      <w:tr w:rsidR="0061149A" w:rsidRPr="00BF3FC0" w14:paraId="6F2C7172" w14:textId="77777777" w:rsidTr="002C4E8D">
        <w:trPr>
          <w:trHeight w:val="283"/>
        </w:trPr>
        <w:tc>
          <w:tcPr>
            <w:tcW w:w="555" w:type="pct"/>
            <w:tcBorders>
              <w:top w:val="nil"/>
              <w:left w:val="single" w:sz="4" w:space="0" w:color="auto"/>
              <w:right w:val="single" w:sz="4" w:space="0" w:color="auto"/>
            </w:tcBorders>
            <w:noWrap/>
            <w:vAlign w:val="center"/>
          </w:tcPr>
          <w:p w14:paraId="3AA51D4F"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BH22-16</w:t>
            </w:r>
          </w:p>
        </w:tc>
        <w:tc>
          <w:tcPr>
            <w:tcW w:w="454" w:type="pct"/>
            <w:tcBorders>
              <w:top w:val="nil"/>
              <w:left w:val="nil"/>
              <w:right w:val="single" w:sz="4" w:space="0" w:color="auto"/>
            </w:tcBorders>
            <w:noWrap/>
            <w:vAlign w:val="center"/>
          </w:tcPr>
          <w:p w14:paraId="6B622BD3"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1.1</w:t>
            </w:r>
          </w:p>
        </w:tc>
        <w:tc>
          <w:tcPr>
            <w:tcW w:w="388" w:type="pct"/>
            <w:tcBorders>
              <w:top w:val="nil"/>
              <w:left w:val="nil"/>
              <w:right w:val="single" w:sz="4" w:space="0" w:color="auto"/>
            </w:tcBorders>
            <w:noWrap/>
            <w:vAlign w:val="center"/>
          </w:tcPr>
          <w:p w14:paraId="30382C79"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7.95</w:t>
            </w:r>
          </w:p>
        </w:tc>
        <w:tc>
          <w:tcPr>
            <w:tcW w:w="371" w:type="pct"/>
            <w:tcBorders>
              <w:top w:val="nil"/>
              <w:left w:val="nil"/>
              <w:right w:val="single" w:sz="4" w:space="0" w:color="auto"/>
            </w:tcBorders>
            <w:noWrap/>
            <w:vAlign w:val="center"/>
          </w:tcPr>
          <w:p w14:paraId="760EEA4E"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46</w:t>
            </w:r>
          </w:p>
        </w:tc>
        <w:tc>
          <w:tcPr>
            <w:tcW w:w="519" w:type="pct"/>
            <w:gridSpan w:val="2"/>
            <w:tcBorders>
              <w:top w:val="nil"/>
              <w:left w:val="nil"/>
              <w:right w:val="single" w:sz="4" w:space="0" w:color="auto"/>
            </w:tcBorders>
            <w:noWrap/>
            <w:vAlign w:val="center"/>
          </w:tcPr>
          <w:p w14:paraId="353FB610"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0.38</w:t>
            </w:r>
          </w:p>
        </w:tc>
        <w:tc>
          <w:tcPr>
            <w:tcW w:w="511" w:type="pct"/>
            <w:gridSpan w:val="2"/>
            <w:tcBorders>
              <w:top w:val="nil"/>
              <w:left w:val="nil"/>
              <w:right w:val="single" w:sz="4" w:space="0" w:color="auto"/>
            </w:tcBorders>
            <w:noWrap/>
            <w:vAlign w:val="center"/>
          </w:tcPr>
          <w:p w14:paraId="683843E0"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3.4</w:t>
            </w:r>
          </w:p>
        </w:tc>
        <w:tc>
          <w:tcPr>
            <w:tcW w:w="371" w:type="pct"/>
            <w:gridSpan w:val="2"/>
            <w:tcBorders>
              <w:top w:val="nil"/>
              <w:left w:val="nil"/>
              <w:right w:val="single" w:sz="4" w:space="0" w:color="auto"/>
            </w:tcBorders>
            <w:noWrap/>
            <w:vAlign w:val="center"/>
          </w:tcPr>
          <w:p w14:paraId="5190CDD4"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i/>
                <w:iCs/>
                <w:color w:val="000000"/>
                <w:sz w:val="19"/>
                <w:szCs w:val="19"/>
              </w:rPr>
              <w:t>2.3</w:t>
            </w:r>
          </w:p>
        </w:tc>
        <w:tc>
          <w:tcPr>
            <w:tcW w:w="371" w:type="pct"/>
            <w:gridSpan w:val="2"/>
            <w:tcBorders>
              <w:top w:val="nil"/>
              <w:left w:val="nil"/>
              <w:right w:val="single" w:sz="4" w:space="0" w:color="auto"/>
            </w:tcBorders>
            <w:noWrap/>
            <w:vAlign w:val="center"/>
          </w:tcPr>
          <w:p w14:paraId="3B35159B"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12</w:t>
            </w:r>
          </w:p>
        </w:tc>
        <w:tc>
          <w:tcPr>
            <w:tcW w:w="371" w:type="pct"/>
            <w:gridSpan w:val="2"/>
            <w:tcBorders>
              <w:top w:val="nil"/>
              <w:left w:val="nil"/>
              <w:right w:val="single" w:sz="4" w:space="0" w:color="auto"/>
            </w:tcBorders>
            <w:noWrap/>
            <w:vAlign w:val="center"/>
          </w:tcPr>
          <w:p w14:paraId="7E8AC21B"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29</w:t>
            </w:r>
          </w:p>
        </w:tc>
        <w:tc>
          <w:tcPr>
            <w:tcW w:w="371" w:type="pct"/>
            <w:gridSpan w:val="2"/>
            <w:tcBorders>
              <w:top w:val="nil"/>
              <w:left w:val="nil"/>
              <w:right w:val="single" w:sz="4" w:space="0" w:color="auto"/>
            </w:tcBorders>
            <w:noWrap/>
            <w:vAlign w:val="center"/>
          </w:tcPr>
          <w:p w14:paraId="2C458E1B"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4</w:t>
            </w:r>
          </w:p>
        </w:tc>
        <w:tc>
          <w:tcPr>
            <w:tcW w:w="371" w:type="pct"/>
            <w:gridSpan w:val="2"/>
            <w:tcBorders>
              <w:top w:val="nil"/>
              <w:left w:val="nil"/>
              <w:right w:val="single" w:sz="4" w:space="0" w:color="auto"/>
            </w:tcBorders>
            <w:noWrap/>
            <w:vAlign w:val="center"/>
          </w:tcPr>
          <w:p w14:paraId="036964E0"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4.8</w:t>
            </w:r>
          </w:p>
        </w:tc>
        <w:tc>
          <w:tcPr>
            <w:tcW w:w="347" w:type="pct"/>
            <w:gridSpan w:val="2"/>
            <w:tcBorders>
              <w:top w:val="nil"/>
              <w:left w:val="nil"/>
              <w:right w:val="single" w:sz="4" w:space="0" w:color="auto"/>
            </w:tcBorders>
            <w:noWrap/>
            <w:vAlign w:val="center"/>
          </w:tcPr>
          <w:p w14:paraId="7D4F884A"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2.7</w:t>
            </w:r>
          </w:p>
        </w:tc>
      </w:tr>
      <w:tr w:rsidR="0061149A" w:rsidRPr="00BF3FC0" w14:paraId="2B5E9EDE" w14:textId="77777777" w:rsidTr="002C4E8D">
        <w:trPr>
          <w:trHeight w:val="283"/>
        </w:trPr>
        <w:tc>
          <w:tcPr>
            <w:tcW w:w="555" w:type="pct"/>
            <w:tcBorders>
              <w:top w:val="nil"/>
              <w:left w:val="single" w:sz="4" w:space="0" w:color="auto"/>
              <w:right w:val="single" w:sz="4" w:space="0" w:color="auto"/>
            </w:tcBorders>
            <w:noWrap/>
            <w:vAlign w:val="center"/>
          </w:tcPr>
          <w:p w14:paraId="17091847"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BH22-17</w:t>
            </w:r>
          </w:p>
        </w:tc>
        <w:tc>
          <w:tcPr>
            <w:tcW w:w="454" w:type="pct"/>
            <w:tcBorders>
              <w:top w:val="nil"/>
              <w:left w:val="nil"/>
              <w:right w:val="single" w:sz="4" w:space="0" w:color="auto"/>
            </w:tcBorders>
            <w:noWrap/>
            <w:vAlign w:val="center"/>
          </w:tcPr>
          <w:p w14:paraId="52F52AFE"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1.1</w:t>
            </w:r>
          </w:p>
        </w:tc>
        <w:tc>
          <w:tcPr>
            <w:tcW w:w="388" w:type="pct"/>
            <w:tcBorders>
              <w:top w:val="nil"/>
              <w:left w:val="nil"/>
              <w:right w:val="single" w:sz="4" w:space="0" w:color="auto"/>
            </w:tcBorders>
            <w:noWrap/>
            <w:vAlign w:val="center"/>
          </w:tcPr>
          <w:p w14:paraId="227F2BE4"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7.86</w:t>
            </w:r>
          </w:p>
        </w:tc>
        <w:tc>
          <w:tcPr>
            <w:tcW w:w="371" w:type="pct"/>
            <w:tcBorders>
              <w:top w:val="nil"/>
              <w:left w:val="nil"/>
              <w:right w:val="single" w:sz="4" w:space="0" w:color="auto"/>
            </w:tcBorders>
            <w:noWrap/>
            <w:vAlign w:val="center"/>
          </w:tcPr>
          <w:p w14:paraId="03C38699"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50</w:t>
            </w:r>
          </w:p>
        </w:tc>
        <w:tc>
          <w:tcPr>
            <w:tcW w:w="519" w:type="pct"/>
            <w:gridSpan w:val="2"/>
            <w:tcBorders>
              <w:top w:val="nil"/>
              <w:left w:val="nil"/>
              <w:right w:val="single" w:sz="4" w:space="0" w:color="auto"/>
            </w:tcBorders>
            <w:noWrap/>
            <w:vAlign w:val="center"/>
          </w:tcPr>
          <w:p w14:paraId="7F0F5AF8"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6.7</w:t>
            </w:r>
          </w:p>
        </w:tc>
        <w:tc>
          <w:tcPr>
            <w:tcW w:w="511" w:type="pct"/>
            <w:gridSpan w:val="2"/>
            <w:tcBorders>
              <w:top w:val="nil"/>
              <w:left w:val="nil"/>
              <w:right w:val="single" w:sz="4" w:space="0" w:color="auto"/>
            </w:tcBorders>
            <w:noWrap/>
            <w:vAlign w:val="center"/>
          </w:tcPr>
          <w:p w14:paraId="0B21CF90"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3.2</w:t>
            </w:r>
          </w:p>
        </w:tc>
        <w:tc>
          <w:tcPr>
            <w:tcW w:w="371" w:type="pct"/>
            <w:gridSpan w:val="2"/>
            <w:tcBorders>
              <w:top w:val="nil"/>
              <w:left w:val="nil"/>
              <w:right w:val="single" w:sz="4" w:space="0" w:color="auto"/>
            </w:tcBorders>
            <w:noWrap/>
            <w:vAlign w:val="center"/>
          </w:tcPr>
          <w:p w14:paraId="2B247758"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56</w:t>
            </w:r>
          </w:p>
        </w:tc>
        <w:tc>
          <w:tcPr>
            <w:tcW w:w="371" w:type="pct"/>
            <w:gridSpan w:val="2"/>
            <w:tcBorders>
              <w:top w:val="nil"/>
              <w:left w:val="nil"/>
              <w:right w:val="single" w:sz="4" w:space="0" w:color="auto"/>
            </w:tcBorders>
            <w:noWrap/>
            <w:vAlign w:val="center"/>
          </w:tcPr>
          <w:p w14:paraId="31032F01"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2700</w:t>
            </w:r>
          </w:p>
        </w:tc>
        <w:tc>
          <w:tcPr>
            <w:tcW w:w="371" w:type="pct"/>
            <w:gridSpan w:val="2"/>
            <w:tcBorders>
              <w:top w:val="nil"/>
              <w:left w:val="nil"/>
              <w:right w:val="single" w:sz="4" w:space="0" w:color="auto"/>
            </w:tcBorders>
            <w:noWrap/>
            <w:vAlign w:val="center"/>
          </w:tcPr>
          <w:p w14:paraId="622F1081"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250</w:t>
            </w:r>
          </w:p>
        </w:tc>
        <w:tc>
          <w:tcPr>
            <w:tcW w:w="371" w:type="pct"/>
            <w:gridSpan w:val="2"/>
            <w:tcBorders>
              <w:top w:val="nil"/>
              <w:left w:val="nil"/>
              <w:right w:val="single" w:sz="4" w:space="0" w:color="auto"/>
            </w:tcBorders>
            <w:noWrap/>
            <w:vAlign w:val="center"/>
          </w:tcPr>
          <w:p w14:paraId="42990838"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250</w:t>
            </w:r>
          </w:p>
        </w:tc>
        <w:tc>
          <w:tcPr>
            <w:tcW w:w="371" w:type="pct"/>
            <w:gridSpan w:val="2"/>
            <w:tcBorders>
              <w:top w:val="nil"/>
              <w:left w:val="nil"/>
              <w:right w:val="single" w:sz="4" w:space="0" w:color="auto"/>
            </w:tcBorders>
            <w:noWrap/>
            <w:vAlign w:val="center"/>
          </w:tcPr>
          <w:p w14:paraId="03DD20A4"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410</w:t>
            </w:r>
          </w:p>
        </w:tc>
        <w:tc>
          <w:tcPr>
            <w:tcW w:w="347" w:type="pct"/>
            <w:gridSpan w:val="2"/>
            <w:tcBorders>
              <w:top w:val="nil"/>
              <w:left w:val="nil"/>
              <w:right w:val="single" w:sz="4" w:space="0" w:color="auto"/>
            </w:tcBorders>
            <w:noWrap/>
            <w:vAlign w:val="center"/>
          </w:tcPr>
          <w:p w14:paraId="5539F451"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23</w:t>
            </w:r>
          </w:p>
        </w:tc>
      </w:tr>
      <w:tr w:rsidR="0061149A" w:rsidRPr="00BF3FC0" w14:paraId="617EA000" w14:textId="77777777" w:rsidTr="002C4E8D">
        <w:trPr>
          <w:trHeight w:val="283"/>
        </w:trPr>
        <w:tc>
          <w:tcPr>
            <w:tcW w:w="555" w:type="pct"/>
            <w:tcBorders>
              <w:top w:val="nil"/>
              <w:left w:val="single" w:sz="4" w:space="0" w:color="auto"/>
              <w:right w:val="single" w:sz="4" w:space="0" w:color="auto"/>
            </w:tcBorders>
            <w:noWrap/>
            <w:vAlign w:val="center"/>
          </w:tcPr>
          <w:p w14:paraId="68018383"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BH22-18</w:t>
            </w:r>
          </w:p>
        </w:tc>
        <w:tc>
          <w:tcPr>
            <w:tcW w:w="454" w:type="pct"/>
            <w:tcBorders>
              <w:top w:val="nil"/>
              <w:left w:val="nil"/>
              <w:right w:val="single" w:sz="4" w:space="0" w:color="auto"/>
            </w:tcBorders>
            <w:noWrap/>
            <w:vAlign w:val="center"/>
          </w:tcPr>
          <w:p w14:paraId="1D1F22C4"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1.1</w:t>
            </w:r>
          </w:p>
        </w:tc>
        <w:tc>
          <w:tcPr>
            <w:tcW w:w="388" w:type="pct"/>
            <w:tcBorders>
              <w:top w:val="nil"/>
              <w:left w:val="nil"/>
              <w:right w:val="single" w:sz="4" w:space="0" w:color="auto"/>
            </w:tcBorders>
            <w:noWrap/>
            <w:vAlign w:val="center"/>
          </w:tcPr>
          <w:p w14:paraId="4E857B70"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8.05</w:t>
            </w:r>
          </w:p>
        </w:tc>
        <w:tc>
          <w:tcPr>
            <w:tcW w:w="371" w:type="pct"/>
            <w:tcBorders>
              <w:top w:val="nil"/>
              <w:left w:val="nil"/>
              <w:right w:val="single" w:sz="4" w:space="0" w:color="auto"/>
            </w:tcBorders>
            <w:noWrap/>
            <w:vAlign w:val="center"/>
          </w:tcPr>
          <w:p w14:paraId="71DD6767"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48</w:t>
            </w:r>
          </w:p>
        </w:tc>
        <w:tc>
          <w:tcPr>
            <w:tcW w:w="519" w:type="pct"/>
            <w:gridSpan w:val="2"/>
            <w:tcBorders>
              <w:top w:val="nil"/>
              <w:left w:val="nil"/>
              <w:right w:val="single" w:sz="4" w:space="0" w:color="auto"/>
            </w:tcBorders>
            <w:noWrap/>
            <w:vAlign w:val="center"/>
          </w:tcPr>
          <w:p w14:paraId="55D4D3F3"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0.54</w:t>
            </w:r>
          </w:p>
        </w:tc>
        <w:tc>
          <w:tcPr>
            <w:tcW w:w="511" w:type="pct"/>
            <w:gridSpan w:val="2"/>
            <w:tcBorders>
              <w:top w:val="nil"/>
              <w:left w:val="nil"/>
              <w:right w:val="single" w:sz="4" w:space="0" w:color="auto"/>
            </w:tcBorders>
            <w:noWrap/>
            <w:vAlign w:val="center"/>
          </w:tcPr>
          <w:p w14:paraId="60D40317"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4.7</w:t>
            </w:r>
          </w:p>
        </w:tc>
        <w:tc>
          <w:tcPr>
            <w:tcW w:w="371" w:type="pct"/>
            <w:gridSpan w:val="2"/>
            <w:tcBorders>
              <w:top w:val="nil"/>
              <w:left w:val="nil"/>
              <w:right w:val="single" w:sz="4" w:space="0" w:color="auto"/>
            </w:tcBorders>
            <w:noWrap/>
            <w:vAlign w:val="center"/>
          </w:tcPr>
          <w:p w14:paraId="40878630" w14:textId="77777777" w:rsidR="00470E96" w:rsidRPr="00BF3FC0" w:rsidRDefault="00470E96" w:rsidP="00470E96">
            <w:pPr>
              <w:spacing w:before="0" w:after="0" w:line="264" w:lineRule="auto"/>
              <w:jc w:val="center"/>
              <w:rPr>
                <w:rFonts w:cs="Arial"/>
                <w:kern w:val="19"/>
                <w:sz w:val="19"/>
                <w:szCs w:val="19"/>
              </w:rPr>
            </w:pPr>
            <w:r w:rsidRPr="00BF3FC0">
              <w:rPr>
                <w:rFonts w:cs="Arial"/>
                <w:i/>
                <w:iCs/>
                <w:color w:val="000000"/>
                <w:sz w:val="19"/>
                <w:szCs w:val="19"/>
              </w:rPr>
              <w:t>2.4</w:t>
            </w:r>
          </w:p>
        </w:tc>
        <w:tc>
          <w:tcPr>
            <w:tcW w:w="371" w:type="pct"/>
            <w:gridSpan w:val="2"/>
            <w:tcBorders>
              <w:top w:val="nil"/>
              <w:left w:val="nil"/>
              <w:right w:val="single" w:sz="4" w:space="0" w:color="auto"/>
            </w:tcBorders>
            <w:noWrap/>
            <w:vAlign w:val="center"/>
          </w:tcPr>
          <w:p w14:paraId="2A33AA71"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70</w:t>
            </w:r>
          </w:p>
        </w:tc>
        <w:tc>
          <w:tcPr>
            <w:tcW w:w="371" w:type="pct"/>
            <w:gridSpan w:val="2"/>
            <w:tcBorders>
              <w:top w:val="nil"/>
              <w:left w:val="nil"/>
              <w:right w:val="single" w:sz="4" w:space="0" w:color="auto"/>
            </w:tcBorders>
            <w:noWrap/>
            <w:vAlign w:val="center"/>
          </w:tcPr>
          <w:p w14:paraId="1B1E8413"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53</w:t>
            </w:r>
          </w:p>
        </w:tc>
        <w:tc>
          <w:tcPr>
            <w:tcW w:w="371" w:type="pct"/>
            <w:gridSpan w:val="2"/>
            <w:tcBorders>
              <w:top w:val="nil"/>
              <w:left w:val="nil"/>
              <w:right w:val="single" w:sz="4" w:space="0" w:color="auto"/>
            </w:tcBorders>
            <w:noWrap/>
            <w:vAlign w:val="center"/>
          </w:tcPr>
          <w:p w14:paraId="7CBD8A44"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8.1</w:t>
            </w:r>
          </w:p>
        </w:tc>
        <w:tc>
          <w:tcPr>
            <w:tcW w:w="371" w:type="pct"/>
            <w:gridSpan w:val="2"/>
            <w:tcBorders>
              <w:top w:val="nil"/>
              <w:left w:val="nil"/>
              <w:right w:val="single" w:sz="4" w:space="0" w:color="auto"/>
            </w:tcBorders>
            <w:noWrap/>
            <w:vAlign w:val="center"/>
          </w:tcPr>
          <w:p w14:paraId="0E6E49D8"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7.2</w:t>
            </w:r>
          </w:p>
        </w:tc>
        <w:tc>
          <w:tcPr>
            <w:tcW w:w="347" w:type="pct"/>
            <w:gridSpan w:val="2"/>
            <w:tcBorders>
              <w:top w:val="nil"/>
              <w:left w:val="nil"/>
              <w:right w:val="single" w:sz="4" w:space="0" w:color="auto"/>
            </w:tcBorders>
            <w:noWrap/>
            <w:vAlign w:val="center"/>
          </w:tcPr>
          <w:p w14:paraId="38138FC1"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4.7</w:t>
            </w:r>
          </w:p>
        </w:tc>
      </w:tr>
      <w:tr w:rsidR="0061149A" w:rsidRPr="00BF3FC0" w14:paraId="7CB5C437" w14:textId="77777777" w:rsidTr="002C4E8D">
        <w:trPr>
          <w:trHeight w:val="283"/>
        </w:trPr>
        <w:tc>
          <w:tcPr>
            <w:tcW w:w="555" w:type="pct"/>
            <w:tcBorders>
              <w:top w:val="nil"/>
              <w:left w:val="single" w:sz="4" w:space="0" w:color="auto"/>
              <w:right w:val="single" w:sz="4" w:space="0" w:color="auto"/>
            </w:tcBorders>
            <w:noWrap/>
            <w:vAlign w:val="center"/>
          </w:tcPr>
          <w:p w14:paraId="51CD0561"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BH22-22</w:t>
            </w:r>
          </w:p>
        </w:tc>
        <w:tc>
          <w:tcPr>
            <w:tcW w:w="454" w:type="pct"/>
            <w:tcBorders>
              <w:top w:val="nil"/>
              <w:left w:val="nil"/>
              <w:right w:val="single" w:sz="4" w:space="0" w:color="auto"/>
            </w:tcBorders>
            <w:noWrap/>
            <w:vAlign w:val="center"/>
          </w:tcPr>
          <w:p w14:paraId="41542ADD"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1.25</w:t>
            </w:r>
          </w:p>
        </w:tc>
        <w:tc>
          <w:tcPr>
            <w:tcW w:w="388" w:type="pct"/>
            <w:tcBorders>
              <w:top w:val="nil"/>
              <w:left w:val="nil"/>
              <w:right w:val="single" w:sz="4" w:space="0" w:color="auto"/>
            </w:tcBorders>
            <w:noWrap/>
            <w:vAlign w:val="center"/>
          </w:tcPr>
          <w:p w14:paraId="54FD24D8"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7.69</w:t>
            </w:r>
          </w:p>
        </w:tc>
        <w:tc>
          <w:tcPr>
            <w:tcW w:w="371" w:type="pct"/>
            <w:tcBorders>
              <w:top w:val="nil"/>
              <w:left w:val="nil"/>
              <w:right w:val="single" w:sz="4" w:space="0" w:color="auto"/>
            </w:tcBorders>
            <w:noWrap/>
            <w:vAlign w:val="center"/>
          </w:tcPr>
          <w:p w14:paraId="0E7B5407"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73</w:t>
            </w:r>
          </w:p>
        </w:tc>
        <w:tc>
          <w:tcPr>
            <w:tcW w:w="519" w:type="pct"/>
            <w:gridSpan w:val="2"/>
            <w:tcBorders>
              <w:top w:val="nil"/>
              <w:left w:val="nil"/>
              <w:right w:val="single" w:sz="4" w:space="0" w:color="auto"/>
            </w:tcBorders>
            <w:noWrap/>
            <w:vAlign w:val="center"/>
          </w:tcPr>
          <w:p w14:paraId="2C53570D"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3.6</w:t>
            </w:r>
          </w:p>
        </w:tc>
        <w:tc>
          <w:tcPr>
            <w:tcW w:w="511" w:type="pct"/>
            <w:gridSpan w:val="2"/>
            <w:tcBorders>
              <w:top w:val="nil"/>
              <w:left w:val="nil"/>
              <w:right w:val="single" w:sz="4" w:space="0" w:color="auto"/>
            </w:tcBorders>
            <w:noWrap/>
            <w:vAlign w:val="center"/>
          </w:tcPr>
          <w:p w14:paraId="143F64A4"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3.7</w:t>
            </w:r>
          </w:p>
        </w:tc>
        <w:tc>
          <w:tcPr>
            <w:tcW w:w="371" w:type="pct"/>
            <w:gridSpan w:val="2"/>
            <w:tcBorders>
              <w:top w:val="nil"/>
              <w:left w:val="nil"/>
              <w:right w:val="single" w:sz="4" w:space="0" w:color="auto"/>
            </w:tcBorders>
            <w:noWrap/>
            <w:vAlign w:val="center"/>
          </w:tcPr>
          <w:p w14:paraId="5F04B607"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15</w:t>
            </w:r>
          </w:p>
        </w:tc>
        <w:tc>
          <w:tcPr>
            <w:tcW w:w="371" w:type="pct"/>
            <w:gridSpan w:val="2"/>
            <w:tcBorders>
              <w:top w:val="nil"/>
              <w:left w:val="nil"/>
              <w:right w:val="single" w:sz="4" w:space="0" w:color="auto"/>
            </w:tcBorders>
            <w:noWrap/>
            <w:vAlign w:val="center"/>
          </w:tcPr>
          <w:p w14:paraId="52C80B33"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1600</w:t>
            </w:r>
          </w:p>
        </w:tc>
        <w:tc>
          <w:tcPr>
            <w:tcW w:w="371" w:type="pct"/>
            <w:gridSpan w:val="2"/>
            <w:tcBorders>
              <w:top w:val="nil"/>
              <w:left w:val="nil"/>
              <w:right w:val="single" w:sz="4" w:space="0" w:color="auto"/>
            </w:tcBorders>
            <w:noWrap/>
            <w:vAlign w:val="center"/>
          </w:tcPr>
          <w:p w14:paraId="5F628981"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250</w:t>
            </w:r>
          </w:p>
        </w:tc>
        <w:tc>
          <w:tcPr>
            <w:tcW w:w="371" w:type="pct"/>
            <w:gridSpan w:val="2"/>
            <w:tcBorders>
              <w:top w:val="nil"/>
              <w:left w:val="nil"/>
              <w:right w:val="single" w:sz="4" w:space="0" w:color="auto"/>
            </w:tcBorders>
            <w:noWrap/>
            <w:vAlign w:val="center"/>
          </w:tcPr>
          <w:p w14:paraId="6241FBDE"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230</w:t>
            </w:r>
          </w:p>
        </w:tc>
        <w:tc>
          <w:tcPr>
            <w:tcW w:w="371" w:type="pct"/>
            <w:gridSpan w:val="2"/>
            <w:tcBorders>
              <w:top w:val="nil"/>
              <w:left w:val="nil"/>
              <w:right w:val="single" w:sz="4" w:space="0" w:color="auto"/>
            </w:tcBorders>
            <w:noWrap/>
            <w:vAlign w:val="center"/>
          </w:tcPr>
          <w:p w14:paraId="186863F8"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140</w:t>
            </w:r>
          </w:p>
        </w:tc>
        <w:tc>
          <w:tcPr>
            <w:tcW w:w="347" w:type="pct"/>
            <w:gridSpan w:val="2"/>
            <w:tcBorders>
              <w:top w:val="nil"/>
              <w:left w:val="nil"/>
              <w:right w:val="single" w:sz="4" w:space="0" w:color="auto"/>
            </w:tcBorders>
            <w:noWrap/>
            <w:vAlign w:val="center"/>
          </w:tcPr>
          <w:p w14:paraId="77CFDF48"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35</w:t>
            </w:r>
          </w:p>
        </w:tc>
      </w:tr>
      <w:tr w:rsidR="0061149A" w:rsidRPr="00BF3FC0" w14:paraId="4AD551B4" w14:textId="77777777" w:rsidTr="002C4E8D">
        <w:trPr>
          <w:trHeight w:val="283"/>
        </w:trPr>
        <w:tc>
          <w:tcPr>
            <w:tcW w:w="555" w:type="pct"/>
            <w:tcBorders>
              <w:top w:val="nil"/>
              <w:left w:val="single" w:sz="4" w:space="0" w:color="auto"/>
              <w:right w:val="single" w:sz="4" w:space="0" w:color="auto"/>
            </w:tcBorders>
            <w:noWrap/>
            <w:vAlign w:val="center"/>
          </w:tcPr>
          <w:p w14:paraId="643563F2"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BH21-1</w:t>
            </w:r>
          </w:p>
        </w:tc>
        <w:tc>
          <w:tcPr>
            <w:tcW w:w="454" w:type="pct"/>
            <w:tcBorders>
              <w:top w:val="nil"/>
              <w:left w:val="nil"/>
              <w:right w:val="single" w:sz="4" w:space="0" w:color="auto"/>
            </w:tcBorders>
            <w:noWrap/>
            <w:vAlign w:val="center"/>
          </w:tcPr>
          <w:p w14:paraId="6F481F64"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1.4</w:t>
            </w:r>
          </w:p>
        </w:tc>
        <w:tc>
          <w:tcPr>
            <w:tcW w:w="388" w:type="pct"/>
            <w:tcBorders>
              <w:top w:val="nil"/>
              <w:left w:val="nil"/>
              <w:right w:val="single" w:sz="4" w:space="0" w:color="auto"/>
            </w:tcBorders>
            <w:noWrap/>
            <w:vAlign w:val="center"/>
          </w:tcPr>
          <w:p w14:paraId="3CE92F6C"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8.4</w:t>
            </w:r>
          </w:p>
        </w:tc>
        <w:tc>
          <w:tcPr>
            <w:tcW w:w="371" w:type="pct"/>
            <w:tcBorders>
              <w:top w:val="nil"/>
              <w:left w:val="nil"/>
              <w:right w:val="single" w:sz="4" w:space="0" w:color="auto"/>
            </w:tcBorders>
            <w:noWrap/>
            <w:vAlign w:val="center"/>
          </w:tcPr>
          <w:p w14:paraId="58CD11E2"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76</w:t>
            </w:r>
          </w:p>
        </w:tc>
        <w:tc>
          <w:tcPr>
            <w:tcW w:w="519" w:type="pct"/>
            <w:gridSpan w:val="2"/>
            <w:tcBorders>
              <w:top w:val="nil"/>
              <w:left w:val="nil"/>
              <w:right w:val="single" w:sz="4" w:space="0" w:color="auto"/>
            </w:tcBorders>
            <w:noWrap/>
            <w:vAlign w:val="center"/>
          </w:tcPr>
          <w:p w14:paraId="4E33E829"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2.76</w:t>
            </w:r>
          </w:p>
        </w:tc>
        <w:tc>
          <w:tcPr>
            <w:tcW w:w="511" w:type="pct"/>
            <w:gridSpan w:val="2"/>
            <w:tcBorders>
              <w:top w:val="nil"/>
              <w:left w:val="nil"/>
              <w:right w:val="single" w:sz="4" w:space="0" w:color="auto"/>
            </w:tcBorders>
            <w:noWrap/>
            <w:vAlign w:val="center"/>
          </w:tcPr>
          <w:p w14:paraId="385E5DAA"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5.69</w:t>
            </w:r>
          </w:p>
        </w:tc>
        <w:tc>
          <w:tcPr>
            <w:tcW w:w="371" w:type="pct"/>
            <w:gridSpan w:val="2"/>
            <w:tcBorders>
              <w:top w:val="nil"/>
              <w:left w:val="nil"/>
              <w:right w:val="single" w:sz="4" w:space="0" w:color="auto"/>
            </w:tcBorders>
            <w:noWrap/>
            <w:vAlign w:val="center"/>
          </w:tcPr>
          <w:p w14:paraId="173C0466"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52.3</w:t>
            </w:r>
          </w:p>
        </w:tc>
        <w:tc>
          <w:tcPr>
            <w:tcW w:w="371" w:type="pct"/>
            <w:gridSpan w:val="2"/>
            <w:tcBorders>
              <w:top w:val="nil"/>
              <w:left w:val="nil"/>
              <w:right w:val="single" w:sz="4" w:space="0" w:color="auto"/>
            </w:tcBorders>
            <w:noWrap/>
            <w:vAlign w:val="center"/>
          </w:tcPr>
          <w:p w14:paraId="74817506"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996</w:t>
            </w:r>
          </w:p>
        </w:tc>
        <w:tc>
          <w:tcPr>
            <w:tcW w:w="371" w:type="pct"/>
            <w:gridSpan w:val="2"/>
            <w:tcBorders>
              <w:top w:val="nil"/>
              <w:left w:val="nil"/>
              <w:right w:val="single" w:sz="4" w:space="0" w:color="auto"/>
            </w:tcBorders>
            <w:noWrap/>
            <w:vAlign w:val="center"/>
          </w:tcPr>
          <w:p w14:paraId="25735B52"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276</w:t>
            </w:r>
          </w:p>
        </w:tc>
        <w:tc>
          <w:tcPr>
            <w:tcW w:w="371" w:type="pct"/>
            <w:gridSpan w:val="2"/>
            <w:tcBorders>
              <w:top w:val="nil"/>
              <w:left w:val="nil"/>
              <w:right w:val="single" w:sz="4" w:space="0" w:color="auto"/>
            </w:tcBorders>
            <w:noWrap/>
            <w:vAlign w:val="center"/>
          </w:tcPr>
          <w:p w14:paraId="5583213E"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16.6</w:t>
            </w:r>
          </w:p>
        </w:tc>
        <w:tc>
          <w:tcPr>
            <w:tcW w:w="371" w:type="pct"/>
            <w:gridSpan w:val="2"/>
            <w:tcBorders>
              <w:top w:val="nil"/>
              <w:left w:val="nil"/>
              <w:right w:val="single" w:sz="4" w:space="0" w:color="auto"/>
            </w:tcBorders>
            <w:noWrap/>
            <w:vAlign w:val="center"/>
          </w:tcPr>
          <w:p w14:paraId="229F3A2A"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132</w:t>
            </w:r>
          </w:p>
        </w:tc>
        <w:tc>
          <w:tcPr>
            <w:tcW w:w="347" w:type="pct"/>
            <w:gridSpan w:val="2"/>
            <w:tcBorders>
              <w:top w:val="nil"/>
              <w:left w:val="nil"/>
              <w:right w:val="single" w:sz="4" w:space="0" w:color="auto"/>
            </w:tcBorders>
            <w:noWrap/>
            <w:vAlign w:val="center"/>
          </w:tcPr>
          <w:p w14:paraId="518733A6"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15</w:t>
            </w:r>
          </w:p>
        </w:tc>
      </w:tr>
      <w:tr w:rsidR="0061149A" w:rsidRPr="00BF3FC0" w14:paraId="5ECA83C2" w14:textId="77777777" w:rsidTr="002C4E8D">
        <w:trPr>
          <w:trHeight w:val="283"/>
        </w:trPr>
        <w:tc>
          <w:tcPr>
            <w:tcW w:w="555" w:type="pct"/>
            <w:tcBorders>
              <w:top w:val="nil"/>
              <w:left w:val="single" w:sz="4" w:space="0" w:color="auto"/>
              <w:right w:val="single" w:sz="4" w:space="0" w:color="auto"/>
            </w:tcBorders>
            <w:noWrap/>
            <w:vAlign w:val="center"/>
          </w:tcPr>
          <w:p w14:paraId="74AC3D88"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BH21-10</w:t>
            </w:r>
          </w:p>
        </w:tc>
        <w:tc>
          <w:tcPr>
            <w:tcW w:w="454" w:type="pct"/>
            <w:tcBorders>
              <w:top w:val="nil"/>
              <w:left w:val="nil"/>
              <w:right w:val="single" w:sz="4" w:space="0" w:color="auto"/>
            </w:tcBorders>
            <w:noWrap/>
            <w:vAlign w:val="center"/>
          </w:tcPr>
          <w:p w14:paraId="0EC16DC4"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1.4</w:t>
            </w:r>
          </w:p>
        </w:tc>
        <w:tc>
          <w:tcPr>
            <w:tcW w:w="388" w:type="pct"/>
            <w:tcBorders>
              <w:top w:val="nil"/>
              <w:left w:val="nil"/>
              <w:right w:val="single" w:sz="4" w:space="0" w:color="auto"/>
            </w:tcBorders>
            <w:noWrap/>
            <w:vAlign w:val="center"/>
          </w:tcPr>
          <w:p w14:paraId="2D9CA649"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7.7</w:t>
            </w:r>
          </w:p>
        </w:tc>
        <w:tc>
          <w:tcPr>
            <w:tcW w:w="371" w:type="pct"/>
            <w:tcBorders>
              <w:top w:val="nil"/>
              <w:left w:val="nil"/>
              <w:right w:val="single" w:sz="4" w:space="0" w:color="auto"/>
            </w:tcBorders>
            <w:noWrap/>
            <w:vAlign w:val="center"/>
          </w:tcPr>
          <w:p w14:paraId="6DA40D31"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83</w:t>
            </w:r>
          </w:p>
        </w:tc>
        <w:tc>
          <w:tcPr>
            <w:tcW w:w="519" w:type="pct"/>
            <w:gridSpan w:val="2"/>
            <w:tcBorders>
              <w:top w:val="nil"/>
              <w:left w:val="nil"/>
              <w:right w:val="single" w:sz="4" w:space="0" w:color="auto"/>
            </w:tcBorders>
            <w:noWrap/>
            <w:vAlign w:val="center"/>
          </w:tcPr>
          <w:p w14:paraId="499B065D"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1.66</w:t>
            </w:r>
          </w:p>
        </w:tc>
        <w:tc>
          <w:tcPr>
            <w:tcW w:w="511" w:type="pct"/>
            <w:gridSpan w:val="2"/>
            <w:tcBorders>
              <w:top w:val="nil"/>
              <w:left w:val="nil"/>
              <w:right w:val="single" w:sz="4" w:space="0" w:color="auto"/>
            </w:tcBorders>
            <w:noWrap/>
            <w:vAlign w:val="center"/>
          </w:tcPr>
          <w:p w14:paraId="5B4FF779"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4.22</w:t>
            </w:r>
          </w:p>
        </w:tc>
        <w:tc>
          <w:tcPr>
            <w:tcW w:w="371" w:type="pct"/>
            <w:gridSpan w:val="2"/>
            <w:tcBorders>
              <w:top w:val="nil"/>
              <w:left w:val="nil"/>
              <w:right w:val="single" w:sz="4" w:space="0" w:color="auto"/>
            </w:tcBorders>
            <w:noWrap/>
            <w:vAlign w:val="center"/>
          </w:tcPr>
          <w:p w14:paraId="25D5C70F" w14:textId="77777777" w:rsidR="00470E96" w:rsidRPr="00BF3FC0" w:rsidRDefault="00470E96" w:rsidP="00470E96">
            <w:pPr>
              <w:spacing w:before="0" w:after="0" w:line="264" w:lineRule="auto"/>
              <w:jc w:val="center"/>
              <w:rPr>
                <w:rFonts w:cs="Arial"/>
                <w:kern w:val="19"/>
                <w:sz w:val="19"/>
                <w:szCs w:val="19"/>
              </w:rPr>
            </w:pPr>
            <w:r w:rsidRPr="00BF3FC0">
              <w:rPr>
                <w:rFonts w:cs="Arial"/>
                <w:i/>
                <w:iCs/>
                <w:color w:val="000000"/>
                <w:sz w:val="19"/>
                <w:szCs w:val="19"/>
              </w:rPr>
              <w:t>2.5</w:t>
            </w:r>
          </w:p>
        </w:tc>
        <w:tc>
          <w:tcPr>
            <w:tcW w:w="371" w:type="pct"/>
            <w:gridSpan w:val="2"/>
            <w:tcBorders>
              <w:top w:val="nil"/>
              <w:left w:val="nil"/>
              <w:right w:val="single" w:sz="4" w:space="0" w:color="auto"/>
            </w:tcBorders>
            <w:noWrap/>
            <w:vAlign w:val="center"/>
          </w:tcPr>
          <w:p w14:paraId="154245B8"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669</w:t>
            </w:r>
          </w:p>
        </w:tc>
        <w:tc>
          <w:tcPr>
            <w:tcW w:w="371" w:type="pct"/>
            <w:gridSpan w:val="2"/>
            <w:tcBorders>
              <w:top w:val="nil"/>
              <w:left w:val="nil"/>
              <w:right w:val="single" w:sz="4" w:space="0" w:color="auto"/>
            </w:tcBorders>
            <w:noWrap/>
            <w:vAlign w:val="center"/>
          </w:tcPr>
          <w:p w14:paraId="2A797152"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171</w:t>
            </w:r>
          </w:p>
        </w:tc>
        <w:tc>
          <w:tcPr>
            <w:tcW w:w="371" w:type="pct"/>
            <w:gridSpan w:val="2"/>
            <w:tcBorders>
              <w:top w:val="nil"/>
              <w:left w:val="nil"/>
              <w:right w:val="single" w:sz="4" w:space="0" w:color="auto"/>
            </w:tcBorders>
            <w:noWrap/>
            <w:vAlign w:val="center"/>
          </w:tcPr>
          <w:p w14:paraId="0FFD2997"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57.4</w:t>
            </w:r>
          </w:p>
        </w:tc>
        <w:tc>
          <w:tcPr>
            <w:tcW w:w="371" w:type="pct"/>
            <w:gridSpan w:val="2"/>
            <w:tcBorders>
              <w:top w:val="nil"/>
              <w:left w:val="nil"/>
              <w:right w:val="single" w:sz="4" w:space="0" w:color="auto"/>
            </w:tcBorders>
            <w:noWrap/>
            <w:vAlign w:val="center"/>
          </w:tcPr>
          <w:p w14:paraId="7E312E50"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55.6</w:t>
            </w:r>
          </w:p>
        </w:tc>
        <w:tc>
          <w:tcPr>
            <w:tcW w:w="347" w:type="pct"/>
            <w:gridSpan w:val="2"/>
            <w:tcBorders>
              <w:top w:val="nil"/>
              <w:left w:val="nil"/>
              <w:right w:val="single" w:sz="4" w:space="0" w:color="auto"/>
            </w:tcBorders>
            <w:noWrap/>
            <w:vAlign w:val="center"/>
          </w:tcPr>
          <w:p w14:paraId="3FCAB690" w14:textId="77777777" w:rsidR="00470E96" w:rsidRPr="00BF3FC0" w:rsidRDefault="00470E96" w:rsidP="00470E96">
            <w:pPr>
              <w:spacing w:before="0" w:after="0" w:line="264" w:lineRule="auto"/>
              <w:jc w:val="center"/>
              <w:rPr>
                <w:rFonts w:cs="Arial"/>
                <w:kern w:val="19"/>
                <w:sz w:val="19"/>
                <w:szCs w:val="19"/>
              </w:rPr>
            </w:pPr>
            <w:r w:rsidRPr="00BF3FC0">
              <w:rPr>
                <w:rFonts w:cs="Arial"/>
                <w:color w:val="000000"/>
                <w:sz w:val="19"/>
                <w:szCs w:val="19"/>
              </w:rPr>
              <w:t>23.5</w:t>
            </w:r>
          </w:p>
        </w:tc>
      </w:tr>
      <w:tr w:rsidR="0061149A" w:rsidRPr="00BF3FC0" w14:paraId="0B0A8050" w14:textId="77777777" w:rsidTr="002C4E8D">
        <w:trPr>
          <w:trHeight w:val="283"/>
        </w:trPr>
        <w:tc>
          <w:tcPr>
            <w:tcW w:w="555" w:type="pct"/>
            <w:tcBorders>
              <w:top w:val="nil"/>
              <w:left w:val="single" w:sz="4" w:space="0" w:color="auto"/>
              <w:right w:val="single" w:sz="4" w:space="0" w:color="auto"/>
            </w:tcBorders>
            <w:noWrap/>
            <w:vAlign w:val="center"/>
          </w:tcPr>
          <w:p w14:paraId="1A2D9454"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BH22-15</w:t>
            </w:r>
          </w:p>
        </w:tc>
        <w:tc>
          <w:tcPr>
            <w:tcW w:w="454" w:type="pct"/>
            <w:tcBorders>
              <w:top w:val="nil"/>
              <w:left w:val="nil"/>
              <w:right w:val="single" w:sz="4" w:space="0" w:color="auto"/>
            </w:tcBorders>
            <w:noWrap/>
            <w:vAlign w:val="center"/>
          </w:tcPr>
          <w:p w14:paraId="61A00EBD"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1.4</w:t>
            </w:r>
          </w:p>
        </w:tc>
        <w:tc>
          <w:tcPr>
            <w:tcW w:w="388" w:type="pct"/>
            <w:tcBorders>
              <w:top w:val="nil"/>
              <w:left w:val="nil"/>
              <w:right w:val="single" w:sz="4" w:space="0" w:color="auto"/>
            </w:tcBorders>
            <w:noWrap/>
            <w:vAlign w:val="center"/>
          </w:tcPr>
          <w:p w14:paraId="546259A7"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7.91</w:t>
            </w:r>
          </w:p>
        </w:tc>
        <w:tc>
          <w:tcPr>
            <w:tcW w:w="371" w:type="pct"/>
            <w:tcBorders>
              <w:top w:val="nil"/>
              <w:left w:val="nil"/>
              <w:right w:val="single" w:sz="4" w:space="0" w:color="auto"/>
            </w:tcBorders>
            <w:noWrap/>
            <w:vAlign w:val="center"/>
          </w:tcPr>
          <w:p w14:paraId="5C163235"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48</w:t>
            </w:r>
          </w:p>
        </w:tc>
        <w:tc>
          <w:tcPr>
            <w:tcW w:w="519" w:type="pct"/>
            <w:gridSpan w:val="2"/>
            <w:tcBorders>
              <w:top w:val="nil"/>
              <w:left w:val="nil"/>
              <w:right w:val="single" w:sz="4" w:space="0" w:color="auto"/>
            </w:tcBorders>
            <w:noWrap/>
            <w:vAlign w:val="center"/>
          </w:tcPr>
          <w:p w14:paraId="5A911396"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8.3</w:t>
            </w:r>
          </w:p>
        </w:tc>
        <w:tc>
          <w:tcPr>
            <w:tcW w:w="511" w:type="pct"/>
            <w:gridSpan w:val="2"/>
            <w:tcBorders>
              <w:top w:val="nil"/>
              <w:left w:val="nil"/>
              <w:right w:val="single" w:sz="4" w:space="0" w:color="auto"/>
            </w:tcBorders>
            <w:noWrap/>
            <w:vAlign w:val="center"/>
          </w:tcPr>
          <w:p w14:paraId="0AA956C2"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3.7</w:t>
            </w:r>
          </w:p>
        </w:tc>
        <w:tc>
          <w:tcPr>
            <w:tcW w:w="371" w:type="pct"/>
            <w:gridSpan w:val="2"/>
            <w:tcBorders>
              <w:top w:val="nil"/>
              <w:left w:val="nil"/>
              <w:right w:val="single" w:sz="4" w:space="0" w:color="auto"/>
            </w:tcBorders>
            <w:noWrap/>
            <w:vAlign w:val="center"/>
          </w:tcPr>
          <w:p w14:paraId="1D720E38"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80</w:t>
            </w:r>
          </w:p>
        </w:tc>
        <w:tc>
          <w:tcPr>
            <w:tcW w:w="371" w:type="pct"/>
            <w:gridSpan w:val="2"/>
            <w:tcBorders>
              <w:top w:val="nil"/>
              <w:left w:val="nil"/>
              <w:right w:val="single" w:sz="4" w:space="0" w:color="auto"/>
            </w:tcBorders>
            <w:noWrap/>
            <w:vAlign w:val="center"/>
          </w:tcPr>
          <w:p w14:paraId="3B984798" w14:textId="77777777" w:rsidR="00470E96" w:rsidRPr="00BF3FC0" w:rsidRDefault="00470E96" w:rsidP="00470E96">
            <w:pPr>
              <w:spacing w:before="0" w:after="0" w:line="264" w:lineRule="auto"/>
              <w:jc w:val="center"/>
              <w:rPr>
                <w:rFonts w:eastAsia="Times New Roman" w:cs="Arial"/>
                <w:i/>
                <w:iCs/>
                <w:kern w:val="19"/>
                <w:sz w:val="19"/>
                <w:szCs w:val="19"/>
                <w:lang w:eastAsia="en-CA"/>
              </w:rPr>
            </w:pPr>
            <w:r w:rsidRPr="00BF3FC0">
              <w:rPr>
                <w:rFonts w:cs="Arial"/>
                <w:color w:val="000000"/>
                <w:sz w:val="19"/>
                <w:szCs w:val="19"/>
              </w:rPr>
              <w:t>3200</w:t>
            </w:r>
          </w:p>
        </w:tc>
        <w:tc>
          <w:tcPr>
            <w:tcW w:w="371" w:type="pct"/>
            <w:gridSpan w:val="2"/>
            <w:tcBorders>
              <w:top w:val="nil"/>
              <w:left w:val="nil"/>
              <w:right w:val="single" w:sz="4" w:space="0" w:color="auto"/>
            </w:tcBorders>
            <w:noWrap/>
            <w:vAlign w:val="center"/>
          </w:tcPr>
          <w:p w14:paraId="5BFF7679"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330</w:t>
            </w:r>
          </w:p>
        </w:tc>
        <w:tc>
          <w:tcPr>
            <w:tcW w:w="371" w:type="pct"/>
            <w:gridSpan w:val="2"/>
            <w:tcBorders>
              <w:top w:val="nil"/>
              <w:left w:val="nil"/>
              <w:right w:val="single" w:sz="4" w:space="0" w:color="auto"/>
            </w:tcBorders>
            <w:noWrap/>
            <w:vAlign w:val="center"/>
          </w:tcPr>
          <w:p w14:paraId="7270DB24"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270</w:t>
            </w:r>
          </w:p>
        </w:tc>
        <w:tc>
          <w:tcPr>
            <w:tcW w:w="371" w:type="pct"/>
            <w:gridSpan w:val="2"/>
            <w:tcBorders>
              <w:top w:val="nil"/>
              <w:left w:val="nil"/>
              <w:right w:val="single" w:sz="4" w:space="0" w:color="auto"/>
            </w:tcBorders>
            <w:noWrap/>
            <w:vAlign w:val="center"/>
          </w:tcPr>
          <w:p w14:paraId="6E93F673"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610</w:t>
            </w:r>
          </w:p>
        </w:tc>
        <w:tc>
          <w:tcPr>
            <w:tcW w:w="347" w:type="pct"/>
            <w:gridSpan w:val="2"/>
            <w:tcBorders>
              <w:top w:val="nil"/>
              <w:left w:val="nil"/>
              <w:right w:val="single" w:sz="4" w:space="0" w:color="auto"/>
            </w:tcBorders>
            <w:noWrap/>
            <w:vAlign w:val="center"/>
          </w:tcPr>
          <w:p w14:paraId="3D629C14"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24</w:t>
            </w:r>
          </w:p>
        </w:tc>
      </w:tr>
      <w:tr w:rsidR="0061149A" w:rsidRPr="00BF3FC0" w14:paraId="00DB0477" w14:textId="77777777" w:rsidTr="002C4E8D">
        <w:trPr>
          <w:trHeight w:val="283"/>
        </w:trPr>
        <w:tc>
          <w:tcPr>
            <w:tcW w:w="555" w:type="pct"/>
            <w:tcBorders>
              <w:top w:val="nil"/>
              <w:left w:val="single" w:sz="4" w:space="0" w:color="auto"/>
              <w:right w:val="single" w:sz="4" w:space="0" w:color="auto"/>
            </w:tcBorders>
            <w:noWrap/>
            <w:vAlign w:val="center"/>
          </w:tcPr>
          <w:p w14:paraId="2CE936C2"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BH22-16</w:t>
            </w:r>
          </w:p>
        </w:tc>
        <w:tc>
          <w:tcPr>
            <w:tcW w:w="454" w:type="pct"/>
            <w:tcBorders>
              <w:top w:val="nil"/>
              <w:left w:val="nil"/>
              <w:right w:val="single" w:sz="4" w:space="0" w:color="auto"/>
            </w:tcBorders>
            <w:noWrap/>
            <w:vAlign w:val="center"/>
          </w:tcPr>
          <w:p w14:paraId="09E68513"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1.4</w:t>
            </w:r>
          </w:p>
        </w:tc>
        <w:tc>
          <w:tcPr>
            <w:tcW w:w="388" w:type="pct"/>
            <w:tcBorders>
              <w:top w:val="nil"/>
              <w:left w:val="nil"/>
              <w:right w:val="single" w:sz="4" w:space="0" w:color="auto"/>
            </w:tcBorders>
            <w:noWrap/>
            <w:vAlign w:val="center"/>
          </w:tcPr>
          <w:p w14:paraId="6B8BE026"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8.04</w:t>
            </w:r>
          </w:p>
        </w:tc>
        <w:tc>
          <w:tcPr>
            <w:tcW w:w="371" w:type="pct"/>
            <w:tcBorders>
              <w:top w:val="nil"/>
              <w:left w:val="nil"/>
              <w:right w:val="single" w:sz="4" w:space="0" w:color="auto"/>
            </w:tcBorders>
            <w:noWrap/>
            <w:vAlign w:val="center"/>
          </w:tcPr>
          <w:p w14:paraId="7022FF1F"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44</w:t>
            </w:r>
          </w:p>
        </w:tc>
        <w:tc>
          <w:tcPr>
            <w:tcW w:w="519" w:type="pct"/>
            <w:gridSpan w:val="2"/>
            <w:tcBorders>
              <w:top w:val="nil"/>
              <w:left w:val="nil"/>
              <w:right w:val="single" w:sz="4" w:space="0" w:color="auto"/>
            </w:tcBorders>
            <w:noWrap/>
            <w:vAlign w:val="center"/>
          </w:tcPr>
          <w:p w14:paraId="09A24911"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1</w:t>
            </w:r>
          </w:p>
        </w:tc>
        <w:tc>
          <w:tcPr>
            <w:tcW w:w="511" w:type="pct"/>
            <w:gridSpan w:val="2"/>
            <w:tcBorders>
              <w:top w:val="nil"/>
              <w:left w:val="nil"/>
              <w:right w:val="single" w:sz="4" w:space="0" w:color="auto"/>
            </w:tcBorders>
            <w:noWrap/>
            <w:vAlign w:val="center"/>
          </w:tcPr>
          <w:p w14:paraId="31D9CDF2"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5.2</w:t>
            </w:r>
          </w:p>
        </w:tc>
        <w:tc>
          <w:tcPr>
            <w:tcW w:w="371" w:type="pct"/>
            <w:gridSpan w:val="2"/>
            <w:tcBorders>
              <w:top w:val="nil"/>
              <w:left w:val="nil"/>
              <w:right w:val="single" w:sz="4" w:space="0" w:color="auto"/>
            </w:tcBorders>
            <w:noWrap/>
            <w:vAlign w:val="center"/>
          </w:tcPr>
          <w:p w14:paraId="0BBE7C4F"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40</w:t>
            </w:r>
          </w:p>
        </w:tc>
        <w:tc>
          <w:tcPr>
            <w:tcW w:w="371" w:type="pct"/>
            <w:gridSpan w:val="2"/>
            <w:tcBorders>
              <w:top w:val="nil"/>
              <w:left w:val="nil"/>
              <w:right w:val="single" w:sz="4" w:space="0" w:color="auto"/>
            </w:tcBorders>
            <w:noWrap/>
            <w:vAlign w:val="center"/>
          </w:tcPr>
          <w:p w14:paraId="25B38970"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97</w:t>
            </w:r>
          </w:p>
        </w:tc>
        <w:tc>
          <w:tcPr>
            <w:tcW w:w="371" w:type="pct"/>
            <w:gridSpan w:val="2"/>
            <w:tcBorders>
              <w:top w:val="nil"/>
              <w:left w:val="nil"/>
              <w:right w:val="single" w:sz="4" w:space="0" w:color="auto"/>
            </w:tcBorders>
            <w:noWrap/>
            <w:vAlign w:val="center"/>
          </w:tcPr>
          <w:p w14:paraId="73AC6401"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79</w:t>
            </w:r>
          </w:p>
        </w:tc>
        <w:tc>
          <w:tcPr>
            <w:tcW w:w="371" w:type="pct"/>
            <w:gridSpan w:val="2"/>
            <w:tcBorders>
              <w:top w:val="nil"/>
              <w:left w:val="nil"/>
              <w:right w:val="single" w:sz="4" w:space="0" w:color="auto"/>
            </w:tcBorders>
            <w:noWrap/>
            <w:vAlign w:val="center"/>
          </w:tcPr>
          <w:p w14:paraId="37855DCB"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17</w:t>
            </w:r>
          </w:p>
        </w:tc>
        <w:tc>
          <w:tcPr>
            <w:tcW w:w="371" w:type="pct"/>
            <w:gridSpan w:val="2"/>
            <w:tcBorders>
              <w:top w:val="nil"/>
              <w:left w:val="nil"/>
              <w:right w:val="single" w:sz="4" w:space="0" w:color="auto"/>
            </w:tcBorders>
            <w:noWrap/>
            <w:vAlign w:val="center"/>
          </w:tcPr>
          <w:p w14:paraId="126C1016"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13</w:t>
            </w:r>
          </w:p>
        </w:tc>
        <w:tc>
          <w:tcPr>
            <w:tcW w:w="347" w:type="pct"/>
            <w:gridSpan w:val="2"/>
            <w:tcBorders>
              <w:top w:val="nil"/>
              <w:left w:val="nil"/>
              <w:right w:val="single" w:sz="4" w:space="0" w:color="auto"/>
            </w:tcBorders>
            <w:noWrap/>
            <w:vAlign w:val="center"/>
          </w:tcPr>
          <w:p w14:paraId="56B1DF94"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3.3</w:t>
            </w:r>
          </w:p>
        </w:tc>
      </w:tr>
      <w:tr w:rsidR="0061149A" w:rsidRPr="00BF3FC0" w14:paraId="39140284" w14:textId="77777777" w:rsidTr="002C4E8D">
        <w:trPr>
          <w:trHeight w:val="283"/>
        </w:trPr>
        <w:tc>
          <w:tcPr>
            <w:tcW w:w="555" w:type="pct"/>
            <w:tcBorders>
              <w:top w:val="nil"/>
              <w:left w:val="single" w:sz="4" w:space="0" w:color="auto"/>
              <w:right w:val="single" w:sz="4" w:space="0" w:color="auto"/>
            </w:tcBorders>
            <w:noWrap/>
            <w:vAlign w:val="center"/>
          </w:tcPr>
          <w:p w14:paraId="6D46F895"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BH22-17</w:t>
            </w:r>
          </w:p>
        </w:tc>
        <w:tc>
          <w:tcPr>
            <w:tcW w:w="454" w:type="pct"/>
            <w:tcBorders>
              <w:top w:val="nil"/>
              <w:left w:val="nil"/>
              <w:right w:val="single" w:sz="4" w:space="0" w:color="auto"/>
            </w:tcBorders>
            <w:noWrap/>
            <w:vAlign w:val="center"/>
          </w:tcPr>
          <w:p w14:paraId="56BB648A"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1.4</w:t>
            </w:r>
          </w:p>
        </w:tc>
        <w:tc>
          <w:tcPr>
            <w:tcW w:w="388" w:type="pct"/>
            <w:tcBorders>
              <w:top w:val="nil"/>
              <w:left w:val="nil"/>
              <w:right w:val="single" w:sz="4" w:space="0" w:color="auto"/>
            </w:tcBorders>
            <w:noWrap/>
            <w:vAlign w:val="center"/>
          </w:tcPr>
          <w:p w14:paraId="6E0CE39D"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7.71</w:t>
            </w:r>
          </w:p>
        </w:tc>
        <w:tc>
          <w:tcPr>
            <w:tcW w:w="371" w:type="pct"/>
            <w:tcBorders>
              <w:top w:val="nil"/>
              <w:left w:val="nil"/>
              <w:right w:val="single" w:sz="4" w:space="0" w:color="auto"/>
            </w:tcBorders>
            <w:noWrap/>
            <w:vAlign w:val="center"/>
          </w:tcPr>
          <w:p w14:paraId="7F84E3EF"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50</w:t>
            </w:r>
          </w:p>
        </w:tc>
        <w:tc>
          <w:tcPr>
            <w:tcW w:w="519" w:type="pct"/>
            <w:gridSpan w:val="2"/>
            <w:tcBorders>
              <w:top w:val="nil"/>
              <w:left w:val="nil"/>
              <w:right w:val="single" w:sz="4" w:space="0" w:color="auto"/>
            </w:tcBorders>
            <w:noWrap/>
            <w:vAlign w:val="center"/>
          </w:tcPr>
          <w:p w14:paraId="2829493A"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8.6</w:t>
            </w:r>
          </w:p>
        </w:tc>
        <w:tc>
          <w:tcPr>
            <w:tcW w:w="511" w:type="pct"/>
            <w:gridSpan w:val="2"/>
            <w:tcBorders>
              <w:top w:val="nil"/>
              <w:left w:val="nil"/>
              <w:right w:val="single" w:sz="4" w:space="0" w:color="auto"/>
            </w:tcBorders>
            <w:noWrap/>
            <w:vAlign w:val="center"/>
          </w:tcPr>
          <w:p w14:paraId="52EB0438"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3.4</w:t>
            </w:r>
          </w:p>
        </w:tc>
        <w:tc>
          <w:tcPr>
            <w:tcW w:w="371" w:type="pct"/>
            <w:gridSpan w:val="2"/>
            <w:tcBorders>
              <w:top w:val="nil"/>
              <w:left w:val="nil"/>
              <w:right w:val="single" w:sz="4" w:space="0" w:color="auto"/>
            </w:tcBorders>
            <w:noWrap/>
            <w:vAlign w:val="center"/>
          </w:tcPr>
          <w:p w14:paraId="1D0DC37E"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96</w:t>
            </w:r>
          </w:p>
        </w:tc>
        <w:tc>
          <w:tcPr>
            <w:tcW w:w="371" w:type="pct"/>
            <w:gridSpan w:val="2"/>
            <w:tcBorders>
              <w:top w:val="nil"/>
              <w:left w:val="nil"/>
              <w:right w:val="single" w:sz="4" w:space="0" w:color="auto"/>
            </w:tcBorders>
            <w:noWrap/>
            <w:vAlign w:val="center"/>
          </w:tcPr>
          <w:p w14:paraId="341188DF"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3200</w:t>
            </w:r>
          </w:p>
        </w:tc>
        <w:tc>
          <w:tcPr>
            <w:tcW w:w="371" w:type="pct"/>
            <w:gridSpan w:val="2"/>
            <w:tcBorders>
              <w:top w:val="nil"/>
              <w:left w:val="nil"/>
              <w:right w:val="single" w:sz="4" w:space="0" w:color="auto"/>
            </w:tcBorders>
            <w:noWrap/>
            <w:vAlign w:val="center"/>
          </w:tcPr>
          <w:p w14:paraId="1FBCB386"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300</w:t>
            </w:r>
          </w:p>
        </w:tc>
        <w:tc>
          <w:tcPr>
            <w:tcW w:w="371" w:type="pct"/>
            <w:gridSpan w:val="2"/>
            <w:tcBorders>
              <w:top w:val="nil"/>
              <w:left w:val="nil"/>
              <w:right w:val="single" w:sz="4" w:space="0" w:color="auto"/>
            </w:tcBorders>
            <w:noWrap/>
            <w:vAlign w:val="center"/>
          </w:tcPr>
          <w:p w14:paraId="253FCD5C"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240</w:t>
            </w:r>
          </w:p>
        </w:tc>
        <w:tc>
          <w:tcPr>
            <w:tcW w:w="371" w:type="pct"/>
            <w:gridSpan w:val="2"/>
            <w:tcBorders>
              <w:top w:val="nil"/>
              <w:left w:val="nil"/>
              <w:right w:val="single" w:sz="4" w:space="0" w:color="auto"/>
            </w:tcBorders>
            <w:noWrap/>
            <w:vAlign w:val="center"/>
          </w:tcPr>
          <w:p w14:paraId="1BB6064F"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560</w:t>
            </w:r>
          </w:p>
        </w:tc>
        <w:tc>
          <w:tcPr>
            <w:tcW w:w="347" w:type="pct"/>
            <w:gridSpan w:val="2"/>
            <w:tcBorders>
              <w:top w:val="nil"/>
              <w:left w:val="nil"/>
              <w:right w:val="single" w:sz="4" w:space="0" w:color="auto"/>
            </w:tcBorders>
            <w:noWrap/>
            <w:vAlign w:val="center"/>
          </w:tcPr>
          <w:p w14:paraId="311CCDE8" w14:textId="77777777" w:rsidR="00470E96" w:rsidRPr="00BF3FC0" w:rsidRDefault="00470E96" w:rsidP="00470E96">
            <w:pPr>
              <w:spacing w:before="0" w:after="0" w:line="264" w:lineRule="auto"/>
              <w:jc w:val="center"/>
              <w:rPr>
                <w:rFonts w:eastAsia="Times New Roman" w:cs="Arial"/>
                <w:i/>
                <w:iCs/>
                <w:kern w:val="19"/>
                <w:sz w:val="19"/>
                <w:szCs w:val="19"/>
                <w:lang w:eastAsia="en-CA"/>
              </w:rPr>
            </w:pPr>
            <w:r w:rsidRPr="00BF3FC0">
              <w:rPr>
                <w:rFonts w:cs="Arial"/>
                <w:color w:val="000000"/>
                <w:sz w:val="19"/>
                <w:szCs w:val="19"/>
              </w:rPr>
              <w:t>20</w:t>
            </w:r>
          </w:p>
        </w:tc>
      </w:tr>
      <w:tr w:rsidR="0061149A" w:rsidRPr="00BF3FC0" w14:paraId="042DC478" w14:textId="77777777" w:rsidTr="002C4E8D">
        <w:trPr>
          <w:trHeight w:val="283"/>
        </w:trPr>
        <w:tc>
          <w:tcPr>
            <w:tcW w:w="555" w:type="pct"/>
            <w:tcBorders>
              <w:top w:val="nil"/>
              <w:left w:val="single" w:sz="4" w:space="0" w:color="auto"/>
              <w:bottom w:val="single" w:sz="4" w:space="0" w:color="auto"/>
              <w:right w:val="single" w:sz="4" w:space="0" w:color="auto"/>
            </w:tcBorders>
            <w:noWrap/>
            <w:vAlign w:val="center"/>
          </w:tcPr>
          <w:p w14:paraId="4FB1557F"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BH22-18</w:t>
            </w:r>
          </w:p>
        </w:tc>
        <w:tc>
          <w:tcPr>
            <w:tcW w:w="454" w:type="pct"/>
            <w:tcBorders>
              <w:top w:val="nil"/>
              <w:left w:val="nil"/>
              <w:bottom w:val="single" w:sz="4" w:space="0" w:color="auto"/>
              <w:right w:val="single" w:sz="4" w:space="0" w:color="auto"/>
            </w:tcBorders>
            <w:noWrap/>
            <w:vAlign w:val="center"/>
          </w:tcPr>
          <w:p w14:paraId="6129D748"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1.4</w:t>
            </w:r>
          </w:p>
        </w:tc>
        <w:tc>
          <w:tcPr>
            <w:tcW w:w="388" w:type="pct"/>
            <w:tcBorders>
              <w:top w:val="nil"/>
              <w:left w:val="nil"/>
              <w:bottom w:val="single" w:sz="4" w:space="0" w:color="auto"/>
              <w:right w:val="single" w:sz="4" w:space="0" w:color="auto"/>
            </w:tcBorders>
            <w:noWrap/>
            <w:vAlign w:val="center"/>
          </w:tcPr>
          <w:p w14:paraId="1D34BF73"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7.83</w:t>
            </w:r>
          </w:p>
        </w:tc>
        <w:tc>
          <w:tcPr>
            <w:tcW w:w="371" w:type="pct"/>
            <w:tcBorders>
              <w:top w:val="nil"/>
              <w:left w:val="nil"/>
              <w:bottom w:val="single" w:sz="4" w:space="0" w:color="auto"/>
              <w:right w:val="single" w:sz="4" w:space="0" w:color="auto"/>
            </w:tcBorders>
            <w:noWrap/>
            <w:vAlign w:val="center"/>
          </w:tcPr>
          <w:p w14:paraId="0BA14D89"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47</w:t>
            </w:r>
          </w:p>
        </w:tc>
        <w:tc>
          <w:tcPr>
            <w:tcW w:w="519" w:type="pct"/>
            <w:gridSpan w:val="2"/>
            <w:tcBorders>
              <w:top w:val="nil"/>
              <w:left w:val="nil"/>
              <w:bottom w:val="single" w:sz="4" w:space="0" w:color="auto"/>
              <w:right w:val="single" w:sz="4" w:space="0" w:color="auto"/>
            </w:tcBorders>
            <w:noWrap/>
            <w:vAlign w:val="center"/>
          </w:tcPr>
          <w:p w14:paraId="4628416F"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5.3</w:t>
            </w:r>
          </w:p>
        </w:tc>
        <w:tc>
          <w:tcPr>
            <w:tcW w:w="511" w:type="pct"/>
            <w:gridSpan w:val="2"/>
            <w:tcBorders>
              <w:top w:val="nil"/>
              <w:left w:val="nil"/>
              <w:bottom w:val="single" w:sz="4" w:space="0" w:color="auto"/>
              <w:right w:val="single" w:sz="4" w:space="0" w:color="auto"/>
            </w:tcBorders>
            <w:noWrap/>
            <w:vAlign w:val="center"/>
          </w:tcPr>
          <w:p w14:paraId="11630FCD"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3.1</w:t>
            </w:r>
          </w:p>
        </w:tc>
        <w:tc>
          <w:tcPr>
            <w:tcW w:w="371" w:type="pct"/>
            <w:gridSpan w:val="2"/>
            <w:tcBorders>
              <w:top w:val="nil"/>
              <w:left w:val="nil"/>
              <w:bottom w:val="single" w:sz="4" w:space="0" w:color="auto"/>
              <w:right w:val="single" w:sz="4" w:space="0" w:color="auto"/>
            </w:tcBorders>
            <w:noWrap/>
            <w:vAlign w:val="center"/>
          </w:tcPr>
          <w:p w14:paraId="2061E219"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7.1</w:t>
            </w:r>
          </w:p>
        </w:tc>
        <w:tc>
          <w:tcPr>
            <w:tcW w:w="371" w:type="pct"/>
            <w:gridSpan w:val="2"/>
            <w:tcBorders>
              <w:top w:val="nil"/>
              <w:left w:val="nil"/>
              <w:bottom w:val="single" w:sz="4" w:space="0" w:color="auto"/>
              <w:right w:val="single" w:sz="4" w:space="0" w:color="auto"/>
            </w:tcBorders>
            <w:noWrap/>
            <w:vAlign w:val="center"/>
          </w:tcPr>
          <w:p w14:paraId="662B9C84"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2000</w:t>
            </w:r>
          </w:p>
        </w:tc>
        <w:tc>
          <w:tcPr>
            <w:tcW w:w="371" w:type="pct"/>
            <w:gridSpan w:val="2"/>
            <w:tcBorders>
              <w:top w:val="nil"/>
              <w:left w:val="nil"/>
              <w:bottom w:val="single" w:sz="4" w:space="0" w:color="auto"/>
              <w:right w:val="single" w:sz="4" w:space="0" w:color="auto"/>
            </w:tcBorders>
            <w:noWrap/>
            <w:vAlign w:val="center"/>
          </w:tcPr>
          <w:p w14:paraId="32206013"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200</w:t>
            </w:r>
          </w:p>
        </w:tc>
        <w:tc>
          <w:tcPr>
            <w:tcW w:w="371" w:type="pct"/>
            <w:gridSpan w:val="2"/>
            <w:tcBorders>
              <w:top w:val="nil"/>
              <w:left w:val="nil"/>
              <w:bottom w:val="single" w:sz="4" w:space="0" w:color="auto"/>
              <w:right w:val="single" w:sz="4" w:space="0" w:color="auto"/>
            </w:tcBorders>
            <w:noWrap/>
            <w:vAlign w:val="center"/>
          </w:tcPr>
          <w:p w14:paraId="1F1296DD"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240</w:t>
            </w:r>
          </w:p>
        </w:tc>
        <w:tc>
          <w:tcPr>
            <w:tcW w:w="371" w:type="pct"/>
            <w:gridSpan w:val="2"/>
            <w:tcBorders>
              <w:top w:val="nil"/>
              <w:left w:val="nil"/>
              <w:bottom w:val="single" w:sz="4" w:space="0" w:color="auto"/>
              <w:right w:val="single" w:sz="4" w:space="0" w:color="auto"/>
            </w:tcBorders>
            <w:noWrap/>
            <w:vAlign w:val="center"/>
          </w:tcPr>
          <w:p w14:paraId="27326D96"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250</w:t>
            </w:r>
          </w:p>
        </w:tc>
        <w:tc>
          <w:tcPr>
            <w:tcW w:w="347" w:type="pct"/>
            <w:gridSpan w:val="2"/>
            <w:tcBorders>
              <w:top w:val="nil"/>
              <w:left w:val="nil"/>
              <w:bottom w:val="single" w:sz="4" w:space="0" w:color="auto"/>
              <w:right w:val="single" w:sz="4" w:space="0" w:color="auto"/>
            </w:tcBorders>
            <w:noWrap/>
            <w:vAlign w:val="center"/>
          </w:tcPr>
          <w:p w14:paraId="54A2CA0A"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17</w:t>
            </w:r>
          </w:p>
        </w:tc>
      </w:tr>
      <w:tr w:rsidR="0061149A" w:rsidRPr="00BF3FC0" w14:paraId="53A45AB5" w14:textId="77777777" w:rsidTr="002C4E8D">
        <w:trPr>
          <w:trHeight w:val="283"/>
        </w:trPr>
        <w:tc>
          <w:tcPr>
            <w:tcW w:w="1773" w:type="pct"/>
            <w:gridSpan w:val="5"/>
            <w:tcBorders>
              <w:top w:val="single" w:sz="4" w:space="0" w:color="auto"/>
              <w:left w:val="nil"/>
              <w:bottom w:val="nil"/>
              <w:right w:val="nil"/>
            </w:tcBorders>
            <w:noWrap/>
            <w:vAlign w:val="center"/>
            <w:hideMark/>
          </w:tcPr>
          <w:p w14:paraId="4E6DB6C2" w14:textId="56114C66" w:rsidR="002C4E8D" w:rsidRPr="00BF3FC0" w:rsidRDefault="002C4E8D" w:rsidP="002C4E8D">
            <w:pPr>
              <w:spacing w:before="0" w:after="0" w:line="264" w:lineRule="auto"/>
              <w:jc w:val="right"/>
              <w:rPr>
                <w:rFonts w:eastAsia="Times New Roman" w:cs="Arial"/>
                <w:kern w:val="19"/>
                <w:sz w:val="19"/>
                <w:szCs w:val="19"/>
                <w:lang w:eastAsia="en-CA"/>
              </w:rPr>
            </w:pPr>
            <w:r w:rsidRPr="00BF3FC0">
              <w:rPr>
                <w:rFonts w:eastAsia="Times New Roman" w:cs="Arial"/>
                <w:kern w:val="19"/>
                <w:sz w:val="19"/>
                <w:szCs w:val="19"/>
                <w:lang w:eastAsia="en-CA"/>
              </w:rPr>
              <w:t>Mean</w:t>
            </w:r>
          </w:p>
        </w:tc>
        <w:tc>
          <w:tcPr>
            <w:tcW w:w="518" w:type="pct"/>
            <w:gridSpan w:val="2"/>
            <w:tcBorders>
              <w:top w:val="single" w:sz="4" w:space="0" w:color="auto"/>
              <w:left w:val="nil"/>
              <w:bottom w:val="nil"/>
              <w:right w:val="nil"/>
            </w:tcBorders>
            <w:noWrap/>
            <w:vAlign w:val="center"/>
          </w:tcPr>
          <w:p w14:paraId="6209055E" w14:textId="77777777" w:rsidR="002C4E8D" w:rsidRPr="00BF3FC0" w:rsidRDefault="002C4E8D"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3.6</w:t>
            </w:r>
          </w:p>
        </w:tc>
        <w:tc>
          <w:tcPr>
            <w:tcW w:w="512" w:type="pct"/>
            <w:gridSpan w:val="2"/>
            <w:tcBorders>
              <w:top w:val="single" w:sz="4" w:space="0" w:color="auto"/>
              <w:left w:val="nil"/>
              <w:bottom w:val="nil"/>
              <w:right w:val="nil"/>
            </w:tcBorders>
            <w:noWrap/>
            <w:vAlign w:val="center"/>
          </w:tcPr>
          <w:p w14:paraId="0F1FDFA3" w14:textId="77777777" w:rsidR="002C4E8D" w:rsidRPr="00BF3FC0" w:rsidRDefault="002C4E8D"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4.0</w:t>
            </w:r>
          </w:p>
        </w:tc>
        <w:tc>
          <w:tcPr>
            <w:tcW w:w="371" w:type="pct"/>
            <w:gridSpan w:val="2"/>
            <w:tcBorders>
              <w:top w:val="single" w:sz="4" w:space="0" w:color="auto"/>
              <w:left w:val="nil"/>
              <w:bottom w:val="nil"/>
              <w:right w:val="nil"/>
            </w:tcBorders>
            <w:noWrap/>
            <w:vAlign w:val="center"/>
            <w:hideMark/>
          </w:tcPr>
          <w:p w14:paraId="54D326B0" w14:textId="77777777" w:rsidR="002C4E8D" w:rsidRPr="00BF3FC0" w:rsidRDefault="002C4E8D" w:rsidP="00470E96">
            <w:pPr>
              <w:spacing w:before="0" w:after="0" w:line="264" w:lineRule="auto"/>
              <w:jc w:val="center"/>
              <w:rPr>
                <w:rFonts w:eastAsia="Times New Roman" w:cs="Arial"/>
                <w:kern w:val="19"/>
                <w:sz w:val="19"/>
                <w:szCs w:val="19"/>
                <w:lang w:eastAsia="en-CA"/>
              </w:rPr>
            </w:pPr>
          </w:p>
        </w:tc>
        <w:tc>
          <w:tcPr>
            <w:tcW w:w="371" w:type="pct"/>
            <w:gridSpan w:val="2"/>
            <w:tcBorders>
              <w:top w:val="single" w:sz="4" w:space="0" w:color="auto"/>
              <w:left w:val="nil"/>
              <w:bottom w:val="nil"/>
              <w:right w:val="nil"/>
            </w:tcBorders>
            <w:noWrap/>
            <w:vAlign w:val="center"/>
            <w:hideMark/>
          </w:tcPr>
          <w:p w14:paraId="438009CD" w14:textId="77777777" w:rsidR="002C4E8D" w:rsidRPr="00BF3FC0" w:rsidRDefault="002C4E8D" w:rsidP="00470E96">
            <w:pPr>
              <w:spacing w:before="0" w:after="0" w:line="264" w:lineRule="auto"/>
              <w:jc w:val="center"/>
              <w:rPr>
                <w:rFonts w:eastAsia="Times New Roman" w:cs="Arial"/>
                <w:kern w:val="19"/>
                <w:sz w:val="19"/>
                <w:szCs w:val="19"/>
                <w:lang w:eastAsia="en-CA"/>
              </w:rPr>
            </w:pPr>
          </w:p>
        </w:tc>
        <w:tc>
          <w:tcPr>
            <w:tcW w:w="371" w:type="pct"/>
            <w:gridSpan w:val="2"/>
            <w:tcBorders>
              <w:top w:val="single" w:sz="4" w:space="0" w:color="auto"/>
              <w:left w:val="nil"/>
              <w:bottom w:val="nil"/>
              <w:right w:val="nil"/>
            </w:tcBorders>
            <w:noWrap/>
            <w:vAlign w:val="center"/>
            <w:hideMark/>
          </w:tcPr>
          <w:p w14:paraId="2204CB7A" w14:textId="77777777" w:rsidR="002C4E8D" w:rsidRPr="00BF3FC0" w:rsidRDefault="002C4E8D" w:rsidP="00470E96">
            <w:pPr>
              <w:spacing w:before="0" w:after="0" w:line="264" w:lineRule="auto"/>
              <w:jc w:val="center"/>
              <w:rPr>
                <w:rFonts w:eastAsia="Times New Roman" w:cs="Arial"/>
                <w:kern w:val="19"/>
                <w:sz w:val="19"/>
                <w:szCs w:val="19"/>
                <w:lang w:eastAsia="en-CA"/>
              </w:rPr>
            </w:pPr>
          </w:p>
        </w:tc>
        <w:tc>
          <w:tcPr>
            <w:tcW w:w="372" w:type="pct"/>
            <w:gridSpan w:val="2"/>
            <w:tcBorders>
              <w:top w:val="single" w:sz="4" w:space="0" w:color="auto"/>
              <w:left w:val="nil"/>
              <w:bottom w:val="nil"/>
              <w:right w:val="nil"/>
            </w:tcBorders>
            <w:noWrap/>
            <w:vAlign w:val="center"/>
            <w:hideMark/>
          </w:tcPr>
          <w:p w14:paraId="2CFEBE2B" w14:textId="77777777" w:rsidR="002C4E8D" w:rsidRPr="00BF3FC0" w:rsidRDefault="002C4E8D" w:rsidP="00470E96">
            <w:pPr>
              <w:spacing w:before="0" w:after="0" w:line="264" w:lineRule="auto"/>
              <w:jc w:val="center"/>
              <w:rPr>
                <w:rFonts w:eastAsia="Times New Roman" w:cs="Arial"/>
                <w:kern w:val="19"/>
                <w:sz w:val="19"/>
                <w:szCs w:val="19"/>
                <w:lang w:eastAsia="en-CA"/>
              </w:rPr>
            </w:pPr>
          </w:p>
        </w:tc>
        <w:tc>
          <w:tcPr>
            <w:tcW w:w="371" w:type="pct"/>
            <w:gridSpan w:val="2"/>
            <w:tcBorders>
              <w:top w:val="single" w:sz="4" w:space="0" w:color="auto"/>
              <w:left w:val="nil"/>
              <w:bottom w:val="nil"/>
              <w:right w:val="nil"/>
            </w:tcBorders>
            <w:noWrap/>
            <w:vAlign w:val="center"/>
            <w:hideMark/>
          </w:tcPr>
          <w:p w14:paraId="43D24FF6" w14:textId="77777777" w:rsidR="002C4E8D" w:rsidRPr="00BF3FC0" w:rsidRDefault="002C4E8D" w:rsidP="00470E96">
            <w:pPr>
              <w:spacing w:before="0" w:after="0" w:line="264" w:lineRule="auto"/>
              <w:jc w:val="center"/>
              <w:rPr>
                <w:rFonts w:eastAsia="Times New Roman" w:cs="Arial"/>
                <w:kern w:val="19"/>
                <w:sz w:val="19"/>
                <w:szCs w:val="19"/>
                <w:lang w:eastAsia="en-CA"/>
              </w:rPr>
            </w:pPr>
          </w:p>
        </w:tc>
        <w:tc>
          <w:tcPr>
            <w:tcW w:w="341" w:type="pct"/>
            <w:tcBorders>
              <w:top w:val="single" w:sz="4" w:space="0" w:color="auto"/>
              <w:left w:val="nil"/>
              <w:bottom w:val="nil"/>
              <w:right w:val="nil"/>
            </w:tcBorders>
            <w:noWrap/>
            <w:vAlign w:val="center"/>
            <w:hideMark/>
          </w:tcPr>
          <w:p w14:paraId="7652701F" w14:textId="77777777" w:rsidR="002C4E8D" w:rsidRPr="00BF3FC0" w:rsidRDefault="002C4E8D" w:rsidP="00470E96">
            <w:pPr>
              <w:spacing w:before="0" w:after="0" w:line="264" w:lineRule="auto"/>
              <w:jc w:val="center"/>
              <w:rPr>
                <w:rFonts w:eastAsia="Times New Roman" w:cs="Arial"/>
                <w:kern w:val="19"/>
                <w:sz w:val="19"/>
                <w:szCs w:val="19"/>
                <w:lang w:eastAsia="en-CA"/>
              </w:rPr>
            </w:pPr>
          </w:p>
        </w:tc>
      </w:tr>
      <w:tr w:rsidR="0061149A" w:rsidRPr="00BF3FC0" w14:paraId="5A5947EB" w14:textId="77777777" w:rsidTr="002C4E8D">
        <w:trPr>
          <w:trHeight w:val="283"/>
        </w:trPr>
        <w:tc>
          <w:tcPr>
            <w:tcW w:w="1773" w:type="pct"/>
            <w:gridSpan w:val="5"/>
            <w:tcBorders>
              <w:top w:val="nil"/>
              <w:left w:val="nil"/>
              <w:bottom w:val="nil"/>
              <w:right w:val="nil"/>
            </w:tcBorders>
            <w:noWrap/>
            <w:vAlign w:val="center"/>
            <w:hideMark/>
          </w:tcPr>
          <w:p w14:paraId="6338BEEC" w14:textId="77777777" w:rsidR="00470E96" w:rsidRPr="00BF3FC0" w:rsidRDefault="00470E96" w:rsidP="002C4E8D">
            <w:pPr>
              <w:spacing w:before="0" w:after="0" w:line="264" w:lineRule="auto"/>
              <w:jc w:val="right"/>
              <w:rPr>
                <w:rFonts w:eastAsia="Times New Roman" w:cs="Arial"/>
                <w:kern w:val="19"/>
                <w:sz w:val="19"/>
                <w:szCs w:val="19"/>
                <w:lang w:eastAsia="en-CA"/>
              </w:rPr>
            </w:pPr>
            <w:r w:rsidRPr="00BF3FC0">
              <w:rPr>
                <w:rFonts w:eastAsia="Times New Roman" w:cs="Arial"/>
                <w:kern w:val="19"/>
                <w:sz w:val="19"/>
                <w:szCs w:val="19"/>
                <w:lang w:eastAsia="en-CA"/>
              </w:rPr>
              <w:t>Standard Deviation</w:t>
            </w:r>
          </w:p>
        </w:tc>
        <w:tc>
          <w:tcPr>
            <w:tcW w:w="518" w:type="pct"/>
            <w:gridSpan w:val="2"/>
            <w:tcBorders>
              <w:top w:val="nil"/>
              <w:left w:val="nil"/>
              <w:bottom w:val="nil"/>
              <w:right w:val="nil"/>
            </w:tcBorders>
            <w:noWrap/>
            <w:vAlign w:val="center"/>
          </w:tcPr>
          <w:p w14:paraId="13015687"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3.0</w:t>
            </w:r>
          </w:p>
        </w:tc>
        <w:tc>
          <w:tcPr>
            <w:tcW w:w="512" w:type="pct"/>
            <w:gridSpan w:val="2"/>
            <w:tcBorders>
              <w:top w:val="nil"/>
              <w:left w:val="nil"/>
              <w:bottom w:val="nil"/>
              <w:right w:val="nil"/>
            </w:tcBorders>
            <w:noWrap/>
            <w:vAlign w:val="center"/>
          </w:tcPr>
          <w:p w14:paraId="35613702"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1.0</w:t>
            </w:r>
          </w:p>
        </w:tc>
        <w:tc>
          <w:tcPr>
            <w:tcW w:w="371" w:type="pct"/>
            <w:gridSpan w:val="2"/>
            <w:tcBorders>
              <w:top w:val="nil"/>
              <w:left w:val="nil"/>
              <w:bottom w:val="nil"/>
              <w:right w:val="nil"/>
            </w:tcBorders>
            <w:noWrap/>
            <w:vAlign w:val="center"/>
          </w:tcPr>
          <w:p w14:paraId="6D8829E1"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1" w:type="pct"/>
            <w:gridSpan w:val="2"/>
            <w:tcBorders>
              <w:top w:val="nil"/>
              <w:left w:val="nil"/>
              <w:bottom w:val="nil"/>
              <w:right w:val="nil"/>
            </w:tcBorders>
            <w:noWrap/>
            <w:vAlign w:val="center"/>
            <w:hideMark/>
          </w:tcPr>
          <w:p w14:paraId="1BBB9AFF"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1" w:type="pct"/>
            <w:gridSpan w:val="2"/>
            <w:tcBorders>
              <w:top w:val="nil"/>
              <w:left w:val="nil"/>
              <w:bottom w:val="nil"/>
              <w:right w:val="nil"/>
            </w:tcBorders>
            <w:noWrap/>
            <w:vAlign w:val="center"/>
            <w:hideMark/>
          </w:tcPr>
          <w:p w14:paraId="0735DEAA"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2" w:type="pct"/>
            <w:gridSpan w:val="2"/>
            <w:tcBorders>
              <w:top w:val="nil"/>
              <w:left w:val="nil"/>
              <w:bottom w:val="nil"/>
              <w:right w:val="nil"/>
            </w:tcBorders>
            <w:noWrap/>
            <w:vAlign w:val="center"/>
            <w:hideMark/>
          </w:tcPr>
          <w:p w14:paraId="38ABD1D0"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1" w:type="pct"/>
            <w:gridSpan w:val="2"/>
            <w:tcBorders>
              <w:top w:val="nil"/>
              <w:left w:val="nil"/>
              <w:bottom w:val="nil"/>
              <w:right w:val="nil"/>
            </w:tcBorders>
            <w:noWrap/>
            <w:vAlign w:val="center"/>
            <w:hideMark/>
          </w:tcPr>
          <w:p w14:paraId="329CD8ED"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41" w:type="pct"/>
            <w:tcBorders>
              <w:top w:val="nil"/>
              <w:left w:val="nil"/>
              <w:bottom w:val="nil"/>
              <w:right w:val="nil"/>
            </w:tcBorders>
            <w:noWrap/>
            <w:vAlign w:val="center"/>
            <w:hideMark/>
          </w:tcPr>
          <w:p w14:paraId="463AD710"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r>
      <w:tr w:rsidR="0061149A" w:rsidRPr="00BF3FC0" w14:paraId="10154D34" w14:textId="77777777" w:rsidTr="002C4E8D">
        <w:trPr>
          <w:trHeight w:val="283"/>
        </w:trPr>
        <w:tc>
          <w:tcPr>
            <w:tcW w:w="1773" w:type="pct"/>
            <w:gridSpan w:val="5"/>
            <w:tcBorders>
              <w:top w:val="nil"/>
              <w:left w:val="nil"/>
              <w:bottom w:val="nil"/>
              <w:right w:val="nil"/>
            </w:tcBorders>
            <w:noWrap/>
            <w:vAlign w:val="center"/>
            <w:hideMark/>
          </w:tcPr>
          <w:p w14:paraId="2E28EAAC" w14:textId="77777777" w:rsidR="00470E96" w:rsidRPr="00BF3FC0" w:rsidRDefault="00470E96" w:rsidP="002C4E8D">
            <w:pPr>
              <w:spacing w:before="0" w:after="0" w:line="264" w:lineRule="auto"/>
              <w:jc w:val="right"/>
              <w:rPr>
                <w:rFonts w:eastAsia="Times New Roman" w:cs="Arial"/>
                <w:kern w:val="19"/>
                <w:sz w:val="19"/>
                <w:szCs w:val="19"/>
                <w:lang w:eastAsia="en-CA"/>
              </w:rPr>
            </w:pPr>
            <w:r w:rsidRPr="00BF3FC0">
              <w:rPr>
                <w:rFonts w:eastAsia="Times New Roman" w:cs="Arial"/>
                <w:kern w:val="19"/>
                <w:sz w:val="19"/>
                <w:szCs w:val="19"/>
                <w:lang w:eastAsia="en-CA"/>
              </w:rPr>
              <w:t>Outlier</w:t>
            </w:r>
          </w:p>
        </w:tc>
        <w:tc>
          <w:tcPr>
            <w:tcW w:w="518" w:type="pct"/>
            <w:gridSpan w:val="2"/>
            <w:tcBorders>
              <w:top w:val="nil"/>
              <w:left w:val="nil"/>
              <w:bottom w:val="nil"/>
              <w:right w:val="nil"/>
            </w:tcBorders>
            <w:noWrap/>
            <w:vAlign w:val="center"/>
          </w:tcPr>
          <w:p w14:paraId="72BF9C54"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9.5</w:t>
            </w:r>
          </w:p>
        </w:tc>
        <w:tc>
          <w:tcPr>
            <w:tcW w:w="512" w:type="pct"/>
            <w:gridSpan w:val="2"/>
            <w:tcBorders>
              <w:top w:val="nil"/>
              <w:left w:val="nil"/>
              <w:bottom w:val="nil"/>
              <w:right w:val="nil"/>
            </w:tcBorders>
            <w:noWrap/>
            <w:vAlign w:val="center"/>
          </w:tcPr>
          <w:p w14:paraId="3BDD262C"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eastAsia="Times New Roman" w:cs="Arial"/>
                <w:kern w:val="19"/>
                <w:sz w:val="19"/>
                <w:szCs w:val="19"/>
                <w:lang w:eastAsia="en-CA"/>
              </w:rPr>
              <w:t>---</w:t>
            </w:r>
          </w:p>
        </w:tc>
        <w:tc>
          <w:tcPr>
            <w:tcW w:w="371" w:type="pct"/>
            <w:gridSpan w:val="2"/>
            <w:tcBorders>
              <w:top w:val="nil"/>
              <w:left w:val="nil"/>
              <w:bottom w:val="nil"/>
              <w:right w:val="nil"/>
            </w:tcBorders>
            <w:noWrap/>
            <w:vAlign w:val="center"/>
          </w:tcPr>
          <w:p w14:paraId="2E0E2FF1"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1" w:type="pct"/>
            <w:gridSpan w:val="2"/>
            <w:tcBorders>
              <w:top w:val="nil"/>
              <w:left w:val="nil"/>
              <w:bottom w:val="nil"/>
              <w:right w:val="nil"/>
            </w:tcBorders>
            <w:noWrap/>
            <w:vAlign w:val="center"/>
            <w:hideMark/>
          </w:tcPr>
          <w:p w14:paraId="7151EEBD"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1" w:type="pct"/>
            <w:gridSpan w:val="2"/>
            <w:tcBorders>
              <w:top w:val="nil"/>
              <w:left w:val="nil"/>
              <w:bottom w:val="nil"/>
              <w:right w:val="nil"/>
            </w:tcBorders>
            <w:noWrap/>
            <w:vAlign w:val="center"/>
            <w:hideMark/>
          </w:tcPr>
          <w:p w14:paraId="6F40BFB8"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2" w:type="pct"/>
            <w:gridSpan w:val="2"/>
            <w:tcBorders>
              <w:top w:val="nil"/>
              <w:left w:val="nil"/>
              <w:bottom w:val="nil"/>
              <w:right w:val="nil"/>
            </w:tcBorders>
            <w:noWrap/>
            <w:vAlign w:val="center"/>
            <w:hideMark/>
          </w:tcPr>
          <w:p w14:paraId="2207E7D0"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1" w:type="pct"/>
            <w:gridSpan w:val="2"/>
            <w:tcBorders>
              <w:top w:val="nil"/>
              <w:left w:val="nil"/>
              <w:bottom w:val="nil"/>
              <w:right w:val="nil"/>
            </w:tcBorders>
            <w:noWrap/>
            <w:vAlign w:val="center"/>
            <w:hideMark/>
          </w:tcPr>
          <w:p w14:paraId="2454D4AE"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41" w:type="pct"/>
            <w:tcBorders>
              <w:top w:val="nil"/>
              <w:left w:val="nil"/>
              <w:bottom w:val="nil"/>
              <w:right w:val="nil"/>
            </w:tcBorders>
            <w:noWrap/>
            <w:vAlign w:val="center"/>
            <w:hideMark/>
          </w:tcPr>
          <w:p w14:paraId="656FE0F0"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r>
      <w:tr w:rsidR="0061149A" w:rsidRPr="00BF3FC0" w14:paraId="4370C604" w14:textId="77777777" w:rsidTr="002C4E8D">
        <w:trPr>
          <w:trHeight w:val="283"/>
        </w:trPr>
        <w:tc>
          <w:tcPr>
            <w:tcW w:w="1773" w:type="pct"/>
            <w:gridSpan w:val="5"/>
            <w:tcBorders>
              <w:top w:val="nil"/>
              <w:left w:val="nil"/>
              <w:bottom w:val="nil"/>
              <w:right w:val="nil"/>
            </w:tcBorders>
            <w:noWrap/>
            <w:vAlign w:val="center"/>
          </w:tcPr>
          <w:p w14:paraId="1C3F7A97" w14:textId="77777777" w:rsidR="00470E96" w:rsidRPr="00BF3FC0" w:rsidRDefault="00470E96" w:rsidP="002C4E8D">
            <w:pPr>
              <w:spacing w:before="0" w:after="0" w:line="264" w:lineRule="auto"/>
              <w:jc w:val="right"/>
              <w:rPr>
                <w:rFonts w:eastAsia="Times New Roman" w:cs="Arial"/>
                <w:kern w:val="19"/>
                <w:sz w:val="19"/>
                <w:szCs w:val="19"/>
                <w:lang w:eastAsia="en-CA"/>
              </w:rPr>
            </w:pPr>
            <w:r w:rsidRPr="00BF3FC0">
              <w:rPr>
                <w:rFonts w:eastAsia="Times New Roman" w:cs="Arial"/>
                <w:kern w:val="19"/>
                <w:sz w:val="19"/>
                <w:szCs w:val="19"/>
                <w:lang w:eastAsia="en-CA"/>
              </w:rPr>
              <w:t>95</w:t>
            </w:r>
            <w:r w:rsidRPr="00BF3FC0">
              <w:rPr>
                <w:rFonts w:eastAsia="Times New Roman" w:cs="Arial"/>
                <w:kern w:val="19"/>
                <w:sz w:val="19"/>
                <w:szCs w:val="19"/>
                <w:vertAlign w:val="superscript"/>
                <w:lang w:eastAsia="en-CA"/>
              </w:rPr>
              <w:t>th</w:t>
            </w:r>
            <w:r w:rsidRPr="00BF3FC0">
              <w:rPr>
                <w:rFonts w:eastAsia="Times New Roman" w:cs="Arial"/>
                <w:kern w:val="19"/>
                <w:sz w:val="19"/>
                <w:szCs w:val="19"/>
                <w:lang w:eastAsia="en-CA"/>
              </w:rPr>
              <w:t xml:space="preserve"> Percentile</w:t>
            </w:r>
          </w:p>
        </w:tc>
        <w:tc>
          <w:tcPr>
            <w:tcW w:w="518" w:type="pct"/>
            <w:gridSpan w:val="2"/>
            <w:tcBorders>
              <w:top w:val="nil"/>
              <w:left w:val="nil"/>
              <w:bottom w:val="nil"/>
              <w:right w:val="nil"/>
            </w:tcBorders>
            <w:noWrap/>
            <w:vAlign w:val="center"/>
          </w:tcPr>
          <w:p w14:paraId="4A4EBD42"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8.4</w:t>
            </w:r>
          </w:p>
        </w:tc>
        <w:tc>
          <w:tcPr>
            <w:tcW w:w="512" w:type="pct"/>
            <w:gridSpan w:val="2"/>
            <w:tcBorders>
              <w:top w:val="nil"/>
              <w:left w:val="nil"/>
              <w:bottom w:val="nil"/>
              <w:right w:val="nil"/>
            </w:tcBorders>
            <w:noWrap/>
            <w:vAlign w:val="center"/>
          </w:tcPr>
          <w:p w14:paraId="49BF74FA" w14:textId="77777777" w:rsidR="00470E96" w:rsidRPr="00BF3FC0" w:rsidRDefault="00470E96" w:rsidP="00470E96">
            <w:pPr>
              <w:spacing w:before="0" w:after="0" w:line="264" w:lineRule="auto"/>
              <w:jc w:val="center"/>
              <w:rPr>
                <w:rFonts w:eastAsia="Times New Roman" w:cs="Arial"/>
                <w:kern w:val="19"/>
                <w:sz w:val="19"/>
                <w:szCs w:val="19"/>
                <w:lang w:eastAsia="en-CA"/>
              </w:rPr>
            </w:pPr>
            <w:r w:rsidRPr="00BF3FC0">
              <w:rPr>
                <w:rFonts w:cs="Arial"/>
                <w:color w:val="000000"/>
                <w:sz w:val="19"/>
                <w:szCs w:val="19"/>
              </w:rPr>
              <w:t>5.6</w:t>
            </w:r>
          </w:p>
        </w:tc>
        <w:tc>
          <w:tcPr>
            <w:tcW w:w="371" w:type="pct"/>
            <w:gridSpan w:val="2"/>
            <w:tcBorders>
              <w:top w:val="nil"/>
              <w:left w:val="nil"/>
              <w:bottom w:val="nil"/>
              <w:right w:val="nil"/>
            </w:tcBorders>
            <w:noWrap/>
            <w:vAlign w:val="center"/>
          </w:tcPr>
          <w:p w14:paraId="50F77928" w14:textId="77777777" w:rsidR="00470E96" w:rsidRPr="00BF3FC0" w:rsidRDefault="00470E96" w:rsidP="00470E96">
            <w:pPr>
              <w:spacing w:before="0" w:after="0" w:line="264" w:lineRule="auto"/>
              <w:jc w:val="center"/>
              <w:rPr>
                <w:rFonts w:eastAsia="Times New Roman" w:cs="Arial"/>
                <w:i/>
                <w:iCs/>
                <w:kern w:val="19"/>
                <w:sz w:val="19"/>
                <w:szCs w:val="19"/>
                <w:lang w:eastAsia="en-CA"/>
              </w:rPr>
            </w:pPr>
          </w:p>
        </w:tc>
        <w:tc>
          <w:tcPr>
            <w:tcW w:w="371" w:type="pct"/>
            <w:gridSpan w:val="2"/>
            <w:tcBorders>
              <w:top w:val="nil"/>
              <w:left w:val="nil"/>
              <w:bottom w:val="nil"/>
              <w:right w:val="nil"/>
            </w:tcBorders>
            <w:noWrap/>
            <w:vAlign w:val="center"/>
          </w:tcPr>
          <w:p w14:paraId="40EFC14F"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1" w:type="pct"/>
            <w:gridSpan w:val="2"/>
            <w:tcBorders>
              <w:top w:val="nil"/>
              <w:left w:val="nil"/>
              <w:bottom w:val="nil"/>
              <w:right w:val="nil"/>
            </w:tcBorders>
            <w:noWrap/>
            <w:vAlign w:val="center"/>
          </w:tcPr>
          <w:p w14:paraId="48D7BC01"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2" w:type="pct"/>
            <w:gridSpan w:val="2"/>
            <w:tcBorders>
              <w:top w:val="nil"/>
              <w:left w:val="nil"/>
              <w:bottom w:val="nil"/>
              <w:right w:val="nil"/>
            </w:tcBorders>
            <w:noWrap/>
            <w:vAlign w:val="center"/>
          </w:tcPr>
          <w:p w14:paraId="17545712"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1" w:type="pct"/>
            <w:gridSpan w:val="2"/>
            <w:tcBorders>
              <w:top w:val="nil"/>
              <w:left w:val="nil"/>
              <w:bottom w:val="nil"/>
              <w:right w:val="nil"/>
            </w:tcBorders>
            <w:noWrap/>
            <w:vAlign w:val="center"/>
          </w:tcPr>
          <w:p w14:paraId="199D05D0"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41" w:type="pct"/>
            <w:tcBorders>
              <w:top w:val="nil"/>
              <w:left w:val="nil"/>
              <w:bottom w:val="nil"/>
              <w:right w:val="nil"/>
            </w:tcBorders>
            <w:noWrap/>
            <w:vAlign w:val="center"/>
          </w:tcPr>
          <w:p w14:paraId="37F4BFD9"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r>
      <w:tr w:rsidR="0061149A" w:rsidRPr="00BF3FC0" w14:paraId="3E07FC85" w14:textId="77777777" w:rsidTr="002C4E8D">
        <w:trPr>
          <w:trHeight w:val="283"/>
        </w:trPr>
        <w:tc>
          <w:tcPr>
            <w:tcW w:w="1773" w:type="pct"/>
            <w:gridSpan w:val="5"/>
            <w:tcBorders>
              <w:top w:val="nil"/>
              <w:left w:val="nil"/>
              <w:bottom w:val="nil"/>
              <w:right w:val="nil"/>
            </w:tcBorders>
            <w:noWrap/>
            <w:vAlign w:val="center"/>
            <w:hideMark/>
          </w:tcPr>
          <w:p w14:paraId="58696DA7" w14:textId="77777777" w:rsidR="00470E96" w:rsidRPr="00BF3FC0" w:rsidRDefault="00470E96" w:rsidP="002C4E8D">
            <w:pPr>
              <w:spacing w:before="0" w:after="0" w:line="264" w:lineRule="auto"/>
              <w:jc w:val="right"/>
              <w:rPr>
                <w:rFonts w:eastAsia="Times New Roman" w:cs="Arial"/>
                <w:kern w:val="19"/>
                <w:sz w:val="19"/>
                <w:szCs w:val="19"/>
                <w:lang w:eastAsia="en-CA"/>
              </w:rPr>
            </w:pPr>
            <w:r w:rsidRPr="00BF3FC0">
              <w:rPr>
                <w:rFonts w:eastAsia="Times New Roman" w:cs="Arial"/>
                <w:kern w:val="19"/>
                <w:sz w:val="19"/>
                <w:szCs w:val="19"/>
                <w:lang w:eastAsia="en-CA"/>
              </w:rPr>
              <w:t>SCARG Category Rating</w:t>
            </w:r>
          </w:p>
        </w:tc>
        <w:tc>
          <w:tcPr>
            <w:tcW w:w="518" w:type="pct"/>
            <w:gridSpan w:val="2"/>
            <w:tcBorders>
              <w:top w:val="nil"/>
              <w:left w:val="nil"/>
              <w:bottom w:val="nil"/>
              <w:right w:val="nil"/>
            </w:tcBorders>
            <w:noWrap/>
            <w:vAlign w:val="center"/>
          </w:tcPr>
          <w:p w14:paraId="5FA09694" w14:textId="77777777" w:rsidR="00470E96" w:rsidRPr="00BF3FC0" w:rsidRDefault="00470E96" w:rsidP="00470E96">
            <w:pPr>
              <w:spacing w:before="0" w:after="0" w:line="264" w:lineRule="auto"/>
              <w:jc w:val="center"/>
              <w:rPr>
                <w:rFonts w:eastAsia="Times New Roman" w:cs="Arial"/>
                <w:i/>
                <w:iCs/>
                <w:kern w:val="19"/>
                <w:sz w:val="19"/>
                <w:szCs w:val="19"/>
                <w:lang w:eastAsia="en-CA"/>
              </w:rPr>
            </w:pPr>
            <w:r w:rsidRPr="00BF3FC0">
              <w:rPr>
                <w:rFonts w:eastAsia="Times New Roman" w:cs="Arial"/>
                <w:i/>
                <w:iCs/>
                <w:kern w:val="19"/>
                <w:sz w:val="19"/>
                <w:szCs w:val="19"/>
                <w:lang w:eastAsia="en-CA"/>
              </w:rPr>
              <w:t>Poor</w:t>
            </w:r>
          </w:p>
        </w:tc>
        <w:tc>
          <w:tcPr>
            <w:tcW w:w="512" w:type="pct"/>
            <w:gridSpan w:val="2"/>
            <w:tcBorders>
              <w:top w:val="nil"/>
              <w:left w:val="nil"/>
              <w:bottom w:val="nil"/>
              <w:right w:val="nil"/>
            </w:tcBorders>
            <w:noWrap/>
            <w:vAlign w:val="center"/>
          </w:tcPr>
          <w:p w14:paraId="2EBD8FB9" w14:textId="77777777" w:rsidR="00470E96" w:rsidRPr="00BF3FC0" w:rsidRDefault="00470E96" w:rsidP="00470E96">
            <w:pPr>
              <w:spacing w:before="0" w:after="0" w:line="264" w:lineRule="auto"/>
              <w:jc w:val="center"/>
              <w:rPr>
                <w:rFonts w:eastAsia="Times New Roman" w:cs="Arial"/>
                <w:i/>
                <w:iCs/>
                <w:kern w:val="19"/>
                <w:sz w:val="19"/>
                <w:szCs w:val="19"/>
                <w:lang w:eastAsia="en-CA"/>
              </w:rPr>
            </w:pPr>
            <w:r w:rsidRPr="00BF3FC0">
              <w:rPr>
                <w:rFonts w:eastAsia="Times New Roman" w:cs="Arial"/>
                <w:i/>
                <w:iCs/>
                <w:kern w:val="19"/>
                <w:sz w:val="19"/>
                <w:szCs w:val="19"/>
                <w:lang w:eastAsia="en-CA"/>
              </w:rPr>
              <w:t>Fair</w:t>
            </w:r>
          </w:p>
        </w:tc>
        <w:tc>
          <w:tcPr>
            <w:tcW w:w="371" w:type="pct"/>
            <w:gridSpan w:val="2"/>
            <w:tcBorders>
              <w:top w:val="nil"/>
              <w:left w:val="nil"/>
              <w:bottom w:val="nil"/>
              <w:right w:val="nil"/>
            </w:tcBorders>
            <w:noWrap/>
            <w:vAlign w:val="center"/>
            <w:hideMark/>
          </w:tcPr>
          <w:p w14:paraId="393F6B86" w14:textId="77777777" w:rsidR="00470E96" w:rsidRPr="00BF3FC0" w:rsidRDefault="00470E96" w:rsidP="00470E96">
            <w:pPr>
              <w:spacing w:before="0" w:after="0" w:line="264" w:lineRule="auto"/>
              <w:jc w:val="center"/>
              <w:rPr>
                <w:rFonts w:eastAsia="Times New Roman" w:cs="Arial"/>
                <w:i/>
                <w:iCs/>
                <w:kern w:val="19"/>
                <w:sz w:val="19"/>
                <w:szCs w:val="19"/>
                <w:lang w:eastAsia="en-CA"/>
              </w:rPr>
            </w:pPr>
          </w:p>
        </w:tc>
        <w:tc>
          <w:tcPr>
            <w:tcW w:w="371" w:type="pct"/>
            <w:gridSpan w:val="2"/>
            <w:tcBorders>
              <w:top w:val="nil"/>
              <w:left w:val="nil"/>
              <w:bottom w:val="nil"/>
              <w:right w:val="nil"/>
            </w:tcBorders>
            <w:noWrap/>
            <w:vAlign w:val="center"/>
            <w:hideMark/>
          </w:tcPr>
          <w:p w14:paraId="510CB9D0"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1" w:type="pct"/>
            <w:gridSpan w:val="2"/>
            <w:tcBorders>
              <w:top w:val="nil"/>
              <w:left w:val="nil"/>
              <w:bottom w:val="nil"/>
              <w:right w:val="nil"/>
            </w:tcBorders>
            <w:noWrap/>
            <w:vAlign w:val="center"/>
            <w:hideMark/>
          </w:tcPr>
          <w:p w14:paraId="70413B00"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2" w:type="pct"/>
            <w:gridSpan w:val="2"/>
            <w:tcBorders>
              <w:top w:val="nil"/>
              <w:left w:val="nil"/>
              <w:bottom w:val="nil"/>
              <w:right w:val="nil"/>
            </w:tcBorders>
            <w:noWrap/>
            <w:vAlign w:val="center"/>
            <w:hideMark/>
          </w:tcPr>
          <w:p w14:paraId="1181520F"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1" w:type="pct"/>
            <w:gridSpan w:val="2"/>
            <w:tcBorders>
              <w:top w:val="nil"/>
              <w:left w:val="nil"/>
              <w:bottom w:val="nil"/>
              <w:right w:val="nil"/>
            </w:tcBorders>
            <w:noWrap/>
            <w:vAlign w:val="center"/>
            <w:hideMark/>
          </w:tcPr>
          <w:p w14:paraId="2935C206"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41" w:type="pct"/>
            <w:tcBorders>
              <w:top w:val="nil"/>
              <w:left w:val="nil"/>
              <w:bottom w:val="nil"/>
              <w:right w:val="nil"/>
            </w:tcBorders>
            <w:noWrap/>
            <w:vAlign w:val="center"/>
            <w:hideMark/>
          </w:tcPr>
          <w:p w14:paraId="0E6118FB"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r>
      <w:tr w:rsidR="0061149A" w:rsidRPr="00BF3FC0" w14:paraId="092A7078" w14:textId="77777777" w:rsidTr="002C4E8D">
        <w:trPr>
          <w:trHeight w:val="283"/>
        </w:trPr>
        <w:tc>
          <w:tcPr>
            <w:tcW w:w="1773" w:type="pct"/>
            <w:gridSpan w:val="5"/>
            <w:tcBorders>
              <w:top w:val="nil"/>
              <w:left w:val="nil"/>
              <w:bottom w:val="nil"/>
              <w:right w:val="nil"/>
            </w:tcBorders>
            <w:noWrap/>
            <w:vAlign w:val="center"/>
            <w:hideMark/>
          </w:tcPr>
          <w:p w14:paraId="536F6204" w14:textId="77777777" w:rsidR="00470E96" w:rsidRPr="00BF3FC0" w:rsidRDefault="00470E96" w:rsidP="002C4E8D">
            <w:pPr>
              <w:spacing w:before="0" w:after="0" w:line="264" w:lineRule="auto"/>
              <w:jc w:val="right"/>
              <w:rPr>
                <w:rFonts w:eastAsia="Times New Roman" w:cs="Arial"/>
                <w:b/>
                <w:kern w:val="19"/>
                <w:sz w:val="19"/>
                <w:szCs w:val="19"/>
                <w:lang w:eastAsia="en-CA"/>
              </w:rPr>
            </w:pPr>
            <w:r w:rsidRPr="00BF3FC0">
              <w:rPr>
                <w:rFonts w:eastAsia="Times New Roman" w:cs="Arial"/>
                <w:b/>
                <w:kern w:val="19"/>
                <w:sz w:val="19"/>
                <w:szCs w:val="19"/>
                <w:lang w:eastAsia="en-CA"/>
              </w:rPr>
              <w:t>Guideline</w:t>
            </w:r>
          </w:p>
        </w:tc>
        <w:tc>
          <w:tcPr>
            <w:tcW w:w="518" w:type="pct"/>
            <w:gridSpan w:val="2"/>
            <w:tcBorders>
              <w:top w:val="nil"/>
              <w:left w:val="nil"/>
              <w:bottom w:val="nil"/>
              <w:right w:val="nil"/>
            </w:tcBorders>
            <w:noWrap/>
            <w:vAlign w:val="center"/>
          </w:tcPr>
          <w:p w14:paraId="73101C46" w14:textId="77777777" w:rsidR="00470E96" w:rsidRPr="00BF3FC0" w:rsidRDefault="00470E96" w:rsidP="00470E96">
            <w:pPr>
              <w:spacing w:before="0" w:after="0" w:line="264" w:lineRule="auto"/>
              <w:jc w:val="center"/>
              <w:rPr>
                <w:rFonts w:eastAsia="Times New Roman" w:cs="Arial"/>
                <w:b/>
                <w:i/>
                <w:kern w:val="19"/>
                <w:sz w:val="19"/>
                <w:szCs w:val="19"/>
                <w:lang w:eastAsia="en-CA"/>
              </w:rPr>
            </w:pPr>
            <w:r w:rsidRPr="00BF3FC0">
              <w:rPr>
                <w:rFonts w:eastAsia="Times New Roman" w:cs="Arial"/>
                <w:b/>
                <w:i/>
                <w:kern w:val="19"/>
                <w:sz w:val="19"/>
                <w:szCs w:val="19"/>
                <w:lang w:eastAsia="en-CA"/>
              </w:rPr>
              <w:t>10</w:t>
            </w:r>
          </w:p>
        </w:tc>
        <w:tc>
          <w:tcPr>
            <w:tcW w:w="512" w:type="pct"/>
            <w:gridSpan w:val="2"/>
            <w:tcBorders>
              <w:top w:val="nil"/>
              <w:left w:val="nil"/>
              <w:bottom w:val="nil"/>
              <w:right w:val="nil"/>
            </w:tcBorders>
            <w:noWrap/>
            <w:vAlign w:val="center"/>
          </w:tcPr>
          <w:p w14:paraId="4C19AE0D" w14:textId="77777777" w:rsidR="00470E96" w:rsidRPr="00BF3FC0" w:rsidRDefault="00470E96" w:rsidP="00470E96">
            <w:pPr>
              <w:spacing w:before="0" w:after="0" w:line="264" w:lineRule="auto"/>
              <w:jc w:val="center"/>
              <w:rPr>
                <w:rFonts w:eastAsia="Times New Roman" w:cs="Arial"/>
                <w:b/>
                <w:i/>
                <w:kern w:val="19"/>
                <w:sz w:val="19"/>
                <w:szCs w:val="19"/>
                <w:lang w:eastAsia="en-CA"/>
              </w:rPr>
            </w:pPr>
            <w:r w:rsidRPr="00BF3FC0">
              <w:rPr>
                <w:rFonts w:eastAsia="Times New Roman" w:cs="Arial"/>
                <w:b/>
                <w:i/>
                <w:kern w:val="19"/>
                <w:sz w:val="19"/>
                <w:szCs w:val="19"/>
                <w:lang w:eastAsia="en-CA"/>
              </w:rPr>
              <w:t>8</w:t>
            </w:r>
          </w:p>
        </w:tc>
        <w:tc>
          <w:tcPr>
            <w:tcW w:w="371" w:type="pct"/>
            <w:gridSpan w:val="2"/>
            <w:tcBorders>
              <w:top w:val="nil"/>
              <w:left w:val="nil"/>
              <w:bottom w:val="nil"/>
              <w:right w:val="nil"/>
            </w:tcBorders>
            <w:noWrap/>
            <w:vAlign w:val="center"/>
            <w:hideMark/>
          </w:tcPr>
          <w:p w14:paraId="1037160C" w14:textId="77777777" w:rsidR="00470E96" w:rsidRPr="00BF3FC0" w:rsidRDefault="00470E96" w:rsidP="00470E96">
            <w:pPr>
              <w:spacing w:before="0" w:after="0" w:line="264" w:lineRule="auto"/>
              <w:jc w:val="center"/>
              <w:rPr>
                <w:rFonts w:eastAsia="Times New Roman" w:cs="Arial"/>
                <w:b/>
                <w:kern w:val="19"/>
                <w:sz w:val="19"/>
                <w:szCs w:val="19"/>
                <w:lang w:eastAsia="en-CA"/>
              </w:rPr>
            </w:pPr>
          </w:p>
        </w:tc>
        <w:tc>
          <w:tcPr>
            <w:tcW w:w="371" w:type="pct"/>
            <w:gridSpan w:val="2"/>
            <w:tcBorders>
              <w:top w:val="nil"/>
              <w:left w:val="nil"/>
              <w:bottom w:val="nil"/>
              <w:right w:val="nil"/>
            </w:tcBorders>
            <w:noWrap/>
            <w:vAlign w:val="center"/>
            <w:hideMark/>
          </w:tcPr>
          <w:p w14:paraId="2C557E5C"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1" w:type="pct"/>
            <w:gridSpan w:val="2"/>
            <w:tcBorders>
              <w:top w:val="nil"/>
              <w:left w:val="nil"/>
              <w:bottom w:val="nil"/>
              <w:right w:val="nil"/>
            </w:tcBorders>
            <w:noWrap/>
            <w:vAlign w:val="center"/>
            <w:hideMark/>
          </w:tcPr>
          <w:p w14:paraId="66DD6B82"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2" w:type="pct"/>
            <w:gridSpan w:val="2"/>
            <w:tcBorders>
              <w:top w:val="nil"/>
              <w:left w:val="nil"/>
              <w:bottom w:val="nil"/>
              <w:right w:val="nil"/>
            </w:tcBorders>
            <w:noWrap/>
            <w:vAlign w:val="center"/>
            <w:hideMark/>
          </w:tcPr>
          <w:p w14:paraId="57723D21"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71" w:type="pct"/>
            <w:gridSpan w:val="2"/>
            <w:tcBorders>
              <w:top w:val="nil"/>
              <w:left w:val="nil"/>
              <w:bottom w:val="nil"/>
              <w:right w:val="nil"/>
            </w:tcBorders>
            <w:noWrap/>
            <w:vAlign w:val="center"/>
            <w:hideMark/>
          </w:tcPr>
          <w:p w14:paraId="54A01233"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c>
          <w:tcPr>
            <w:tcW w:w="341" w:type="pct"/>
            <w:tcBorders>
              <w:top w:val="nil"/>
              <w:left w:val="nil"/>
              <w:bottom w:val="nil"/>
              <w:right w:val="nil"/>
            </w:tcBorders>
            <w:noWrap/>
            <w:vAlign w:val="center"/>
            <w:hideMark/>
          </w:tcPr>
          <w:p w14:paraId="1BE707FF" w14:textId="77777777" w:rsidR="00470E96" w:rsidRPr="00BF3FC0" w:rsidRDefault="00470E96" w:rsidP="00470E96">
            <w:pPr>
              <w:spacing w:before="0" w:after="0" w:line="264" w:lineRule="auto"/>
              <w:jc w:val="center"/>
              <w:rPr>
                <w:rFonts w:eastAsia="Times New Roman" w:cs="Arial"/>
                <w:kern w:val="19"/>
                <w:sz w:val="19"/>
                <w:szCs w:val="19"/>
                <w:lang w:eastAsia="en-CA"/>
              </w:rPr>
            </w:pPr>
          </w:p>
        </w:tc>
      </w:tr>
    </w:tbl>
    <w:p w14:paraId="32476E65" w14:textId="77777777" w:rsidR="003642F5" w:rsidRPr="00BF3FC0" w:rsidRDefault="003642F5" w:rsidP="003642F5"/>
    <w:p w14:paraId="78778647" w14:textId="507958E1" w:rsidR="002E44A4" w:rsidRPr="002E44A4" w:rsidRDefault="002E44A4" w:rsidP="002E44A4">
      <w:r w:rsidRPr="002E44A4">
        <w:t>&lt;INSERT_APPE_</w:t>
      </w:r>
      <w:r>
        <w:t>END</w:t>
      </w:r>
      <w:r w:rsidRPr="002E44A4">
        <w:t>&gt;</w:t>
      </w:r>
    </w:p>
    <w:p w14:paraId="6B7F3805" w14:textId="69B6DED7" w:rsidR="002E44A4" w:rsidRPr="00BF3FC0" w:rsidRDefault="002E44A4" w:rsidP="00D94A16">
      <w:pPr>
        <w:sectPr w:rsidR="002E44A4" w:rsidRPr="00BF3FC0" w:rsidSect="004904D7">
          <w:headerReference w:type="default" r:id="rId38"/>
          <w:footerReference w:type="default" r:id="rId39"/>
          <w:pgSz w:w="12242" w:h="15842" w:code="1"/>
          <w:pgMar w:top="1247" w:right="1247" w:bottom="1247" w:left="1247" w:header="567" w:footer="567" w:gutter="0"/>
          <w:pgNumType w:start="1"/>
          <w:cols w:space="720"/>
          <w:docGrid w:linePitch="326"/>
        </w:sectPr>
      </w:pPr>
    </w:p>
    <w:p w14:paraId="0C2DEC02" w14:textId="0D054340" w:rsidR="00B72459" w:rsidRPr="00BF3FC0" w:rsidRDefault="00BF77B3" w:rsidP="000F1528">
      <w:pPr>
        <w:pStyle w:val="Title"/>
        <w:rPr>
          <w:lang w:val="en-CA"/>
        </w:rPr>
      </w:pPr>
      <w:r w:rsidRPr="00BF3FC0">
        <w:rPr>
          <w:lang w:val="en-CA"/>
        </w:rPr>
        <w:lastRenderedPageBreak/>
        <w:t xml:space="preserve">Appendix </w:t>
      </w:r>
      <w:r w:rsidR="004A40EB" w:rsidRPr="00BF3FC0">
        <w:rPr>
          <w:lang w:val="en-CA"/>
        </w:rPr>
        <w:t>F</w:t>
      </w:r>
      <w:r w:rsidRPr="00BF3FC0">
        <w:rPr>
          <w:lang w:val="en-CA"/>
        </w:rPr>
        <w:t xml:space="preserve">: </w:t>
      </w:r>
      <w:r w:rsidR="000F1528" w:rsidRPr="00BF3FC0">
        <w:rPr>
          <w:lang w:val="en-CA"/>
        </w:rPr>
        <w:t>Professional Declaration</w:t>
      </w:r>
    </w:p>
    <w:p w14:paraId="464E9427" w14:textId="77777777" w:rsidR="00CF03C3" w:rsidRPr="00BF3FC0" w:rsidRDefault="00CF03C3" w:rsidP="00CF03C3"/>
    <w:sectPr w:rsidR="00CF03C3" w:rsidRPr="00BF3FC0" w:rsidSect="002A0F03">
      <w:headerReference w:type="default" r:id="rId40"/>
      <w:footerReference w:type="default" r:id="rId41"/>
      <w:pgSz w:w="12242" w:h="15842" w:code="1"/>
      <w:pgMar w:top="1247" w:right="1247" w:bottom="1247" w:left="1247" w:header="567" w:footer="567" w:gutter="0"/>
      <w:cols w:space="720"/>
      <w:vAlign w:val="center"/>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 w:author="Robert Wiedemann" w:date="2026-09-24T14:11:00Z" w:initials="RW">
    <w:p w14:paraId="0A311147" w14:textId="77777777" w:rsidR="00FF48D3" w:rsidRDefault="00FF48D3" w:rsidP="00FF48D3">
      <w:pPr>
        <w:pStyle w:val="CommentText"/>
        <w:jc w:val="left"/>
      </w:pPr>
      <w:r>
        <w:rPr>
          <w:rStyle w:val="CommentReference"/>
        </w:rPr>
        <w:annotationRef/>
      </w:r>
      <w:r>
        <w:rPr>
          <w:b/>
          <w:bCs/>
        </w:rPr>
        <w:t>Executive Summary has the following components</w:t>
      </w:r>
    </w:p>
    <w:p w14:paraId="177083F9" w14:textId="77777777" w:rsidR="00FF48D3" w:rsidRDefault="00FF48D3" w:rsidP="00FF48D3">
      <w:pPr>
        <w:pStyle w:val="CommentText"/>
        <w:jc w:val="left"/>
      </w:pPr>
      <w:r>
        <w:t xml:space="preserve"> - Introduction</w:t>
      </w:r>
    </w:p>
    <w:p w14:paraId="52839D41" w14:textId="77777777" w:rsidR="00FF48D3" w:rsidRDefault="00FF48D3" w:rsidP="00FF48D3">
      <w:pPr>
        <w:pStyle w:val="CommentText"/>
        <w:jc w:val="left"/>
      </w:pPr>
      <w:r>
        <w:t xml:space="preserve"> - History</w:t>
      </w:r>
    </w:p>
    <w:p w14:paraId="1E34B07D" w14:textId="77777777" w:rsidR="00FF48D3" w:rsidRDefault="00FF48D3" w:rsidP="00FF48D3">
      <w:pPr>
        <w:pStyle w:val="CommentText"/>
        <w:jc w:val="left"/>
      </w:pPr>
      <w:r>
        <w:t xml:space="preserve"> - Purpose</w:t>
      </w:r>
    </w:p>
    <w:p w14:paraId="66637822" w14:textId="77777777" w:rsidR="00FF48D3" w:rsidRDefault="00FF48D3" w:rsidP="00FF48D3">
      <w:pPr>
        <w:pStyle w:val="CommentText"/>
        <w:jc w:val="left"/>
      </w:pPr>
      <w:r>
        <w:t xml:space="preserve"> - Recent investigation summary</w:t>
      </w:r>
    </w:p>
    <w:p w14:paraId="1104B08F" w14:textId="77777777" w:rsidR="00FF48D3" w:rsidRDefault="00FF48D3" w:rsidP="00FF48D3">
      <w:pPr>
        <w:pStyle w:val="CommentText"/>
        <w:jc w:val="left"/>
      </w:pPr>
      <w:r>
        <w:t xml:space="preserve"> - Chloride delineation</w:t>
      </w:r>
    </w:p>
    <w:p w14:paraId="7BF60941" w14:textId="77777777" w:rsidR="00FF48D3" w:rsidRDefault="00FF48D3" w:rsidP="00FF48D3">
      <w:pPr>
        <w:pStyle w:val="CommentText"/>
        <w:jc w:val="left"/>
      </w:pPr>
      <w:r>
        <w:t xml:space="preserve"> - Exceedance summary</w:t>
      </w:r>
    </w:p>
    <w:p w14:paraId="01FBC79E" w14:textId="77777777" w:rsidR="00FF48D3" w:rsidRDefault="00FF48D3" w:rsidP="00FF48D3">
      <w:pPr>
        <w:pStyle w:val="CommentText"/>
        <w:jc w:val="left"/>
      </w:pPr>
      <w:r>
        <w:t xml:space="preserve"> - Conclusion</w:t>
      </w:r>
    </w:p>
  </w:comment>
  <w:comment w:id="4" w:author="Robert Wiedemann" w:date="2025-03-06T13:49:00Z" w:initials="RW">
    <w:p w14:paraId="00855EA6" w14:textId="392CC911" w:rsidR="00AE0117" w:rsidRPr="00BF3FC0" w:rsidRDefault="00AE0117" w:rsidP="00AE0117">
      <w:pPr>
        <w:pStyle w:val="CommentText"/>
        <w:jc w:val="left"/>
        <w:rPr>
          <w:lang w:val="en-CA"/>
        </w:rPr>
      </w:pPr>
      <w:r w:rsidRPr="00BF3FC0">
        <w:rPr>
          <w:rStyle w:val="CommentReference"/>
          <w:lang w:val="en-CA"/>
        </w:rPr>
        <w:annotationRef/>
      </w:r>
      <w:r w:rsidRPr="00BF3FC0">
        <w:rPr>
          <w:lang w:val="en-CA"/>
        </w:rPr>
        <w:t>If you change the Client/LSD here, it will populate across the entire report.</w:t>
      </w:r>
    </w:p>
  </w:comment>
  <w:comment w:id="3" w:author="Robert Wiedemann" w:date="2025-03-06T13:51:00Z" w:initials="RW">
    <w:p w14:paraId="220A507D" w14:textId="77777777" w:rsidR="009733DF" w:rsidRPr="00BF3FC0" w:rsidRDefault="009733DF" w:rsidP="009733DF">
      <w:pPr>
        <w:pStyle w:val="CommentText"/>
        <w:jc w:val="left"/>
        <w:rPr>
          <w:lang w:val="en-CA"/>
        </w:rPr>
      </w:pPr>
      <w:r w:rsidRPr="00BF3FC0">
        <w:rPr>
          <w:rStyle w:val="CommentReference"/>
          <w:lang w:val="en-CA"/>
        </w:rPr>
        <w:annotationRef/>
      </w:r>
      <w:r w:rsidRPr="00BF3FC0">
        <w:rPr>
          <w:lang w:val="en-CA"/>
        </w:rPr>
        <w:t>Exec Sum</w:t>
      </w:r>
    </w:p>
    <w:p w14:paraId="00BE8555" w14:textId="77777777" w:rsidR="009733DF" w:rsidRPr="00BF3FC0" w:rsidRDefault="009733DF" w:rsidP="009733DF">
      <w:pPr>
        <w:pStyle w:val="CommentText"/>
        <w:jc w:val="left"/>
        <w:rPr>
          <w:lang w:val="en-CA"/>
        </w:rPr>
      </w:pPr>
      <w:r w:rsidRPr="00BF3FC0">
        <w:rPr>
          <w:lang w:val="en-CA"/>
        </w:rPr>
        <w:t xml:space="preserve"> - method = what was done prev, what was done in the recent investigation, then results</w:t>
      </w:r>
    </w:p>
    <w:p w14:paraId="280DD104" w14:textId="77777777" w:rsidR="009733DF" w:rsidRPr="00BF3FC0" w:rsidRDefault="009733DF" w:rsidP="009733DF">
      <w:pPr>
        <w:pStyle w:val="CommentText"/>
        <w:jc w:val="left"/>
        <w:rPr>
          <w:lang w:val="en-CA"/>
        </w:rPr>
      </w:pPr>
      <w:r w:rsidRPr="00BF3FC0">
        <w:rPr>
          <w:lang w:val="en-CA"/>
        </w:rPr>
        <w:t xml:space="preserve"> - for current investigation: date, # of bhs, depth of bhs, number of gw wells, etc.</w:t>
      </w:r>
    </w:p>
    <w:p w14:paraId="351856B4" w14:textId="77777777" w:rsidR="009733DF" w:rsidRPr="00BF3FC0" w:rsidRDefault="009733DF" w:rsidP="009733DF">
      <w:pPr>
        <w:pStyle w:val="CommentText"/>
        <w:jc w:val="left"/>
        <w:rPr>
          <w:lang w:val="en-CA"/>
        </w:rPr>
      </w:pPr>
      <w:r w:rsidRPr="00BF3FC0">
        <w:rPr>
          <w:lang w:val="en-CA"/>
        </w:rPr>
        <w:t xml:space="preserve"> - avoid speculation in results and interp</w:t>
      </w:r>
    </w:p>
    <w:p w14:paraId="361B8B35" w14:textId="77777777" w:rsidR="009733DF" w:rsidRPr="00BF3FC0" w:rsidRDefault="009733DF" w:rsidP="009733DF">
      <w:pPr>
        <w:pStyle w:val="CommentText"/>
        <w:jc w:val="left"/>
        <w:rPr>
          <w:lang w:val="en-CA"/>
        </w:rPr>
      </w:pPr>
      <w:r w:rsidRPr="00BF3FC0">
        <w:rPr>
          <w:lang w:val="en-CA"/>
        </w:rPr>
        <w:t xml:space="preserve"> - be brief, do not including specific details i.e. specific locations, specifics of further investigation, etc.</w:t>
      </w:r>
    </w:p>
  </w:comment>
  <w:comment w:id="5" w:author="Robert Wiedemann" w:date="2026-09-24T13:38:00Z" w:initials="RW">
    <w:p w14:paraId="7B7DED8D" w14:textId="77777777" w:rsidR="00E27211" w:rsidRDefault="00E27211" w:rsidP="00E27211">
      <w:pPr>
        <w:pStyle w:val="CommentText"/>
        <w:jc w:val="left"/>
      </w:pPr>
      <w:r>
        <w:rPr>
          <w:rStyle w:val="CommentReference"/>
        </w:rPr>
        <w:annotationRef/>
      </w:r>
      <w:r>
        <w:t>Facility Name</w:t>
      </w:r>
    </w:p>
  </w:comment>
  <w:comment w:id="6" w:author="Robert Wiedemann" w:date="2026-09-24T13:39:00Z" w:initials="RW">
    <w:p w14:paraId="6D939640" w14:textId="77777777" w:rsidR="00E27211" w:rsidRDefault="00E27211" w:rsidP="00E27211">
      <w:pPr>
        <w:pStyle w:val="CommentText"/>
        <w:jc w:val="left"/>
      </w:pPr>
      <w:r>
        <w:rPr>
          <w:rStyle w:val="CommentReference"/>
        </w:rPr>
        <w:annotationRef/>
      </w:r>
      <w:r>
        <w:t>Surface location</w:t>
      </w:r>
    </w:p>
  </w:comment>
  <w:comment w:id="7" w:author="Robert Wiedemann" w:date="2026-09-24T13:38:00Z" w:initials="RW">
    <w:p w14:paraId="657E7E74" w14:textId="77777777" w:rsidR="00E27211" w:rsidRDefault="00E27211" w:rsidP="00E27211">
      <w:pPr>
        <w:pStyle w:val="CommentText"/>
        <w:jc w:val="left"/>
      </w:pPr>
      <w:r>
        <w:rPr>
          <w:rStyle w:val="CommentReference"/>
        </w:rPr>
        <w:annotationRef/>
      </w:r>
      <w:r>
        <w:t>Site name for a wellsite</w:t>
      </w:r>
    </w:p>
  </w:comment>
  <w:comment w:id="8" w:author="Robert Wiedemann" w:date="2026-09-24T13:38:00Z" w:initials="RW">
    <w:p w14:paraId="052E1BCB" w14:textId="77777777" w:rsidR="00E27211" w:rsidRDefault="00E27211" w:rsidP="00E27211">
      <w:pPr>
        <w:pStyle w:val="CommentText"/>
        <w:jc w:val="left"/>
      </w:pPr>
      <w:r>
        <w:rPr>
          <w:rStyle w:val="CommentReference"/>
        </w:rPr>
        <w:annotationRef/>
      </w:r>
      <w:r>
        <w:t>Surface location</w:t>
      </w:r>
    </w:p>
  </w:comment>
  <w:comment w:id="9" w:author="Robert Wiedemann" w:date="2026-09-24T14:33:00Z" w:initials="RW">
    <w:p w14:paraId="63981A8E" w14:textId="77777777" w:rsidR="00D137FB" w:rsidRDefault="00D137FB" w:rsidP="00D137FB">
      <w:pPr>
        <w:pStyle w:val="CommentText"/>
        <w:jc w:val="left"/>
      </w:pPr>
      <w:r>
        <w:rPr>
          <w:rStyle w:val="CommentReference"/>
        </w:rPr>
        <w:annotationRef/>
      </w:r>
      <w:r>
        <w:t>When justifying exceedances, the conclusion switches from not ‘required’ to not ‘recommended’</w:t>
      </w:r>
    </w:p>
  </w:comment>
  <w:comment w:id="10" w:author="Robert Wiedemann" w:date="2026-09-24T20:00:00Z" w:initials="RW">
    <w:p w14:paraId="580E371C" w14:textId="77777777" w:rsidR="00BD1887" w:rsidRDefault="00BD1887" w:rsidP="00BD1887">
      <w:pPr>
        <w:pStyle w:val="CommentText"/>
        <w:jc w:val="left"/>
      </w:pPr>
      <w:r>
        <w:rPr>
          <w:rStyle w:val="CommentReference"/>
        </w:rPr>
        <w:annotationRef/>
      </w:r>
      <w:r>
        <w:t>Only for BG Cl sites</w:t>
      </w:r>
    </w:p>
  </w:comment>
  <w:comment w:id="12" w:author="Michelle Haager" w:date="2024-02-06T10:59:00Z" w:initials="MH">
    <w:p w14:paraId="0C0B6353" w14:textId="3B8DCBD6" w:rsidR="0034244C" w:rsidRPr="00BF3FC0" w:rsidRDefault="0034244C" w:rsidP="000F0D15">
      <w:pPr>
        <w:pStyle w:val="CommentText"/>
        <w:rPr>
          <w:lang w:val="en-CA"/>
        </w:rPr>
      </w:pPr>
      <w:r w:rsidRPr="00BF3FC0">
        <w:rPr>
          <w:rStyle w:val="CommentReference"/>
          <w:lang w:val="en-CA"/>
        </w:rPr>
        <w:annotationRef/>
      </w:r>
      <w:r w:rsidRPr="00BF3FC0">
        <w:rPr>
          <w:lang w:val="en-CA"/>
        </w:rPr>
        <w:t>If soil chloride profile is needed, adjust figure numbering as needed.</w:t>
      </w:r>
    </w:p>
  </w:comment>
  <w:comment w:id="11" w:author="Robert Wiedemann" w:date="2026-09-24T15:59:00Z" w:initials="RW">
    <w:p w14:paraId="134E9FC6" w14:textId="77777777" w:rsidR="00BA0DB8" w:rsidRDefault="00BA0DB8" w:rsidP="00BA0DB8">
      <w:pPr>
        <w:pStyle w:val="CommentText"/>
        <w:jc w:val="left"/>
      </w:pPr>
      <w:r>
        <w:rPr>
          <w:rStyle w:val="CommentReference"/>
        </w:rPr>
        <w:annotationRef/>
      </w:r>
      <w:r>
        <w:t>More detailed Tier 1 P2s</w:t>
      </w:r>
    </w:p>
  </w:comment>
  <w:comment w:id="15" w:author="Robert Wiedemann" w:date="2026-09-24T16:12:00Z" w:initials="RW">
    <w:p w14:paraId="707F95BF" w14:textId="77777777" w:rsidR="00C85E67" w:rsidRDefault="0044202C" w:rsidP="00C85E67">
      <w:pPr>
        <w:pStyle w:val="CommentText"/>
        <w:jc w:val="left"/>
      </w:pPr>
      <w:r>
        <w:rPr>
          <w:rStyle w:val="CommentReference"/>
        </w:rPr>
        <w:annotationRef/>
      </w:r>
      <w:r w:rsidR="00C85E67">
        <w:rPr>
          <w:lang w:val="en-CA"/>
        </w:rPr>
        <w:t>SITE NAME + WELLSITE (default) or FACILITY TYPE</w:t>
      </w:r>
    </w:p>
  </w:comment>
  <w:comment w:id="16" w:author="Robert Wiedemann" w:date="2026-09-24T16:22:00Z" w:initials="RW">
    <w:p w14:paraId="1BB3BC78" w14:textId="77777777" w:rsidR="00B04C44" w:rsidRDefault="00B04C44" w:rsidP="00B04C44">
      <w:pPr>
        <w:pStyle w:val="CommentText"/>
        <w:jc w:val="left"/>
      </w:pPr>
      <w:r>
        <w:rPr>
          <w:rStyle w:val="CommentReference"/>
        </w:rPr>
        <w:annotationRef/>
      </w:r>
      <w:r>
        <w:t>Borehole logs, or, analytical sampling dates from analytical tab.e</w:t>
      </w:r>
    </w:p>
  </w:comment>
  <w:comment w:id="19" w:author="Robert Wiedemann" w:date="2026-06-12T14:31:00Z" w:initials="RW">
    <w:p w14:paraId="23764ABB" w14:textId="77777777" w:rsidR="00446821" w:rsidRDefault="00446821" w:rsidP="00446821">
      <w:pPr>
        <w:pStyle w:val="CommentText"/>
        <w:jc w:val="left"/>
      </w:pPr>
      <w:r>
        <w:rPr>
          <w:rStyle w:val="CommentReference"/>
        </w:rPr>
        <w:annotationRef/>
      </w:r>
      <w:r>
        <w:rPr>
          <w:lang w:val="en-CA"/>
        </w:rPr>
        <w:t>P2 initial</w:t>
      </w:r>
    </w:p>
  </w:comment>
  <w:comment w:id="18" w:author="Robert Wiedemann" w:date="2026-09-24T16:26:00Z" w:initials="RW">
    <w:p w14:paraId="46496020" w14:textId="77777777" w:rsidR="009975FE" w:rsidRDefault="009975FE" w:rsidP="009975FE">
      <w:pPr>
        <w:pStyle w:val="CommentText"/>
        <w:jc w:val="left"/>
      </w:pPr>
      <w:r>
        <w:rPr>
          <w:rStyle w:val="CommentReference"/>
        </w:rPr>
        <w:annotationRef/>
      </w:r>
      <w:r>
        <w:t>Presence/Absence P2.</w:t>
      </w:r>
    </w:p>
  </w:comment>
  <w:comment w:id="20" w:author="Robert Wiedemann" w:date="2026-09-24T16:26:00Z" w:initials="RW">
    <w:p w14:paraId="0F74219C" w14:textId="77777777" w:rsidR="004020F5" w:rsidRDefault="004020F5" w:rsidP="004020F5">
      <w:pPr>
        <w:pStyle w:val="CommentText"/>
        <w:jc w:val="left"/>
      </w:pPr>
      <w:r>
        <w:rPr>
          <w:rStyle w:val="CommentReference"/>
        </w:rPr>
        <w:annotationRef/>
      </w:r>
      <w:r>
        <w:t>Standard Tier 1 P2</w:t>
      </w:r>
    </w:p>
  </w:comment>
  <w:comment w:id="23" w:author="Robert Wiedemann" w:date="2026-09-24T16:32:00Z" w:initials="RW">
    <w:p w14:paraId="2EC55B17" w14:textId="77777777" w:rsidR="00C35EC6" w:rsidRDefault="00C35EC6" w:rsidP="00C35EC6">
      <w:pPr>
        <w:pStyle w:val="CommentText"/>
        <w:jc w:val="left"/>
      </w:pPr>
      <w:r>
        <w:rPr>
          <w:rStyle w:val="CommentReference"/>
        </w:rPr>
        <w:annotationRef/>
      </w:r>
      <w:r>
        <w:t>If there was no historical information available for review.</w:t>
      </w:r>
    </w:p>
  </w:comment>
  <w:comment w:id="24" w:author="Robert Wiedemann" w:date="2026-09-24T17:06:00Z" w:initials="RW">
    <w:p w14:paraId="077F9C0C" w14:textId="16F69C59" w:rsidR="005C443A" w:rsidRDefault="00F70610" w:rsidP="005C443A">
      <w:pPr>
        <w:pStyle w:val="CommentText"/>
        <w:jc w:val="left"/>
      </w:pPr>
      <w:r>
        <w:rPr>
          <w:rStyle w:val="CommentReference"/>
        </w:rPr>
        <w:annotationRef/>
      </w:r>
      <w:r w:rsidR="005C443A">
        <w:rPr>
          <w:lang w:val="en-CA"/>
        </w:rPr>
        <w:t>If previous Phase 2 completed summarize results:</w:t>
      </w:r>
    </w:p>
    <w:p w14:paraId="459225B1" w14:textId="77777777" w:rsidR="005C443A" w:rsidRDefault="005C443A" w:rsidP="005C443A">
      <w:pPr>
        <w:pStyle w:val="CommentText"/>
        <w:jc w:val="left"/>
      </w:pPr>
    </w:p>
    <w:p w14:paraId="12BCCD06" w14:textId="77777777" w:rsidR="005C443A" w:rsidRDefault="005C443A" w:rsidP="005C443A">
      <w:pPr>
        <w:pStyle w:val="CommentText"/>
        <w:jc w:val="left"/>
      </w:pPr>
      <w:r>
        <w:rPr>
          <w:lang w:val="en-CA"/>
        </w:rPr>
        <w:t>X number of boreholes drilled to max depth of ym.</w:t>
      </w:r>
    </w:p>
    <w:p w14:paraId="3233A1EE" w14:textId="77777777" w:rsidR="005C443A" w:rsidRDefault="005C443A" w:rsidP="005C443A">
      <w:pPr>
        <w:pStyle w:val="CommentText"/>
        <w:jc w:val="left"/>
      </w:pPr>
      <w:r>
        <w:rPr>
          <w:lang w:val="en-CA"/>
        </w:rPr>
        <w:t>EC/SAR exceedances in x boreholes from APEC at depths from x-y mbgs. Elevated chloride concentrations identified in x boreholes from APEC at depths x-y m. Vertical/lateral delineation achieved/not achieved.</w:t>
      </w:r>
    </w:p>
  </w:comment>
  <w:comment w:id="26" w:author="Robert Wiedemann" w:date="2026-09-24T17:14:00Z" w:initials="RW">
    <w:p w14:paraId="168640BF" w14:textId="77777777" w:rsidR="004B10D9" w:rsidRDefault="004B10D9" w:rsidP="004B10D9">
      <w:pPr>
        <w:pStyle w:val="CommentText"/>
        <w:jc w:val="left"/>
      </w:pPr>
      <w:r>
        <w:rPr>
          <w:rStyle w:val="CommentReference"/>
        </w:rPr>
        <w:annotationRef/>
      </w:r>
      <w:r>
        <w:t>This section would be manually edited with the stock text below.</w:t>
      </w:r>
    </w:p>
  </w:comment>
  <w:comment w:id="29" w:author="Robert Wiedemann" w:date="2026-09-24T17:25:00Z" w:initials="RW">
    <w:p w14:paraId="562B4452" w14:textId="77777777" w:rsidR="000172EA" w:rsidRDefault="000172EA" w:rsidP="000172EA">
      <w:pPr>
        <w:pStyle w:val="CommentText"/>
        <w:jc w:val="left"/>
      </w:pPr>
      <w:r>
        <w:rPr>
          <w:rStyle w:val="CommentReference"/>
        </w:rPr>
        <w:annotationRef/>
      </w:r>
      <w:r>
        <w:t>For spills, we should check both the P1 and Abadata, and if the ppl who did the P1 were doing their job correctly, they will list the relavent spills for our site. We could then use either the P1 or Abadata information to list the relavent spill information.</w:t>
      </w:r>
    </w:p>
  </w:comment>
  <w:comment w:id="31" w:author="Robert Wiedemann" w:date="2026-09-24T17:29:00Z" w:initials="RW">
    <w:p w14:paraId="74715070" w14:textId="77777777" w:rsidR="007F18D9" w:rsidRDefault="007F18D9" w:rsidP="007F18D9">
      <w:pPr>
        <w:pStyle w:val="CommentText"/>
        <w:jc w:val="left"/>
      </w:pPr>
      <w:r>
        <w:rPr>
          <w:rStyle w:val="CommentReference"/>
        </w:rPr>
        <w:annotationRef/>
      </w:r>
      <w:r>
        <w:t xml:space="preserve">If it’s easier, we could make the forms exactly the same for wells and facilities - its just that some sections will not apply to facilities.  </w:t>
      </w:r>
    </w:p>
  </w:comment>
  <w:comment w:id="36" w:author="Robert Wiedemann" w:date="2025-12-08T11:56:00Z" w:initials="RW">
    <w:p w14:paraId="67C9A463" w14:textId="77777777" w:rsidR="005961F4" w:rsidRPr="00BF3FC0" w:rsidRDefault="005961F4" w:rsidP="00DC7703">
      <w:pPr>
        <w:pStyle w:val="CommentText"/>
        <w:jc w:val="left"/>
        <w:rPr>
          <w:lang w:val="en-CA"/>
        </w:rPr>
      </w:pPr>
      <w:r w:rsidRPr="00BF3FC0">
        <w:rPr>
          <w:rStyle w:val="CommentReference"/>
          <w:lang w:val="en-CA"/>
        </w:rPr>
        <w:annotationRef/>
      </w:r>
      <w:r w:rsidRPr="00BF3FC0">
        <w:rPr>
          <w:lang w:val="en-CA"/>
        </w:rPr>
        <w:t>Keep this to the actual areas of concern (AEC) as opposed to every APEC</w:t>
      </w:r>
    </w:p>
  </w:comment>
  <w:comment w:id="37" w:author="Siddharth Srinivasan" w:date="2026-09-26T14:39:00Z" w:initials="SS">
    <w:p w14:paraId="3B6BFDBA" w14:textId="77777777" w:rsidR="009B1C32" w:rsidRDefault="009B1C32" w:rsidP="009B1C32">
      <w:pPr>
        <w:jc w:val="left"/>
      </w:pPr>
      <w:r>
        <w:rPr>
          <w:rStyle w:val="CommentReference"/>
        </w:rPr>
        <w:annotationRef/>
      </w:r>
      <w:r>
        <w:rPr>
          <w:sz w:val="20"/>
          <w:szCs w:val="20"/>
          <w:lang w:val="en-US"/>
        </w:rPr>
        <w:t>APEC and COPC: are these current or historical, i.e from analytical table or historical docs?</w:t>
      </w:r>
    </w:p>
  </w:comment>
  <w:comment w:id="39" w:author="Robert Wiedemann" w:date="2025-03-07T12:19:00Z" w:initials="RW">
    <w:p w14:paraId="78DBD1F6" w14:textId="77777777" w:rsidR="00623321" w:rsidRPr="00BF3FC0" w:rsidRDefault="00623321" w:rsidP="00623321">
      <w:pPr>
        <w:pStyle w:val="CommentText"/>
        <w:jc w:val="left"/>
        <w:rPr>
          <w:lang w:val="en-CA"/>
        </w:rPr>
      </w:pPr>
      <w:r w:rsidRPr="00BF3FC0">
        <w:rPr>
          <w:rStyle w:val="CommentReference"/>
          <w:lang w:val="en-CA"/>
        </w:rPr>
        <w:annotationRef/>
      </w:r>
      <w:r w:rsidRPr="00BF3FC0">
        <w:rPr>
          <w:lang w:val="en-CA"/>
        </w:rPr>
        <w:t>If you don’t find your subregion here, find the ‘Alberta Natural Subregions Summaries’ document on the Share</w:t>
      </w:r>
    </w:p>
  </w:comment>
  <w:comment w:id="41" w:author="Robert Wiedemann" w:date="2025-02-07T15:38:00Z" w:initials="RW">
    <w:p w14:paraId="77873FC7" w14:textId="49085886" w:rsidR="00132BF4" w:rsidRPr="00BF3FC0" w:rsidRDefault="00132BF4" w:rsidP="00132BF4">
      <w:pPr>
        <w:jc w:val="left"/>
      </w:pPr>
      <w:r w:rsidRPr="00BF3FC0">
        <w:rPr>
          <w:rStyle w:val="CommentReference"/>
        </w:rPr>
        <w:annotationRef/>
      </w:r>
      <w:r w:rsidRPr="00BF3FC0">
        <w:rPr>
          <w:sz w:val="20"/>
          <w:szCs w:val="20"/>
        </w:rPr>
        <w:t>Simple Abadata reference for non gw-related sites.</w:t>
      </w:r>
    </w:p>
  </w:comment>
  <w:comment w:id="46" w:author="Robert Wiedemann" w:date="2026-09-24T17:32:00Z" w:initials="RW">
    <w:p w14:paraId="2F72B6C7" w14:textId="77777777" w:rsidR="00A87137" w:rsidRDefault="003A7372" w:rsidP="00A87137">
      <w:pPr>
        <w:pStyle w:val="CommentText"/>
        <w:jc w:val="left"/>
      </w:pPr>
      <w:r>
        <w:rPr>
          <w:rStyle w:val="CommentReference"/>
        </w:rPr>
        <w:annotationRef/>
      </w:r>
      <w:r w:rsidR="00A87137">
        <w:t>Reference below based on the analytical paramters or use Exposure Pathway workflow designed for Hex.</w:t>
      </w:r>
    </w:p>
  </w:comment>
  <w:comment w:id="52" w:author="Robert Wiedemann" w:date="2026-09-24T19:40:00Z" w:initials="RW">
    <w:p w14:paraId="1A40912F" w14:textId="77777777" w:rsidR="004E6DA4" w:rsidRDefault="004E6DA4" w:rsidP="004E6DA4">
      <w:pPr>
        <w:pStyle w:val="CommentText"/>
        <w:jc w:val="left"/>
      </w:pPr>
      <w:r>
        <w:rPr>
          <w:rStyle w:val="CommentReference"/>
        </w:rPr>
        <w:annotationRef/>
      </w:r>
      <w:r>
        <w:t>Stock sentence if all the soil rating categories for EC and SAR are ‘Good’ at all intervals, or, if we do not have background samples.</w:t>
      </w:r>
    </w:p>
  </w:comment>
  <w:comment w:id="60" w:author="Robert Wiedemann" w:date="2026-09-24T13:20:00Z" w:initials="RW">
    <w:p w14:paraId="2CB77236" w14:textId="77777777" w:rsidR="00B676D6" w:rsidRDefault="00B676D6" w:rsidP="00B676D6">
      <w:pPr>
        <w:pStyle w:val="CommentText"/>
        <w:jc w:val="left"/>
      </w:pPr>
      <w:r>
        <w:rPr>
          <w:rStyle w:val="CommentReference"/>
        </w:rPr>
        <w:annotationRef/>
      </w:r>
      <w:r>
        <w:t>This section is only needed when T1 w BG is used. Can add based on that.</w:t>
      </w:r>
    </w:p>
  </w:comment>
  <w:comment w:id="73" w:author="Robert Wiedemann" w:date="2024-02-01T13:41:00Z" w:initials="RW">
    <w:p w14:paraId="398967E4" w14:textId="4F8C26E1" w:rsidR="00EE4579" w:rsidRPr="00BF3FC0" w:rsidRDefault="00834CA9" w:rsidP="00EE4579">
      <w:pPr>
        <w:pStyle w:val="CommentText"/>
        <w:rPr>
          <w:lang w:val="en-CA"/>
        </w:rPr>
      </w:pPr>
      <w:r w:rsidRPr="00BF3FC0">
        <w:rPr>
          <w:rStyle w:val="CommentReference"/>
          <w:lang w:val="en-CA"/>
        </w:rPr>
        <w:annotationRef/>
      </w:r>
      <w:r w:rsidR="00EE4579" w:rsidRPr="00BF3FC0">
        <w:rPr>
          <w:lang w:val="en-CA"/>
        </w:rPr>
        <w:t xml:space="preserve">If chlorides exceed 100 mg/L, mention vertical closure, or the lack thereof, at the very least. </w:t>
      </w:r>
    </w:p>
  </w:comment>
  <w:comment w:id="77" w:author="Robert Wiedemann" w:date="2024-02-01T13:41:00Z" w:initials="RW">
    <w:p w14:paraId="3B8BD77B" w14:textId="77777777" w:rsidR="00541DFD" w:rsidRPr="00BF3FC0" w:rsidRDefault="00541DFD" w:rsidP="00541DFD">
      <w:pPr>
        <w:pStyle w:val="CommentText"/>
        <w:rPr>
          <w:lang w:val="en-CA"/>
        </w:rPr>
      </w:pPr>
      <w:r w:rsidRPr="00BF3FC0">
        <w:rPr>
          <w:rStyle w:val="CommentReference"/>
          <w:lang w:val="en-CA"/>
        </w:rPr>
        <w:annotationRef/>
      </w:r>
      <w:r w:rsidRPr="00BF3FC0">
        <w:rPr>
          <w:lang w:val="en-CA"/>
        </w:rPr>
        <w:t xml:space="preserve">If chlorides exceed 100 mg/L, mention vertical closure, or the lack thereof, at the very least. </w:t>
      </w:r>
    </w:p>
  </w:comment>
  <w:comment w:id="82" w:author="Robert Wiedemann" w:date="2026-01-19T13:28:00Z" w:initials="RW">
    <w:p w14:paraId="3B5A1342" w14:textId="77777777" w:rsidR="006B0E7A" w:rsidRDefault="006B0E7A" w:rsidP="00692609">
      <w:pPr>
        <w:pStyle w:val="CommentText"/>
        <w:jc w:val="left"/>
      </w:pPr>
      <w:r>
        <w:rPr>
          <w:rStyle w:val="CommentReference"/>
        </w:rPr>
        <w:annotationRef/>
      </w:r>
      <w:r>
        <w:t>Typical 1 and 2 borehole APECs</w:t>
      </w:r>
    </w:p>
  </w:comment>
  <w:comment w:id="91" w:author="Robert Wiedemann" w:date="2026-09-29T11:09:00Z" w:initials="RW">
    <w:p w14:paraId="4C2FB125" w14:textId="77777777" w:rsidR="00FA577A" w:rsidRDefault="00FA577A" w:rsidP="00FA577A">
      <w:pPr>
        <w:pStyle w:val="CommentText"/>
      </w:pPr>
      <w:r>
        <w:rPr>
          <w:rStyle w:val="CommentReference"/>
        </w:rPr>
        <w:annotationRef/>
      </w:r>
      <w:r>
        <w:t>&lt;1500 = 3 samples required</w:t>
      </w:r>
    </w:p>
    <w:p w14:paraId="5CABB1C1" w14:textId="77777777" w:rsidR="00FA577A" w:rsidRDefault="00FA577A" w:rsidP="00FA577A">
      <w:pPr>
        <w:pStyle w:val="CommentText"/>
      </w:pPr>
      <w:r>
        <w:t>1500-2500 = 4 samples required</w:t>
      </w:r>
    </w:p>
    <w:p w14:paraId="41CF26BC" w14:textId="77777777" w:rsidR="00FA577A" w:rsidRDefault="00FA577A" w:rsidP="00FA577A">
      <w:pPr>
        <w:pStyle w:val="CommentText"/>
      </w:pPr>
      <w:r>
        <w:t>&gt;2500 = 5 samples required</w:t>
      </w:r>
    </w:p>
  </w:comment>
  <w:comment w:id="98" w:author="Michelle Haager" w:date="2024-02-02T10:47:00Z" w:initials="MH">
    <w:p w14:paraId="0EDC4641" w14:textId="77777777" w:rsidR="00DA7F15" w:rsidRPr="00BF3FC0" w:rsidRDefault="00DA7F15" w:rsidP="00DA7F15">
      <w:pPr>
        <w:pStyle w:val="CommentText"/>
        <w:rPr>
          <w:lang w:val="en-CA"/>
        </w:rPr>
      </w:pPr>
      <w:r w:rsidRPr="00BF3FC0">
        <w:rPr>
          <w:rStyle w:val="CommentReference"/>
          <w:lang w:val="en-CA"/>
        </w:rPr>
        <w:annotationRef/>
      </w:r>
      <w:r w:rsidRPr="00BF3FC0">
        <w:rPr>
          <w:lang w:val="en-CA"/>
        </w:rPr>
        <w:t>For sites with elevated background chloride in Med Hat area (14-01 to 14-03W4 and sites near this area)</w:t>
      </w:r>
    </w:p>
  </w:comment>
  <w:comment w:id="99" w:author="Robert Wiedemann" w:date="2025-03-06T14:05:00Z" w:initials="RW">
    <w:p w14:paraId="4E6726F4" w14:textId="77777777" w:rsidR="00DA7F15" w:rsidRPr="00BF3FC0" w:rsidRDefault="00DA7F15" w:rsidP="00DA7F15">
      <w:pPr>
        <w:pStyle w:val="CommentText"/>
        <w:jc w:val="left"/>
        <w:rPr>
          <w:lang w:val="en-CA"/>
        </w:rPr>
      </w:pPr>
      <w:r w:rsidRPr="00BF3FC0">
        <w:rPr>
          <w:rStyle w:val="CommentReference"/>
          <w:lang w:val="en-CA"/>
        </w:rPr>
        <w:annotationRef/>
      </w:r>
      <w:r w:rsidRPr="00BF3FC0">
        <w:rPr>
          <w:lang w:val="en-CA"/>
        </w:rPr>
        <w:t>To be replaced with new BG justification</w:t>
      </w:r>
    </w:p>
  </w:comment>
  <w:comment w:id="100" w:author="Robert Wiedemann" w:date="2026-01-22T13:28:00Z" w:initials="RW">
    <w:p w14:paraId="72DC927A" w14:textId="77777777" w:rsidR="00070ED2" w:rsidRDefault="00494242" w:rsidP="00070ED2">
      <w:pPr>
        <w:pStyle w:val="CommentText"/>
        <w:jc w:val="left"/>
      </w:pPr>
      <w:r>
        <w:rPr>
          <w:rStyle w:val="CommentReference"/>
        </w:rPr>
        <w:annotationRef/>
      </w:r>
      <w:r w:rsidR="00070ED2">
        <w:rPr>
          <w:lang w:val="en-CA"/>
        </w:rPr>
        <w:t xml:space="preserve">An example of a graph and formatting can be found on a tab in the most recent Analytical Table template. Paste as picture, adjust height to 14 cm.  </w:t>
      </w:r>
    </w:p>
    <w:p w14:paraId="12EC4351" w14:textId="77777777" w:rsidR="00070ED2" w:rsidRDefault="00070ED2" w:rsidP="00070ED2">
      <w:pPr>
        <w:pStyle w:val="CommentText"/>
        <w:jc w:val="left"/>
      </w:pPr>
    </w:p>
    <w:p w14:paraId="0CDF2A9C" w14:textId="77777777" w:rsidR="00070ED2" w:rsidRDefault="00070ED2" w:rsidP="00070ED2">
      <w:pPr>
        <w:pStyle w:val="CommentText"/>
        <w:jc w:val="left"/>
      </w:pPr>
      <w:r>
        <w:t xml:space="preserve">To quickly apply this formatting to your chloride charts, you can do the follow. </w:t>
      </w:r>
    </w:p>
    <w:p w14:paraId="68724E47" w14:textId="77777777" w:rsidR="00070ED2" w:rsidRDefault="00070ED2" w:rsidP="00070ED2">
      <w:pPr>
        <w:pStyle w:val="CommentText"/>
        <w:jc w:val="left"/>
      </w:pPr>
    </w:p>
    <w:p w14:paraId="0431EF0F" w14:textId="77777777" w:rsidR="00070ED2" w:rsidRDefault="00070ED2" w:rsidP="00070ED2">
      <w:pPr>
        <w:pStyle w:val="CommentText"/>
        <w:jc w:val="left"/>
      </w:pPr>
      <w:r>
        <w:rPr>
          <w:b/>
          <w:bCs/>
        </w:rPr>
        <w:t>1. Save and Use a Chart Template (Best for Future Projects)</w:t>
      </w:r>
    </w:p>
    <w:p w14:paraId="0AACD032" w14:textId="77777777" w:rsidR="00070ED2" w:rsidRDefault="00070ED2" w:rsidP="00070ED2">
      <w:pPr>
        <w:pStyle w:val="CommentText"/>
        <w:jc w:val="left"/>
      </w:pPr>
      <w:r>
        <w:t>Once you have one graph perfectly formatted (axes, labels, line weights, and colors), you can save it as a .crtx file.</w:t>
      </w:r>
    </w:p>
    <w:p w14:paraId="22BBB50E" w14:textId="77777777" w:rsidR="00070ED2" w:rsidRDefault="00070ED2" w:rsidP="00070ED2">
      <w:pPr>
        <w:pStyle w:val="CommentText"/>
        <w:numPr>
          <w:ilvl w:val="0"/>
          <w:numId w:val="43"/>
        </w:numPr>
        <w:jc w:val="left"/>
      </w:pPr>
      <w:r>
        <w:rPr>
          <w:b/>
          <w:bCs/>
        </w:rPr>
        <w:t>To Save:</w:t>
      </w:r>
      <w:r>
        <w:t xml:space="preserve"> Right-click your perfected chart and select </w:t>
      </w:r>
      <w:r>
        <w:rPr>
          <w:b/>
          <w:bCs/>
        </w:rPr>
        <w:t>Save as Template...</w:t>
      </w:r>
      <w:r>
        <w:t>. Give it a name like "Soil_Profile_Salinity."</w:t>
      </w:r>
    </w:p>
    <w:p w14:paraId="6C6E93BC" w14:textId="77777777" w:rsidR="00070ED2" w:rsidRDefault="00070ED2" w:rsidP="00070ED2">
      <w:pPr>
        <w:pStyle w:val="CommentText"/>
        <w:numPr>
          <w:ilvl w:val="0"/>
          <w:numId w:val="43"/>
        </w:numPr>
        <w:jc w:val="left"/>
      </w:pPr>
      <w:r>
        <w:rPr>
          <w:b/>
          <w:bCs/>
        </w:rPr>
        <w:t>To Apply to a New Chart:</w:t>
      </w:r>
      <w:r>
        <w:t xml:space="preserve"> 1. Select your data and go to the </w:t>
      </w:r>
      <w:r>
        <w:rPr>
          <w:b/>
          <w:bCs/>
        </w:rPr>
        <w:t>Insert</w:t>
      </w:r>
      <w:r>
        <w:t xml:space="preserve"> tab. 2. Click the </w:t>
      </w:r>
      <w:r>
        <w:rPr>
          <w:b/>
          <w:bCs/>
        </w:rPr>
        <w:t>See All Charts</w:t>
      </w:r>
      <w:r>
        <w:t xml:space="preserve"> icon (small arrow in the corner of the Charts group). 3. Go to the </w:t>
      </w:r>
      <w:r>
        <w:rPr>
          <w:b/>
          <w:bCs/>
        </w:rPr>
        <w:t>All Charts</w:t>
      </w:r>
      <w:r>
        <w:t xml:space="preserve"> tab and select the </w:t>
      </w:r>
      <w:r>
        <w:rPr>
          <w:b/>
          <w:bCs/>
        </w:rPr>
        <w:t>Templates</w:t>
      </w:r>
      <w:r>
        <w:t xml:space="preserve"> folder at the top. 4. Choose your saved template.</w:t>
      </w:r>
    </w:p>
  </w:comment>
  <w:comment w:id="109" w:author="Robert Wiedemann" w:date="2025-03-07T11:06:00Z" w:initials="RW">
    <w:p w14:paraId="43C66803" w14:textId="56525728" w:rsidR="00160296" w:rsidRPr="00BF3FC0" w:rsidRDefault="00160296" w:rsidP="00160296">
      <w:pPr>
        <w:pStyle w:val="CommentText"/>
        <w:jc w:val="left"/>
        <w:rPr>
          <w:lang w:val="en-CA"/>
        </w:rPr>
      </w:pPr>
      <w:r w:rsidRPr="00BF3FC0">
        <w:rPr>
          <w:rStyle w:val="CommentReference"/>
          <w:lang w:val="en-CA"/>
        </w:rPr>
        <w:annotationRef/>
      </w:r>
      <w:r w:rsidRPr="00BF3FC0">
        <w:rPr>
          <w:lang w:val="en-CA"/>
        </w:rPr>
        <w:t>We produce these for NPP sites, and could do the same - if required - for a routine site if it had sufficient BG data</w:t>
      </w:r>
    </w:p>
  </w:comment>
  <w:comment w:id="112" w:author="Robert Wiedemann" w:date="2026-09-24T20:02:00Z" w:initials="RW">
    <w:p w14:paraId="7828A2AC" w14:textId="77777777" w:rsidR="0070324D" w:rsidRDefault="0070324D" w:rsidP="0070324D">
      <w:pPr>
        <w:pStyle w:val="CommentText"/>
        <w:jc w:val="left"/>
      </w:pPr>
      <w:r>
        <w:rPr>
          <w:rStyle w:val="CommentReference"/>
        </w:rPr>
        <w:annotationRef/>
      </w:r>
      <w:r>
        <w:t>Do not include this section, if the graphs don’t provide fairly clear evidence supporting our case.</w:t>
      </w:r>
    </w:p>
  </w:comment>
  <w:comment w:id="122" w:author="Michelle Haager" w:date="2024-01-31T14:56:00Z" w:initials="MH">
    <w:p w14:paraId="6B276B42" w14:textId="0CC392B6" w:rsidR="00FC1A7C" w:rsidRPr="00BF3FC0" w:rsidRDefault="00824F3C" w:rsidP="00FC1A7C">
      <w:pPr>
        <w:pStyle w:val="CommentText"/>
        <w:rPr>
          <w:lang w:val="en-CA"/>
        </w:rPr>
      </w:pPr>
      <w:r w:rsidRPr="00BF3FC0">
        <w:rPr>
          <w:rStyle w:val="CommentReference"/>
          <w:lang w:val="en-CA"/>
        </w:rPr>
        <w:annotationRef/>
      </w:r>
      <w:r w:rsidR="00FC1A7C" w:rsidRPr="00BF3FC0">
        <w:rPr>
          <w:lang w:val="en-CA"/>
        </w:rPr>
        <w:t>This section needs to be added to historical reports</w:t>
      </w:r>
    </w:p>
  </w:comment>
  <w:comment w:id="132" w:author="Robert Wiedemann" w:date="2026-09-20T17:03:00Z" w:initials="RW">
    <w:p w14:paraId="4BB3A674" w14:textId="77777777" w:rsidR="0063609C" w:rsidRPr="00726A7F" w:rsidRDefault="0063609C" w:rsidP="000B4884">
      <w:pPr>
        <w:pStyle w:val="CommentText"/>
        <w:jc w:val="left"/>
        <w:rPr>
          <w:lang w:val="en-CA"/>
        </w:rPr>
      </w:pPr>
      <w:r w:rsidRPr="00726A7F">
        <w:rPr>
          <w:rStyle w:val="CommentReference"/>
          <w:lang w:val="en-CA"/>
        </w:rPr>
        <w:annotationRef/>
      </w:r>
      <w:r w:rsidRPr="00726A7F">
        <w:rPr>
          <w:lang w:val="en-CA"/>
        </w:rPr>
        <w:t>For EC or SAR exceedance in a background borehole, resulting from the SCARG protocol when the 95</w:t>
      </w:r>
      <w:r w:rsidRPr="00726A7F">
        <w:rPr>
          <w:vertAlign w:val="superscript"/>
          <w:lang w:val="en-CA"/>
        </w:rPr>
        <w:t>th</w:t>
      </w:r>
      <w:r w:rsidRPr="00726A7F">
        <w:rPr>
          <w:lang w:val="en-CA"/>
        </w:rPr>
        <w:t xml:space="preserve"> percentile falls in the good, fair, or poor category, with a maximum value higher than that category.</w:t>
      </w:r>
    </w:p>
  </w:comment>
  <w:comment w:id="135" w:author="Robert Wiedemann" w:date="2026-09-20T17:04:00Z" w:initials="RW">
    <w:p w14:paraId="46057FF0" w14:textId="77777777" w:rsidR="0063609C" w:rsidRPr="00726A7F" w:rsidRDefault="0063609C" w:rsidP="00DE6807">
      <w:pPr>
        <w:pStyle w:val="CommentText"/>
        <w:jc w:val="left"/>
        <w:rPr>
          <w:lang w:val="en-CA"/>
        </w:rPr>
      </w:pPr>
      <w:r w:rsidRPr="00726A7F">
        <w:rPr>
          <w:rStyle w:val="CommentReference"/>
          <w:lang w:val="en-CA"/>
        </w:rPr>
        <w:annotationRef/>
      </w:r>
      <w:r w:rsidRPr="00726A7F">
        <w:rPr>
          <w:lang w:val="en-CA"/>
        </w:rPr>
        <w:t>For EC or SAR exceedances with moderate chloride. For Tier 1 sites I would reference 300 mg/L, but if it exceeds that and is less than 300 mg/kg - I would also reference that. Requires additional justification of vertical delineation for chloride and the exceedances.</w:t>
      </w:r>
    </w:p>
  </w:comment>
  <w:comment w:id="136" w:author="Robert Wiedemann" w:date="2026-09-20T17:04:00Z" w:initials="RW">
    <w:p w14:paraId="5C0A052F" w14:textId="77777777" w:rsidR="0063609C" w:rsidRPr="00726A7F" w:rsidRDefault="0063609C" w:rsidP="00D83EA2">
      <w:pPr>
        <w:pStyle w:val="CommentText"/>
        <w:jc w:val="left"/>
        <w:rPr>
          <w:lang w:val="en-CA"/>
        </w:rPr>
      </w:pPr>
      <w:r w:rsidRPr="00726A7F">
        <w:rPr>
          <w:rStyle w:val="CommentReference"/>
          <w:lang w:val="en-CA"/>
        </w:rPr>
        <w:annotationRef/>
      </w:r>
      <w:r w:rsidRPr="00726A7F">
        <w:rPr>
          <w:lang w:val="en-CA"/>
        </w:rPr>
        <w:t xml:space="preserve">For EC or SAR exceedances with low chloride. For Tier 1 sites I would reference 100 mg/L, but if it exceeds that and is less than 100 mg/kg - I would also reference that. </w:t>
      </w:r>
    </w:p>
  </w:comment>
  <w:comment w:id="137" w:author="Robert Wiedemann" w:date="2026-09-20T16:57:00Z" w:initials="RW">
    <w:p w14:paraId="0775C49A" w14:textId="77777777" w:rsidR="0063609C" w:rsidRPr="00726A7F" w:rsidRDefault="0063609C" w:rsidP="0063609C">
      <w:pPr>
        <w:pStyle w:val="CommentText"/>
        <w:jc w:val="left"/>
        <w:rPr>
          <w:lang w:val="en-CA"/>
        </w:rPr>
      </w:pPr>
      <w:r w:rsidRPr="00726A7F">
        <w:rPr>
          <w:rStyle w:val="CommentReference"/>
          <w:lang w:val="en-CA"/>
        </w:rPr>
        <w:annotationRef/>
      </w:r>
      <w:r w:rsidRPr="00726A7F">
        <w:rPr>
          <w:lang w:val="en-CA"/>
        </w:rPr>
        <w:t xml:space="preserve">Not applicable for a Tier 1 Screening report . </w:t>
      </w:r>
    </w:p>
    <w:p w14:paraId="4C040A55" w14:textId="77777777" w:rsidR="0063609C" w:rsidRPr="00726A7F" w:rsidRDefault="0063609C" w:rsidP="0063609C">
      <w:pPr>
        <w:pStyle w:val="CommentText"/>
        <w:jc w:val="left"/>
        <w:rPr>
          <w:lang w:val="en-CA"/>
        </w:rPr>
      </w:pPr>
      <w:r w:rsidRPr="00726A7F">
        <w:rPr>
          <w:lang w:val="en-CA"/>
        </w:rPr>
        <w:t>Include whenever there is a background chloride section, quickly summarizing the results.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1FBC79E" w15:done="0"/>
  <w15:commentEx w15:paraId="00855EA6" w15:done="0"/>
  <w15:commentEx w15:paraId="361B8B35" w15:done="0"/>
  <w15:commentEx w15:paraId="7B7DED8D" w15:done="0"/>
  <w15:commentEx w15:paraId="6D939640" w15:done="0"/>
  <w15:commentEx w15:paraId="657E7E74" w15:done="0"/>
  <w15:commentEx w15:paraId="052E1BCB" w15:done="0"/>
  <w15:commentEx w15:paraId="63981A8E" w15:done="0"/>
  <w15:commentEx w15:paraId="580E371C" w15:done="0"/>
  <w15:commentEx w15:paraId="0C0B6353" w15:done="0"/>
  <w15:commentEx w15:paraId="134E9FC6" w15:done="0"/>
  <w15:commentEx w15:paraId="707F95BF" w15:done="0"/>
  <w15:commentEx w15:paraId="1BB3BC78" w15:done="0"/>
  <w15:commentEx w15:paraId="23764ABB" w15:done="0"/>
  <w15:commentEx w15:paraId="46496020" w15:done="0"/>
  <w15:commentEx w15:paraId="0F74219C" w15:done="0"/>
  <w15:commentEx w15:paraId="2EC55B17" w15:done="0"/>
  <w15:commentEx w15:paraId="3233A1EE" w15:done="0"/>
  <w15:commentEx w15:paraId="168640BF" w15:done="0"/>
  <w15:commentEx w15:paraId="562B4452" w15:done="0"/>
  <w15:commentEx w15:paraId="74715070" w15:done="0"/>
  <w15:commentEx w15:paraId="67C9A463" w15:done="0"/>
  <w15:commentEx w15:paraId="3B6BFDBA" w15:paraIdParent="67C9A463" w15:done="0"/>
  <w15:commentEx w15:paraId="78DBD1F6" w15:done="0"/>
  <w15:commentEx w15:paraId="77873FC7" w15:done="0"/>
  <w15:commentEx w15:paraId="2F72B6C7" w15:done="0"/>
  <w15:commentEx w15:paraId="1A40912F" w15:done="0"/>
  <w15:commentEx w15:paraId="2CB77236" w15:done="0"/>
  <w15:commentEx w15:paraId="398967E4" w15:done="0"/>
  <w15:commentEx w15:paraId="3B8BD77B" w15:done="0"/>
  <w15:commentEx w15:paraId="3B5A1342" w15:done="0"/>
  <w15:commentEx w15:paraId="41CF26BC" w15:done="0"/>
  <w15:commentEx w15:paraId="0EDC4641" w15:done="0"/>
  <w15:commentEx w15:paraId="4E6726F4" w15:done="0"/>
  <w15:commentEx w15:paraId="6C6E93BC" w15:done="0"/>
  <w15:commentEx w15:paraId="43C66803" w15:done="0"/>
  <w15:commentEx w15:paraId="7828A2AC" w15:done="0"/>
  <w15:commentEx w15:paraId="6B276B42" w15:done="0"/>
  <w15:commentEx w15:paraId="4BB3A674" w15:done="0"/>
  <w15:commentEx w15:paraId="46057FF0" w15:done="0"/>
  <w15:commentEx w15:paraId="5C0A052F" w15:done="0"/>
  <w15:commentEx w15:paraId="4C040A5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E31C965" w16cex:dateUtc="2026-09-24T21:11:00Z"/>
  <w16cex:commentExtensible w16cex:durableId="21183ACE" w16cex:dateUtc="2025-03-06T21:49:00Z"/>
  <w16cex:commentExtensible w16cex:durableId="094DF581" w16cex:dateUtc="2025-03-06T21:51:00Z"/>
  <w16cex:commentExtensible w16cex:durableId="137B61F0" w16cex:dateUtc="2026-09-24T20:38:00Z"/>
  <w16cex:commentExtensible w16cex:durableId="04AFEFF5" w16cex:dateUtc="2026-09-24T20:39:00Z"/>
  <w16cex:commentExtensible w16cex:durableId="7C9598A6" w16cex:dateUtc="2026-09-24T20:38:00Z"/>
  <w16cex:commentExtensible w16cex:durableId="7FADD408" w16cex:dateUtc="2026-09-24T20:38:00Z"/>
  <w16cex:commentExtensible w16cex:durableId="2310FECB" w16cex:dateUtc="2026-09-24T21:33:00Z"/>
  <w16cex:commentExtensible w16cex:durableId="153D0E47" w16cex:dateUtc="2026-09-25T03:00:00Z"/>
  <w16cex:commentExtensible w16cex:durableId="1B65DF98" w16cex:dateUtc="2024-02-06T17:59:00Z"/>
  <w16cex:commentExtensible w16cex:durableId="50B254AE" w16cex:dateUtc="2026-09-24T22:59:00Z"/>
  <w16cex:commentExtensible w16cex:durableId="5D19C7EE" w16cex:dateUtc="2026-09-24T23:12:00Z"/>
  <w16cex:commentExtensible w16cex:durableId="1C367516" w16cex:dateUtc="2026-09-24T23:22:00Z"/>
  <w16cex:commentExtensible w16cex:durableId="3CB9D5D9" w16cex:dateUtc="2026-06-12T21:31:00Z"/>
  <w16cex:commentExtensible w16cex:durableId="66B11E1B" w16cex:dateUtc="2026-09-24T23:26:00Z"/>
  <w16cex:commentExtensible w16cex:durableId="6843DA2F" w16cex:dateUtc="2026-09-24T23:26:00Z"/>
  <w16cex:commentExtensible w16cex:durableId="2E484195" w16cex:dateUtc="2026-09-24T23:32:00Z"/>
  <w16cex:commentExtensible w16cex:durableId="133B00B4" w16cex:dateUtc="2026-09-25T00:06:00Z"/>
  <w16cex:commentExtensible w16cex:durableId="4E3B4D8A" w16cex:dateUtc="2026-09-25T00:14:00Z"/>
  <w16cex:commentExtensible w16cex:durableId="5DB0C91E" w16cex:dateUtc="2026-09-25T00:25:00Z"/>
  <w16cex:commentExtensible w16cex:durableId="65FCE2C3" w16cex:dateUtc="2026-09-25T00:29:00Z"/>
  <w16cex:commentExtensible w16cex:durableId="504AE5A7" w16cex:dateUtc="2025-12-08T19:56:00Z"/>
  <w16cex:commentExtensible w16cex:durableId="2D5E5D6F" w16cex:dateUtc="2026-09-26T21:39:00Z"/>
  <w16cex:commentExtensible w16cex:durableId="425DEF53" w16cex:dateUtc="2025-03-07T20:19:00Z"/>
  <w16cex:commentExtensible w16cex:durableId="5FB7B647" w16cex:dateUtc="2025-02-07T22:38:00Z"/>
  <w16cex:commentExtensible w16cex:durableId="13F82C8A" w16cex:dateUtc="2026-09-25T00:32:00Z"/>
  <w16cex:commentExtensible w16cex:durableId="2AED5261" w16cex:dateUtc="2026-09-25T02:40:00Z"/>
  <w16cex:commentExtensible w16cex:durableId="57AB1926" w16cex:dateUtc="2026-09-24T20:20:00Z"/>
  <w16cex:commentExtensible w16cex:durableId="6D47D168" w16cex:dateUtc="2024-02-01T21:41:00Z"/>
  <w16cex:commentExtensible w16cex:durableId="53181C7A" w16cex:dateUtc="2024-02-01T21:41:00Z"/>
  <w16cex:commentExtensible w16cex:durableId="5731B7E5" w16cex:dateUtc="2026-01-19T21:28:00Z"/>
  <w16cex:commentExtensible w16cex:durableId="197117B8" w16cex:dateUtc="2026-09-29T18:09:00Z"/>
  <w16cex:commentExtensible w16cex:durableId="562EF79C" w16cex:dateUtc="2024-02-02T17:47:00Z"/>
  <w16cex:commentExtensible w16cex:durableId="4779A646" w16cex:dateUtc="2025-03-06T22:05:00Z"/>
  <w16cex:commentExtensible w16cex:durableId="5D449351" w16cex:dateUtc="2026-01-22T21:28:00Z"/>
  <w16cex:commentExtensible w16cex:durableId="02E7EC59" w16cex:dateUtc="2025-03-07T19:06:00Z"/>
  <w16cex:commentExtensible w16cex:durableId="5D846ADC" w16cex:dateUtc="2026-09-25T03:02:00Z"/>
  <w16cex:commentExtensible w16cex:durableId="32483BFB" w16cex:dateUtc="2024-01-31T21:56:00Z"/>
  <w16cex:commentExtensible w16cex:durableId="7EF76437" w16cex:dateUtc="2026-09-21T00:03:00Z"/>
  <w16cex:commentExtensible w16cex:durableId="05DEA222" w16cex:dateUtc="2026-09-21T00:04:00Z"/>
  <w16cex:commentExtensible w16cex:durableId="46BF2316" w16cex:dateUtc="2026-09-21T00:04:00Z"/>
  <w16cex:commentExtensible w16cex:durableId="3895EDF9" w16cex:dateUtc="2026-09-20T23: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1FBC79E" w16cid:durableId="1E31C965"/>
  <w16cid:commentId w16cid:paraId="00855EA6" w16cid:durableId="21183ACE"/>
  <w16cid:commentId w16cid:paraId="361B8B35" w16cid:durableId="094DF581"/>
  <w16cid:commentId w16cid:paraId="7B7DED8D" w16cid:durableId="137B61F0"/>
  <w16cid:commentId w16cid:paraId="6D939640" w16cid:durableId="04AFEFF5"/>
  <w16cid:commentId w16cid:paraId="657E7E74" w16cid:durableId="7C9598A6"/>
  <w16cid:commentId w16cid:paraId="052E1BCB" w16cid:durableId="7FADD408"/>
  <w16cid:commentId w16cid:paraId="63981A8E" w16cid:durableId="2310FECB"/>
  <w16cid:commentId w16cid:paraId="580E371C" w16cid:durableId="153D0E47"/>
  <w16cid:commentId w16cid:paraId="0C0B6353" w16cid:durableId="1B65DF98"/>
  <w16cid:commentId w16cid:paraId="134E9FC6" w16cid:durableId="50B254AE"/>
  <w16cid:commentId w16cid:paraId="707F95BF" w16cid:durableId="5D19C7EE"/>
  <w16cid:commentId w16cid:paraId="1BB3BC78" w16cid:durableId="1C367516"/>
  <w16cid:commentId w16cid:paraId="23764ABB" w16cid:durableId="3CB9D5D9"/>
  <w16cid:commentId w16cid:paraId="46496020" w16cid:durableId="66B11E1B"/>
  <w16cid:commentId w16cid:paraId="0F74219C" w16cid:durableId="6843DA2F"/>
  <w16cid:commentId w16cid:paraId="2EC55B17" w16cid:durableId="2E484195"/>
  <w16cid:commentId w16cid:paraId="3233A1EE" w16cid:durableId="133B00B4"/>
  <w16cid:commentId w16cid:paraId="168640BF" w16cid:durableId="4E3B4D8A"/>
  <w16cid:commentId w16cid:paraId="562B4452" w16cid:durableId="5DB0C91E"/>
  <w16cid:commentId w16cid:paraId="74715070" w16cid:durableId="65FCE2C3"/>
  <w16cid:commentId w16cid:paraId="67C9A463" w16cid:durableId="504AE5A7"/>
  <w16cid:commentId w16cid:paraId="3B6BFDBA" w16cid:durableId="2D5E5D6F"/>
  <w16cid:commentId w16cid:paraId="78DBD1F6" w16cid:durableId="425DEF53"/>
  <w16cid:commentId w16cid:paraId="77873FC7" w16cid:durableId="5FB7B647"/>
  <w16cid:commentId w16cid:paraId="2F72B6C7" w16cid:durableId="13F82C8A"/>
  <w16cid:commentId w16cid:paraId="1A40912F" w16cid:durableId="2AED5261"/>
  <w16cid:commentId w16cid:paraId="2CB77236" w16cid:durableId="57AB1926"/>
  <w16cid:commentId w16cid:paraId="398967E4" w16cid:durableId="6D47D168"/>
  <w16cid:commentId w16cid:paraId="3B8BD77B" w16cid:durableId="53181C7A"/>
  <w16cid:commentId w16cid:paraId="3B5A1342" w16cid:durableId="5731B7E5"/>
  <w16cid:commentId w16cid:paraId="41CF26BC" w16cid:durableId="197117B8"/>
  <w16cid:commentId w16cid:paraId="0EDC4641" w16cid:durableId="562EF79C"/>
  <w16cid:commentId w16cid:paraId="4E6726F4" w16cid:durableId="4779A646"/>
  <w16cid:commentId w16cid:paraId="6C6E93BC" w16cid:durableId="5D449351"/>
  <w16cid:commentId w16cid:paraId="43C66803" w16cid:durableId="02E7EC59"/>
  <w16cid:commentId w16cid:paraId="7828A2AC" w16cid:durableId="5D846ADC"/>
  <w16cid:commentId w16cid:paraId="6B276B42" w16cid:durableId="32483BFB"/>
  <w16cid:commentId w16cid:paraId="4BB3A674" w16cid:durableId="7EF76437"/>
  <w16cid:commentId w16cid:paraId="46057FF0" w16cid:durableId="05DEA222"/>
  <w16cid:commentId w16cid:paraId="5C0A052F" w16cid:durableId="46BF2316"/>
  <w16cid:commentId w16cid:paraId="4C040A55" w16cid:durableId="3895EDF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AA592D" w14:textId="77777777" w:rsidR="00351AE2" w:rsidRPr="00BF3FC0" w:rsidRDefault="00351AE2" w:rsidP="008F388B">
      <w:r w:rsidRPr="00BF3FC0">
        <w:separator/>
      </w:r>
    </w:p>
  </w:endnote>
  <w:endnote w:type="continuationSeparator" w:id="0">
    <w:p w14:paraId="6F4886D7" w14:textId="77777777" w:rsidR="00351AE2" w:rsidRPr="00BF3FC0" w:rsidRDefault="00351AE2" w:rsidP="008F388B">
      <w:r w:rsidRPr="00BF3FC0">
        <w:continuationSeparator/>
      </w:r>
    </w:p>
  </w:endnote>
  <w:endnote w:type="continuationNotice" w:id="1">
    <w:p w14:paraId="15285CB6" w14:textId="77777777" w:rsidR="00351AE2" w:rsidRPr="00BF3FC0" w:rsidRDefault="00351AE2">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Yu Mincho">
    <w:panose1 w:val="02020400000000000000"/>
    <w:charset w:val="80"/>
    <w:family w:val="roman"/>
    <w:pitch w:val="variable"/>
    <w:sig w:usb0="800002E7" w:usb1="2AC7FCFF" w:usb2="00000012" w:usb3="00000000" w:csb0="0002009F" w:csb1="00000000"/>
  </w:font>
  <w:font w:name="Franklin Gothic Demi">
    <w:panose1 w:val="020B07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Reference Sans Serif">
    <w:panose1 w:val="020B0604030504040204"/>
    <w:charset w:val="00"/>
    <w:family w:val="swiss"/>
    <w:pitch w:val="variable"/>
    <w:sig w:usb0="20000287" w:usb1="00000000"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lang w:val="en-CA"/>
      </w:rPr>
      <w:id w:val="629830022"/>
      <w:docPartObj>
        <w:docPartGallery w:val="Page Numbers (Bottom of Page)"/>
        <w:docPartUnique/>
      </w:docPartObj>
    </w:sdtPr>
    <w:sdtEndPr>
      <w:rPr>
        <w:rFonts w:ascii="Segoe UI" w:hAnsi="Segoe UI" w:cs="Segoe UI"/>
        <w:b/>
        <w:bCs/>
        <w:noProof/>
        <w:color w:val="002060"/>
        <w:sz w:val="20"/>
        <w:szCs w:val="20"/>
      </w:rPr>
    </w:sdtEndPr>
    <w:sdtContent>
      <w:p w14:paraId="0170D4F8" w14:textId="2D8F05DF" w:rsidR="007E56B7" w:rsidRPr="00BF3FC0" w:rsidRDefault="007E56B7" w:rsidP="00E247B7">
        <w:pPr>
          <w:pStyle w:val="Footer"/>
          <w:tabs>
            <w:tab w:val="clear" w:pos="4680"/>
            <w:tab w:val="clear" w:pos="9360"/>
            <w:tab w:val="center" w:pos="4820"/>
            <w:tab w:val="right" w:pos="9639"/>
          </w:tabs>
          <w:rPr>
            <w:rFonts w:cs="Arial"/>
            <w:sz w:val="20"/>
            <w:szCs w:val="20"/>
            <w:lang w:val="en-CA"/>
          </w:rPr>
        </w:pPr>
        <w:r w:rsidRPr="00BF3FC0">
          <w:rPr>
            <w:rFonts w:cs="Arial"/>
            <w:noProof/>
            <w:sz w:val="20"/>
            <w:szCs w:val="20"/>
            <w:lang w:val="en-CA"/>
          </w:rPr>
          <w:tab/>
        </w:r>
        <w:r w:rsidR="00C95DAC" w:rsidRPr="00BF3FC0">
          <w:rPr>
            <w:rFonts w:cs="Arial"/>
            <w:sz w:val="20"/>
            <w:szCs w:val="20"/>
            <w:lang w:val="en-CA"/>
          </w:rPr>
          <w:fldChar w:fldCharType="begin"/>
        </w:r>
        <w:r w:rsidR="00C95DAC" w:rsidRPr="00BF3FC0">
          <w:rPr>
            <w:rFonts w:cs="Arial"/>
            <w:sz w:val="20"/>
            <w:szCs w:val="20"/>
            <w:lang w:val="en-CA"/>
          </w:rPr>
          <w:instrText xml:space="preserve"> PAGE   \* MERGEFORMAT </w:instrText>
        </w:r>
        <w:r w:rsidR="00C95DAC" w:rsidRPr="00BF3FC0">
          <w:rPr>
            <w:rFonts w:cs="Arial"/>
            <w:sz w:val="20"/>
            <w:szCs w:val="20"/>
            <w:lang w:val="en-CA"/>
          </w:rPr>
          <w:fldChar w:fldCharType="separate"/>
        </w:r>
        <w:r w:rsidR="00C95DAC" w:rsidRPr="00BF3FC0">
          <w:rPr>
            <w:rFonts w:cs="Arial"/>
            <w:sz w:val="20"/>
            <w:szCs w:val="20"/>
            <w:lang w:val="en-CA"/>
          </w:rPr>
          <w:t>i</w:t>
        </w:r>
        <w:r w:rsidR="00C95DAC" w:rsidRPr="00BF3FC0">
          <w:rPr>
            <w:rFonts w:cs="Arial"/>
            <w:noProof/>
            <w:sz w:val="20"/>
            <w:szCs w:val="20"/>
            <w:lang w:val="en-CA"/>
          </w:rPr>
          <w:fldChar w:fldCharType="end"/>
        </w:r>
        <w:r w:rsidR="003B34F0" w:rsidRPr="00BF3FC0">
          <w:rPr>
            <w:rFonts w:cs="Arial"/>
            <w:noProof/>
            <w:sz w:val="20"/>
            <w:szCs w:val="20"/>
            <w:lang w:val="en-CA"/>
          </w:rPr>
          <w:tab/>
        </w:r>
        <w:r w:rsidR="00E7433E" w:rsidRPr="00BF3FC0">
          <w:rPr>
            <w:noProof/>
            <w:lang w:val="en-CA"/>
          </w:rPr>
          <w:drawing>
            <wp:inline distT="0" distB="0" distL="0" distR="0" wp14:anchorId="62E113D3" wp14:editId="6FC2815B">
              <wp:extent cx="1526497" cy="97200"/>
              <wp:effectExtent l="0" t="0" r="0" b="0"/>
              <wp:docPr id="7201133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79289" name=""/>
                      <pic:cNvPicPr/>
                    </pic:nvPicPr>
                    <pic:blipFill>
                      <a:blip r:embed="rId1">
                        <a:extLst>
                          <a:ext uri="{96DAC541-7B7A-43D3-8B79-37D633B846F1}">
                            <asvg:svgBlip xmlns:asvg="http://schemas.microsoft.com/office/drawing/2016/SVG/main" r:embed="rId2"/>
                          </a:ext>
                        </a:extLst>
                      </a:blip>
                      <a:stretch>
                        <a:fillRect/>
                      </a:stretch>
                    </pic:blipFill>
                    <pic:spPr>
                      <a:xfrm>
                        <a:off x="0" y="0"/>
                        <a:ext cx="1526497" cy="97200"/>
                      </a:xfrm>
                      <a:prstGeom prst="rect">
                        <a:avLst/>
                      </a:prstGeom>
                    </pic:spPr>
                  </pic:pic>
                </a:graphicData>
              </a:graphic>
            </wp:inline>
          </w:drawing>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lang w:val="en-CA"/>
      </w:rPr>
      <w:id w:val="-817037427"/>
      <w:docPartObj>
        <w:docPartGallery w:val="Page Numbers (Bottom of Page)"/>
        <w:docPartUnique/>
      </w:docPartObj>
    </w:sdtPr>
    <w:sdtEndPr>
      <w:rPr>
        <w:rFonts w:ascii="Segoe UI" w:hAnsi="Segoe UI" w:cs="Segoe UI"/>
        <w:b/>
        <w:bCs/>
        <w:noProof/>
        <w:color w:val="002060"/>
        <w:sz w:val="20"/>
        <w:szCs w:val="20"/>
      </w:rPr>
    </w:sdtEndPr>
    <w:sdtContent>
      <w:p w14:paraId="10DDEFD6" w14:textId="6C1CC42C" w:rsidR="007E56B7" w:rsidRPr="00BF3FC0" w:rsidRDefault="007E56B7" w:rsidP="00E247B7">
        <w:pPr>
          <w:pStyle w:val="Footer"/>
          <w:tabs>
            <w:tab w:val="clear" w:pos="4680"/>
            <w:tab w:val="clear" w:pos="9360"/>
            <w:tab w:val="center" w:pos="4820"/>
            <w:tab w:val="right" w:pos="9639"/>
          </w:tabs>
          <w:rPr>
            <w:rFonts w:cs="Arial"/>
            <w:sz w:val="20"/>
            <w:szCs w:val="20"/>
            <w:lang w:val="en-CA"/>
          </w:rPr>
        </w:pPr>
        <w:r w:rsidRPr="00BF3FC0">
          <w:rPr>
            <w:rFonts w:cs="Arial"/>
            <w:noProof/>
            <w:sz w:val="20"/>
            <w:szCs w:val="20"/>
            <w:lang w:val="en-CA"/>
          </w:rPr>
          <w:tab/>
        </w:r>
        <w:r w:rsidR="00C95DAC" w:rsidRPr="00BF3FC0">
          <w:rPr>
            <w:rFonts w:cs="Arial"/>
            <w:sz w:val="20"/>
            <w:szCs w:val="20"/>
            <w:lang w:val="en-CA"/>
          </w:rPr>
          <w:fldChar w:fldCharType="begin"/>
        </w:r>
        <w:r w:rsidR="00C95DAC" w:rsidRPr="00BF3FC0">
          <w:rPr>
            <w:rFonts w:cs="Arial"/>
            <w:sz w:val="20"/>
            <w:szCs w:val="20"/>
            <w:lang w:val="en-CA"/>
          </w:rPr>
          <w:instrText xml:space="preserve"> PAGE   \* MERGEFORMAT </w:instrText>
        </w:r>
        <w:r w:rsidR="00C95DAC" w:rsidRPr="00BF3FC0">
          <w:rPr>
            <w:rFonts w:cs="Arial"/>
            <w:sz w:val="20"/>
            <w:szCs w:val="20"/>
            <w:lang w:val="en-CA"/>
          </w:rPr>
          <w:fldChar w:fldCharType="separate"/>
        </w:r>
        <w:r w:rsidR="00C95DAC" w:rsidRPr="00BF3FC0">
          <w:rPr>
            <w:rFonts w:cs="Arial"/>
            <w:sz w:val="20"/>
            <w:szCs w:val="20"/>
            <w:lang w:val="en-CA"/>
          </w:rPr>
          <w:t>1</w:t>
        </w:r>
        <w:r w:rsidR="00C95DAC" w:rsidRPr="00BF3FC0">
          <w:rPr>
            <w:rFonts w:cs="Arial"/>
            <w:noProof/>
            <w:sz w:val="20"/>
            <w:szCs w:val="20"/>
            <w:lang w:val="en-CA"/>
          </w:rPr>
          <w:fldChar w:fldCharType="end"/>
        </w:r>
        <w:r w:rsidR="00C95DAC" w:rsidRPr="00BF3FC0">
          <w:rPr>
            <w:rFonts w:cs="Arial"/>
            <w:noProof/>
            <w:sz w:val="20"/>
            <w:szCs w:val="20"/>
            <w:lang w:val="en-CA"/>
          </w:rPr>
          <w:tab/>
        </w:r>
        <w:r w:rsidR="00E7433E" w:rsidRPr="00BF3FC0">
          <w:rPr>
            <w:noProof/>
            <w:lang w:val="en-CA"/>
          </w:rPr>
          <w:drawing>
            <wp:inline distT="0" distB="0" distL="0" distR="0" wp14:anchorId="269EB27D" wp14:editId="31322B78">
              <wp:extent cx="1526497" cy="97200"/>
              <wp:effectExtent l="0" t="0" r="0" b="0"/>
              <wp:docPr id="134472989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79289" name=""/>
                      <pic:cNvPicPr/>
                    </pic:nvPicPr>
                    <pic:blipFill>
                      <a:blip r:embed="rId1">
                        <a:extLst>
                          <a:ext uri="{96DAC541-7B7A-43D3-8B79-37D633B846F1}">
                            <asvg:svgBlip xmlns:asvg="http://schemas.microsoft.com/office/drawing/2016/SVG/main" r:embed="rId2"/>
                          </a:ext>
                        </a:extLst>
                      </a:blip>
                      <a:stretch>
                        <a:fillRect/>
                      </a:stretch>
                    </pic:blipFill>
                    <pic:spPr>
                      <a:xfrm>
                        <a:off x="0" y="0"/>
                        <a:ext cx="1526497" cy="97200"/>
                      </a:xfrm>
                      <a:prstGeom prst="rect">
                        <a:avLst/>
                      </a:prstGeom>
                    </pic:spPr>
                  </pic:pic>
                </a:graphicData>
              </a:graphic>
            </wp:inline>
          </w:drawing>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lang w:val="en-CA"/>
      </w:rPr>
      <w:id w:val="977719102"/>
      <w:docPartObj>
        <w:docPartGallery w:val="Page Numbers (Bottom of Page)"/>
        <w:docPartUnique/>
      </w:docPartObj>
    </w:sdtPr>
    <w:sdtEndPr>
      <w:rPr>
        <w:rFonts w:ascii="Segoe UI" w:hAnsi="Segoe UI" w:cs="Segoe UI"/>
        <w:b/>
        <w:bCs/>
        <w:noProof/>
        <w:color w:val="002060"/>
        <w:sz w:val="20"/>
        <w:szCs w:val="20"/>
      </w:rPr>
    </w:sdtEndPr>
    <w:sdtContent>
      <w:p w14:paraId="7BBD0CA3" w14:textId="7AB18EB6" w:rsidR="00E140B7" w:rsidRPr="00BF3FC0" w:rsidRDefault="00E140B7" w:rsidP="00656143">
        <w:pPr>
          <w:pStyle w:val="Footer"/>
          <w:tabs>
            <w:tab w:val="clear" w:pos="4680"/>
            <w:tab w:val="clear" w:pos="9360"/>
            <w:tab w:val="center" w:pos="8789"/>
            <w:tab w:val="right" w:pos="17577"/>
          </w:tabs>
          <w:rPr>
            <w:rFonts w:cs="Arial"/>
            <w:sz w:val="20"/>
            <w:szCs w:val="20"/>
            <w:lang w:val="en-CA"/>
          </w:rPr>
        </w:pPr>
        <w:r w:rsidRPr="00BF3FC0">
          <w:rPr>
            <w:rFonts w:cs="Arial"/>
            <w:noProof/>
            <w:sz w:val="20"/>
            <w:szCs w:val="20"/>
            <w:lang w:val="en-CA"/>
          </w:rPr>
          <w:tab/>
        </w:r>
        <w:r w:rsidRPr="00BF3FC0">
          <w:rPr>
            <w:rFonts w:cs="Arial"/>
            <w:sz w:val="20"/>
            <w:szCs w:val="20"/>
            <w:lang w:val="en-CA"/>
          </w:rPr>
          <w:fldChar w:fldCharType="begin"/>
        </w:r>
        <w:r w:rsidRPr="00BF3FC0">
          <w:rPr>
            <w:rFonts w:cs="Arial"/>
            <w:sz w:val="20"/>
            <w:szCs w:val="20"/>
            <w:lang w:val="en-CA"/>
          </w:rPr>
          <w:instrText xml:space="preserve"> PAGE   \* MERGEFORMAT </w:instrText>
        </w:r>
        <w:r w:rsidRPr="00BF3FC0">
          <w:rPr>
            <w:rFonts w:cs="Arial"/>
            <w:sz w:val="20"/>
            <w:szCs w:val="20"/>
            <w:lang w:val="en-CA"/>
          </w:rPr>
          <w:fldChar w:fldCharType="separate"/>
        </w:r>
        <w:r w:rsidRPr="00BF3FC0">
          <w:rPr>
            <w:rFonts w:cs="Arial"/>
            <w:sz w:val="20"/>
            <w:szCs w:val="20"/>
            <w:lang w:val="en-CA"/>
          </w:rPr>
          <w:t>1</w:t>
        </w:r>
        <w:r w:rsidRPr="00BF3FC0">
          <w:rPr>
            <w:rFonts w:cs="Arial"/>
            <w:noProof/>
            <w:sz w:val="20"/>
            <w:szCs w:val="20"/>
            <w:lang w:val="en-CA"/>
          </w:rPr>
          <w:fldChar w:fldCharType="end"/>
        </w:r>
        <w:r w:rsidRPr="00BF3FC0">
          <w:rPr>
            <w:rFonts w:cs="Arial"/>
            <w:noProof/>
            <w:sz w:val="20"/>
            <w:szCs w:val="20"/>
            <w:lang w:val="en-CA"/>
          </w:rPr>
          <w:tab/>
        </w:r>
        <w:r w:rsidR="00E7433E" w:rsidRPr="00BF3FC0">
          <w:rPr>
            <w:noProof/>
            <w:lang w:val="en-CA"/>
          </w:rPr>
          <w:drawing>
            <wp:inline distT="0" distB="0" distL="0" distR="0" wp14:anchorId="08BCDBA6" wp14:editId="504328C6">
              <wp:extent cx="1526497" cy="97200"/>
              <wp:effectExtent l="0" t="0" r="0" b="0"/>
              <wp:docPr id="142175852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79289" name=""/>
                      <pic:cNvPicPr/>
                    </pic:nvPicPr>
                    <pic:blipFill>
                      <a:blip r:embed="rId1">
                        <a:extLst>
                          <a:ext uri="{96DAC541-7B7A-43D3-8B79-37D633B846F1}">
                            <asvg:svgBlip xmlns:asvg="http://schemas.microsoft.com/office/drawing/2016/SVG/main" r:embed="rId2"/>
                          </a:ext>
                        </a:extLst>
                      </a:blip>
                      <a:stretch>
                        <a:fillRect/>
                      </a:stretch>
                    </pic:blipFill>
                    <pic:spPr>
                      <a:xfrm>
                        <a:off x="0" y="0"/>
                        <a:ext cx="1526497" cy="97200"/>
                      </a:xfrm>
                      <a:prstGeom prst="rect">
                        <a:avLst/>
                      </a:prstGeom>
                    </pic:spPr>
                  </pic:pic>
                </a:graphicData>
              </a:graphic>
            </wp:inline>
          </w:drawing>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B1AF27" w14:textId="56E57511" w:rsidR="00275B26" w:rsidRPr="00BF3FC0" w:rsidRDefault="00000000" w:rsidP="00E247B7">
    <w:pPr>
      <w:pStyle w:val="Footer"/>
      <w:tabs>
        <w:tab w:val="clear" w:pos="4680"/>
        <w:tab w:val="clear" w:pos="9360"/>
        <w:tab w:val="center" w:pos="4820"/>
        <w:tab w:val="right" w:pos="9639"/>
      </w:tabs>
      <w:rPr>
        <w:rFonts w:cs="Arial"/>
        <w:sz w:val="20"/>
        <w:szCs w:val="20"/>
        <w:lang w:val="en-CA"/>
      </w:rPr>
    </w:pPr>
    <w:sdt>
      <w:sdtPr>
        <w:rPr>
          <w:lang w:val="en-CA"/>
        </w:rPr>
        <w:id w:val="-667716471"/>
        <w:docPartObj>
          <w:docPartGallery w:val="Page Numbers (Bottom of Page)"/>
          <w:docPartUnique/>
        </w:docPartObj>
      </w:sdtPr>
      <w:sdtEndPr>
        <w:rPr>
          <w:rFonts w:ascii="Segoe UI" w:hAnsi="Segoe UI" w:cs="Segoe UI"/>
          <w:b/>
          <w:bCs/>
          <w:noProof/>
          <w:color w:val="002060"/>
          <w:sz w:val="20"/>
          <w:szCs w:val="20"/>
        </w:rPr>
      </w:sdtEndPr>
      <w:sdtContent>
        <w:r w:rsidR="00275B26" w:rsidRPr="00BF3FC0">
          <w:rPr>
            <w:rFonts w:cs="Arial"/>
            <w:noProof/>
            <w:sz w:val="20"/>
            <w:szCs w:val="20"/>
            <w:lang w:val="en-CA"/>
          </w:rPr>
          <w:tab/>
        </w:r>
        <w:r w:rsidR="00275B26" w:rsidRPr="00BF3FC0">
          <w:rPr>
            <w:rFonts w:cs="Arial"/>
            <w:sz w:val="20"/>
            <w:szCs w:val="20"/>
            <w:lang w:val="en-CA"/>
          </w:rPr>
          <w:fldChar w:fldCharType="begin"/>
        </w:r>
        <w:r w:rsidR="00275B26" w:rsidRPr="00BF3FC0">
          <w:rPr>
            <w:rFonts w:cs="Arial"/>
            <w:sz w:val="20"/>
            <w:szCs w:val="20"/>
            <w:lang w:val="en-CA"/>
          </w:rPr>
          <w:instrText xml:space="preserve"> PAGE   \* MERGEFORMAT </w:instrText>
        </w:r>
        <w:r w:rsidR="00275B26" w:rsidRPr="00BF3FC0">
          <w:rPr>
            <w:rFonts w:cs="Arial"/>
            <w:sz w:val="20"/>
            <w:szCs w:val="20"/>
            <w:lang w:val="en-CA"/>
          </w:rPr>
          <w:fldChar w:fldCharType="separate"/>
        </w:r>
        <w:r w:rsidR="00275B26" w:rsidRPr="00BF3FC0">
          <w:rPr>
            <w:rFonts w:cs="Arial"/>
            <w:sz w:val="20"/>
            <w:szCs w:val="20"/>
            <w:lang w:val="en-CA"/>
          </w:rPr>
          <w:t>1</w:t>
        </w:r>
        <w:r w:rsidR="00275B26" w:rsidRPr="00BF3FC0">
          <w:rPr>
            <w:rFonts w:cs="Arial"/>
            <w:noProof/>
            <w:sz w:val="20"/>
            <w:szCs w:val="20"/>
            <w:lang w:val="en-CA"/>
          </w:rPr>
          <w:fldChar w:fldCharType="end"/>
        </w:r>
        <w:r w:rsidR="00275B26" w:rsidRPr="00BF3FC0">
          <w:rPr>
            <w:rFonts w:cs="Arial"/>
            <w:noProof/>
            <w:sz w:val="20"/>
            <w:szCs w:val="20"/>
            <w:lang w:val="en-CA"/>
          </w:rPr>
          <w:tab/>
        </w:r>
        <w:r w:rsidR="00E7433E" w:rsidRPr="00BF3FC0">
          <w:rPr>
            <w:noProof/>
            <w:lang w:val="en-CA"/>
          </w:rPr>
          <w:drawing>
            <wp:inline distT="0" distB="0" distL="0" distR="0" wp14:anchorId="3BC8E7EA" wp14:editId="2575D493">
              <wp:extent cx="1526497" cy="97200"/>
              <wp:effectExtent l="0" t="0" r="0" b="0"/>
              <wp:docPr id="156866718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79289" name=""/>
                      <pic:cNvPicPr/>
                    </pic:nvPicPr>
                    <pic:blipFill>
                      <a:blip r:embed="rId1">
                        <a:extLst>
                          <a:ext uri="{96DAC541-7B7A-43D3-8B79-37D633B846F1}">
                            <asvg:svgBlip xmlns:asvg="http://schemas.microsoft.com/office/drawing/2016/SVG/main" r:embed="rId2"/>
                          </a:ext>
                        </a:extLst>
                      </a:blip>
                      <a:stretch>
                        <a:fillRect/>
                      </a:stretch>
                    </pic:blipFill>
                    <pic:spPr>
                      <a:xfrm>
                        <a:off x="0" y="0"/>
                        <a:ext cx="1526497" cy="97200"/>
                      </a:xfrm>
                      <a:prstGeom prst="rect">
                        <a:avLst/>
                      </a:prstGeom>
                    </pic:spPr>
                  </pic:pic>
                </a:graphicData>
              </a:graphic>
            </wp:inline>
          </w:drawing>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930D4A" w14:textId="1DFAA49A" w:rsidR="007E56B7" w:rsidRPr="00BF3FC0" w:rsidRDefault="007E56B7" w:rsidP="007550DC">
    <w:pPr>
      <w:pStyle w:val="Footer"/>
      <w:tabs>
        <w:tab w:val="clear" w:pos="9360"/>
        <w:tab w:val="right" w:pos="9639"/>
      </w:tabs>
      <w:jc w:val="right"/>
      <w:rPr>
        <w:rFonts w:cs="Arial"/>
        <w:sz w:val="20"/>
        <w:szCs w:val="20"/>
        <w:lang w:val="en-CA"/>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lang w:val="en-CA"/>
      </w:rPr>
      <w:id w:val="-1736767419"/>
      <w:docPartObj>
        <w:docPartGallery w:val="Page Numbers (Bottom of Page)"/>
        <w:docPartUnique/>
      </w:docPartObj>
    </w:sdtPr>
    <w:sdtEndPr>
      <w:rPr>
        <w:rFonts w:ascii="Segoe UI" w:hAnsi="Segoe UI" w:cs="Segoe UI"/>
        <w:b/>
        <w:bCs/>
        <w:noProof/>
        <w:color w:val="002060"/>
        <w:sz w:val="20"/>
        <w:szCs w:val="20"/>
      </w:rPr>
    </w:sdtEndPr>
    <w:sdtContent>
      <w:p w14:paraId="3281E6B7" w14:textId="7D5745EC" w:rsidR="005D59C3" w:rsidRPr="00BF3FC0" w:rsidRDefault="005D59C3" w:rsidP="00CF3541">
        <w:pPr>
          <w:pStyle w:val="Footer"/>
          <w:tabs>
            <w:tab w:val="clear" w:pos="9360"/>
            <w:tab w:val="right" w:pos="9639"/>
          </w:tabs>
          <w:jc w:val="right"/>
          <w:rPr>
            <w:rFonts w:cs="Arial"/>
            <w:sz w:val="20"/>
            <w:szCs w:val="20"/>
            <w:lang w:val="en-CA"/>
          </w:rPr>
        </w:pPr>
        <w:r w:rsidRPr="00BF3FC0">
          <w:rPr>
            <w:rFonts w:cs="Arial"/>
            <w:noProof/>
            <w:sz w:val="20"/>
            <w:szCs w:val="20"/>
            <w:lang w:val="en-CA"/>
          </w:rPr>
          <w:tab/>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lang w:val="en-CA"/>
      </w:rPr>
      <w:id w:val="-293680884"/>
      <w:docPartObj>
        <w:docPartGallery w:val="Page Numbers (Bottom of Page)"/>
        <w:docPartUnique/>
      </w:docPartObj>
    </w:sdtPr>
    <w:sdtEndPr>
      <w:rPr>
        <w:noProof/>
      </w:rPr>
    </w:sdtEndPr>
    <w:sdtContent>
      <w:p w14:paraId="3E5F9541" w14:textId="761C14D4" w:rsidR="00403396" w:rsidRPr="00BF3FC0" w:rsidRDefault="004904D7" w:rsidP="004904D7">
        <w:pPr>
          <w:pStyle w:val="Footer"/>
          <w:jc w:val="center"/>
          <w:rPr>
            <w:lang w:val="en-CA"/>
          </w:rPr>
        </w:pPr>
        <w:r w:rsidRPr="00BF3FC0">
          <w:rPr>
            <w:noProof/>
            <w:lang w:val="en-CA"/>
          </w:rPr>
          <w:tab/>
        </w:r>
        <w:r w:rsidRPr="00BF3FC0">
          <w:rPr>
            <w:lang w:val="en-CA"/>
          </w:rPr>
          <w:fldChar w:fldCharType="begin"/>
        </w:r>
        <w:r w:rsidRPr="00BF3FC0">
          <w:rPr>
            <w:lang w:val="en-CA"/>
          </w:rPr>
          <w:instrText xml:space="preserve"> PAGE   \* MERGEFORMAT </w:instrText>
        </w:r>
        <w:r w:rsidRPr="00BF3FC0">
          <w:rPr>
            <w:lang w:val="en-CA"/>
          </w:rPr>
          <w:fldChar w:fldCharType="separate"/>
        </w:r>
        <w:r w:rsidRPr="00BF3FC0">
          <w:rPr>
            <w:lang w:val="en-CA"/>
          </w:rPr>
          <w:t>1</w:t>
        </w:r>
        <w:r w:rsidRPr="00BF3FC0">
          <w:rPr>
            <w:noProof/>
            <w:lang w:val="en-CA"/>
          </w:rPr>
          <w:fldChar w:fldCharType="end"/>
        </w:r>
        <w:r w:rsidRPr="00BF3FC0">
          <w:rPr>
            <w:noProof/>
            <w:lang w:val="en-CA"/>
          </w:rPr>
          <w:tab/>
        </w:r>
        <w:r w:rsidRPr="00BF3FC0">
          <w:rPr>
            <w:noProof/>
            <w:lang w:val="en-CA"/>
          </w:rPr>
          <w:drawing>
            <wp:inline distT="0" distB="0" distL="0" distR="0" wp14:anchorId="55E40169" wp14:editId="56D9FFE5">
              <wp:extent cx="1524000" cy="97790"/>
              <wp:effectExtent l="0" t="0" r="0" b="0"/>
              <wp:docPr id="146869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4000" cy="97790"/>
                      </a:xfrm>
                      <a:prstGeom prst="rect">
                        <a:avLst/>
                      </a:prstGeom>
                      <a:noFill/>
                    </pic:spPr>
                  </pic:pic>
                </a:graphicData>
              </a:graphic>
            </wp:inline>
          </w:drawing>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D1A5EA" w14:textId="2B45D606" w:rsidR="00F95B78" w:rsidRPr="00BF3FC0" w:rsidRDefault="00000000" w:rsidP="00CF3541">
    <w:pPr>
      <w:pStyle w:val="Footer"/>
      <w:tabs>
        <w:tab w:val="clear" w:pos="9360"/>
        <w:tab w:val="right" w:pos="9639"/>
      </w:tabs>
      <w:jc w:val="right"/>
      <w:rPr>
        <w:rFonts w:cs="Arial"/>
        <w:sz w:val="20"/>
        <w:szCs w:val="20"/>
        <w:lang w:val="en-CA"/>
      </w:rPr>
    </w:pPr>
    <w:sdt>
      <w:sdtPr>
        <w:rPr>
          <w:lang w:val="en-CA"/>
        </w:rPr>
        <w:id w:val="-2102558223"/>
        <w:docPartObj>
          <w:docPartGallery w:val="Page Numbers (Bottom of Page)"/>
          <w:docPartUnique/>
        </w:docPartObj>
      </w:sdtPr>
      <w:sdtEndPr>
        <w:rPr>
          <w:rFonts w:ascii="Segoe UI" w:hAnsi="Segoe UI" w:cs="Segoe UI"/>
          <w:b/>
          <w:bCs/>
          <w:noProof/>
          <w:color w:val="002060"/>
          <w:sz w:val="20"/>
          <w:szCs w:val="20"/>
        </w:rPr>
      </w:sdtEndPr>
      <w:sdtContent>
        <w:r w:rsidR="00F95B78" w:rsidRPr="00BF3FC0">
          <w:rPr>
            <w:rFonts w:cs="Arial"/>
            <w:noProof/>
            <w:sz w:val="20"/>
            <w:szCs w:val="20"/>
            <w:lang w:val="en-CA"/>
          </w:rPr>
          <w:tab/>
        </w:r>
      </w:sdtContent>
    </w:sdt>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49A316" w14:textId="116AC838" w:rsidR="00EE5CE6" w:rsidRPr="00BF3FC0" w:rsidRDefault="00000000" w:rsidP="004904D7">
    <w:pPr>
      <w:pStyle w:val="Footer"/>
      <w:jc w:val="center"/>
      <w:rPr>
        <w:lang w:val="en-CA"/>
      </w:rPr>
    </w:pPr>
    <w:sdt>
      <w:sdtPr>
        <w:rPr>
          <w:lang w:val="en-CA"/>
        </w:rPr>
        <w:id w:val="-2079670890"/>
        <w:docPartObj>
          <w:docPartGallery w:val="Page Numbers (Bottom of Page)"/>
          <w:docPartUnique/>
        </w:docPartObj>
      </w:sdtPr>
      <w:sdtEndPr>
        <w:rPr>
          <w:noProof/>
        </w:rPr>
      </w:sdtEndPr>
      <w:sdtContent>
        <w:r w:rsidR="004904D7" w:rsidRPr="00BF3FC0">
          <w:rPr>
            <w:noProof/>
            <w:lang w:val="en-CA"/>
          </w:rPr>
          <w:tab/>
        </w:r>
        <w:r w:rsidR="004904D7" w:rsidRPr="00BF3FC0">
          <w:rPr>
            <w:lang w:val="en-CA"/>
          </w:rPr>
          <w:fldChar w:fldCharType="begin"/>
        </w:r>
        <w:r w:rsidR="004904D7" w:rsidRPr="00BF3FC0">
          <w:rPr>
            <w:lang w:val="en-CA"/>
          </w:rPr>
          <w:instrText xml:space="preserve"> PAGE   \* MERGEFORMAT </w:instrText>
        </w:r>
        <w:r w:rsidR="004904D7" w:rsidRPr="00BF3FC0">
          <w:rPr>
            <w:lang w:val="en-CA"/>
          </w:rPr>
          <w:fldChar w:fldCharType="separate"/>
        </w:r>
        <w:r w:rsidR="004904D7" w:rsidRPr="00BF3FC0">
          <w:rPr>
            <w:lang w:val="en-CA"/>
          </w:rPr>
          <w:t>1</w:t>
        </w:r>
        <w:r w:rsidR="004904D7" w:rsidRPr="00BF3FC0">
          <w:rPr>
            <w:noProof/>
            <w:lang w:val="en-CA"/>
          </w:rPr>
          <w:fldChar w:fldCharType="end"/>
        </w:r>
        <w:r w:rsidR="004904D7" w:rsidRPr="00BF3FC0">
          <w:rPr>
            <w:noProof/>
            <w:lang w:val="en-CA"/>
          </w:rPr>
          <w:tab/>
        </w:r>
        <w:r w:rsidR="004904D7" w:rsidRPr="00BF3FC0">
          <w:rPr>
            <w:noProof/>
            <w:lang w:val="en-CA"/>
          </w:rPr>
          <w:drawing>
            <wp:inline distT="0" distB="0" distL="0" distR="0" wp14:anchorId="57A0AF9F" wp14:editId="4A7E447F">
              <wp:extent cx="1524000" cy="97790"/>
              <wp:effectExtent l="0" t="0" r="0" b="0"/>
              <wp:docPr id="72880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4000" cy="97790"/>
                      </a:xfrm>
                      <a:prstGeom prst="rect">
                        <a:avLst/>
                      </a:prstGeom>
                      <a:noFill/>
                    </pic:spPr>
                  </pic:pic>
                </a:graphicData>
              </a:graphic>
            </wp:inline>
          </w:drawing>
        </w:r>
      </w:sdtContent>
    </w:sdt>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11C103" w14:textId="675ED9F1" w:rsidR="00F95B78" w:rsidRPr="00BF3FC0" w:rsidRDefault="00F95B78" w:rsidP="00CF3541">
    <w:pPr>
      <w:pStyle w:val="Footer"/>
      <w:tabs>
        <w:tab w:val="clear" w:pos="9360"/>
        <w:tab w:val="right" w:pos="9639"/>
      </w:tabs>
      <w:jc w:val="right"/>
      <w:rPr>
        <w:rFonts w:cs="Arial"/>
        <w:sz w:val="20"/>
        <w:szCs w:val="20"/>
        <w:lang w:val="en-C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79C2D6" w14:textId="77777777" w:rsidR="00351AE2" w:rsidRPr="00BF3FC0" w:rsidRDefault="00351AE2" w:rsidP="008F388B">
      <w:r w:rsidRPr="00BF3FC0">
        <w:separator/>
      </w:r>
    </w:p>
  </w:footnote>
  <w:footnote w:type="continuationSeparator" w:id="0">
    <w:p w14:paraId="546A4486" w14:textId="77777777" w:rsidR="00351AE2" w:rsidRPr="00BF3FC0" w:rsidRDefault="00351AE2" w:rsidP="008F388B">
      <w:r w:rsidRPr="00BF3FC0">
        <w:continuationSeparator/>
      </w:r>
    </w:p>
  </w:footnote>
  <w:footnote w:type="continuationNotice" w:id="1">
    <w:p w14:paraId="543655A6" w14:textId="77777777" w:rsidR="00351AE2" w:rsidRPr="00BF3FC0" w:rsidRDefault="00351AE2">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3753A8" w14:textId="231A5910" w:rsidR="007E56B7" w:rsidRPr="00BF3FC0" w:rsidRDefault="00CC452F" w:rsidP="00CC452F">
    <w:pPr>
      <w:pStyle w:val="NoSpacing"/>
      <w:tabs>
        <w:tab w:val="left" w:pos="0"/>
        <w:tab w:val="right" w:pos="9639"/>
      </w:tabs>
      <w:rPr>
        <w:rFonts w:ascii="Arial" w:hAnsi="Arial" w:cs="Arial"/>
        <w:sz w:val="20"/>
        <w:szCs w:val="20"/>
        <w:lang w:val="en-CA"/>
      </w:rPr>
    </w:pPr>
    <w:r w:rsidRPr="00726A7F">
      <w:rPr>
        <w:rFonts w:ascii="Arial" w:hAnsi="Arial" w:cs="Arial"/>
        <w:sz w:val="20"/>
        <w:szCs w:val="20"/>
        <w:highlight w:val="yellow"/>
        <w:lang w:val="en-CA"/>
      </w:rPr>
      <w:t>Licensee [Abadata]</w:t>
    </w:r>
    <w:r w:rsidRPr="00726A7F">
      <w:rPr>
        <w:rFonts w:ascii="Arial" w:hAnsi="Arial" w:cs="Arial"/>
        <w:sz w:val="20"/>
        <w:szCs w:val="20"/>
        <w:lang w:val="en-CA"/>
      </w:rPr>
      <w:tab/>
    </w:r>
    <w:r w:rsidRPr="00726A7F">
      <w:rPr>
        <w:rFonts w:ascii="Arial" w:hAnsi="Arial" w:cs="Arial"/>
        <w:sz w:val="20"/>
        <w:szCs w:val="20"/>
        <w:highlight w:val="yellow"/>
        <w:lang w:val="en-CA"/>
      </w:rPr>
      <w:t>Site Name [Abadata]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6EBE7A" w14:textId="77777777" w:rsidR="00CC452F" w:rsidRPr="00726A7F" w:rsidRDefault="00CC452F" w:rsidP="00CC452F">
    <w:pPr>
      <w:pStyle w:val="NoSpacing"/>
      <w:tabs>
        <w:tab w:val="left" w:pos="0"/>
        <w:tab w:val="right" w:pos="17577"/>
      </w:tabs>
      <w:rPr>
        <w:rFonts w:ascii="Arial" w:hAnsi="Arial" w:cs="Arial"/>
        <w:sz w:val="20"/>
        <w:szCs w:val="20"/>
        <w:lang w:val="en-CA"/>
      </w:rPr>
    </w:pPr>
    <w:r w:rsidRPr="00726A7F">
      <w:rPr>
        <w:rFonts w:ascii="Arial" w:hAnsi="Arial" w:cs="Arial"/>
        <w:sz w:val="20"/>
        <w:szCs w:val="20"/>
        <w:highlight w:val="yellow"/>
        <w:lang w:val="en-CA"/>
      </w:rPr>
      <w:t>Licensee [Abadata]</w:t>
    </w:r>
    <w:r w:rsidRPr="00726A7F">
      <w:rPr>
        <w:rFonts w:ascii="Arial" w:hAnsi="Arial" w:cs="Arial"/>
        <w:sz w:val="20"/>
        <w:szCs w:val="20"/>
        <w:lang w:val="en-CA"/>
      </w:rPr>
      <w:tab/>
    </w:r>
    <w:r w:rsidRPr="00726A7F">
      <w:rPr>
        <w:rFonts w:ascii="Arial" w:hAnsi="Arial" w:cs="Arial"/>
        <w:sz w:val="20"/>
        <w:szCs w:val="20"/>
        <w:highlight w:val="yellow"/>
        <w:lang w:val="en-CA"/>
      </w:rPr>
      <w:t>Site Name [Abadata]</w:t>
    </w:r>
  </w:p>
  <w:p w14:paraId="611162A2" w14:textId="68EEA64D" w:rsidR="00E140B7" w:rsidRPr="00BF3FC0" w:rsidRDefault="00E140B7" w:rsidP="00DF7F07">
    <w:pPr>
      <w:pStyle w:val="NoSpacing"/>
      <w:tabs>
        <w:tab w:val="left" w:pos="0"/>
        <w:tab w:val="right" w:pos="9639"/>
      </w:tabs>
      <w:jc w:val="right"/>
      <w:rPr>
        <w:rFonts w:ascii="Arial" w:hAnsi="Arial" w:cs="Arial"/>
        <w:sz w:val="20"/>
        <w:szCs w:val="20"/>
        <w:lang w:val="en-C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55A76F" w14:textId="77777777" w:rsidR="00CC452F" w:rsidRPr="00726A7F" w:rsidRDefault="00CC452F" w:rsidP="00CC452F">
    <w:pPr>
      <w:pStyle w:val="NoSpacing"/>
      <w:tabs>
        <w:tab w:val="left" w:pos="0"/>
        <w:tab w:val="right" w:pos="9639"/>
      </w:tabs>
      <w:rPr>
        <w:rFonts w:ascii="Arial" w:hAnsi="Arial" w:cs="Arial"/>
        <w:sz w:val="20"/>
        <w:szCs w:val="20"/>
        <w:lang w:val="en-CA"/>
      </w:rPr>
    </w:pPr>
    <w:r w:rsidRPr="00726A7F">
      <w:rPr>
        <w:rFonts w:ascii="Arial" w:hAnsi="Arial" w:cs="Arial"/>
        <w:sz w:val="20"/>
        <w:szCs w:val="20"/>
        <w:highlight w:val="yellow"/>
        <w:lang w:val="en-CA"/>
      </w:rPr>
      <w:t>Licensee [Abadata]</w:t>
    </w:r>
    <w:r w:rsidRPr="00726A7F">
      <w:rPr>
        <w:rFonts w:ascii="Arial" w:hAnsi="Arial" w:cs="Arial"/>
        <w:sz w:val="20"/>
        <w:szCs w:val="20"/>
        <w:lang w:val="en-CA"/>
      </w:rPr>
      <w:tab/>
    </w:r>
    <w:r w:rsidRPr="00726A7F">
      <w:rPr>
        <w:rFonts w:ascii="Arial" w:hAnsi="Arial" w:cs="Arial"/>
        <w:sz w:val="20"/>
        <w:szCs w:val="20"/>
        <w:highlight w:val="yellow"/>
        <w:lang w:val="en-CA"/>
      </w:rPr>
      <w:t>Site Name [Abadata]</w:t>
    </w:r>
  </w:p>
  <w:p w14:paraId="7B050358" w14:textId="77777777" w:rsidR="00CC452F" w:rsidRPr="00BF3FC0" w:rsidRDefault="00CC452F" w:rsidP="00DF7F07">
    <w:pPr>
      <w:pStyle w:val="NoSpacing"/>
      <w:tabs>
        <w:tab w:val="left" w:pos="0"/>
        <w:tab w:val="right" w:pos="9639"/>
      </w:tabs>
      <w:jc w:val="right"/>
      <w:rPr>
        <w:rFonts w:ascii="Arial" w:hAnsi="Arial" w:cs="Arial"/>
        <w:sz w:val="20"/>
        <w:szCs w:val="20"/>
        <w:lang w:val="en-C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927273" w14:textId="54969278" w:rsidR="00646104" w:rsidRPr="00BF3FC0" w:rsidRDefault="00646104" w:rsidP="00DF7F07">
    <w:pPr>
      <w:pStyle w:val="NoSpacing"/>
      <w:tabs>
        <w:tab w:val="left" w:pos="0"/>
        <w:tab w:val="right" w:pos="9639"/>
      </w:tabs>
      <w:jc w:val="right"/>
      <w:rPr>
        <w:rFonts w:ascii="Arial" w:hAnsi="Arial" w:cs="Arial"/>
        <w:sz w:val="20"/>
        <w:szCs w:val="20"/>
        <w:lang w:val="en-CA"/>
      </w:rPr>
    </w:pPr>
    <w:r w:rsidRPr="00BF3FC0">
      <w:rPr>
        <w:noProof/>
        <w:lang w:val="en-CA"/>
      </w:rPr>
      <w:drawing>
        <wp:anchor distT="0" distB="0" distL="114300" distR="114300" simplePos="0" relativeHeight="251658240" behindDoc="1" locked="1" layoutInCell="1" allowOverlap="1" wp14:anchorId="0D845B57" wp14:editId="0BA4ED79">
          <wp:simplePos x="0" y="0"/>
          <wp:positionH relativeFrom="page">
            <wp:posOffset>-57785</wp:posOffset>
          </wp:positionH>
          <wp:positionV relativeFrom="page">
            <wp:posOffset>11430</wp:posOffset>
          </wp:positionV>
          <wp:extent cx="7801200" cy="10094400"/>
          <wp:effectExtent l="0" t="0" r="0" b="2540"/>
          <wp:wrapNone/>
          <wp:docPr id="306336410" name="Picture 2" descr="A green and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13284" name="Picture 2" descr="A green and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801200" cy="100944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EC4CEE" w14:textId="5A60BC59" w:rsidR="00016BA0" w:rsidRPr="00BF3FC0" w:rsidRDefault="003642F5" w:rsidP="00411FDB">
    <w:pPr>
      <w:pStyle w:val="NoSpacing"/>
      <w:tabs>
        <w:tab w:val="left" w:pos="0"/>
        <w:tab w:val="right" w:pos="9781"/>
      </w:tabs>
      <w:jc w:val="right"/>
      <w:rPr>
        <w:rFonts w:ascii="Arial" w:hAnsi="Arial" w:cs="Arial"/>
        <w:sz w:val="20"/>
        <w:szCs w:val="20"/>
        <w:lang w:val="en-CA"/>
      </w:rPr>
    </w:pPr>
    <w:r w:rsidRPr="00BF3FC0">
      <w:rPr>
        <w:noProof/>
        <w:lang w:val="en-CA"/>
      </w:rPr>
      <w:drawing>
        <wp:anchor distT="0" distB="0" distL="114300" distR="114300" simplePos="0" relativeHeight="251658241" behindDoc="1" locked="1" layoutInCell="1" allowOverlap="1" wp14:anchorId="4C268743" wp14:editId="0841AC49">
          <wp:simplePos x="0" y="0"/>
          <wp:positionH relativeFrom="page">
            <wp:posOffset>7620</wp:posOffset>
          </wp:positionH>
          <wp:positionV relativeFrom="page">
            <wp:posOffset>635</wp:posOffset>
          </wp:positionV>
          <wp:extent cx="7800975" cy="10093960"/>
          <wp:effectExtent l="0" t="0" r="0" b="2540"/>
          <wp:wrapNone/>
          <wp:docPr id="1826025994" name="Picture 2" descr="A green and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13284" name="Picture 2" descr="A green and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800975" cy="1009396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58D54A" w14:textId="143F021C" w:rsidR="00403396" w:rsidRPr="00BF3FC0" w:rsidRDefault="00CC452F" w:rsidP="00CC452F">
    <w:pPr>
      <w:pStyle w:val="NoSpacing"/>
      <w:tabs>
        <w:tab w:val="left" w:pos="0"/>
        <w:tab w:val="right" w:pos="9639"/>
      </w:tabs>
      <w:rPr>
        <w:rFonts w:ascii="Arial" w:hAnsi="Arial" w:cs="Arial"/>
        <w:sz w:val="20"/>
        <w:szCs w:val="20"/>
        <w:lang w:val="en-CA"/>
      </w:rPr>
    </w:pPr>
    <w:r w:rsidRPr="00726A7F">
      <w:rPr>
        <w:rFonts w:ascii="Arial" w:hAnsi="Arial" w:cs="Arial"/>
        <w:sz w:val="20"/>
        <w:szCs w:val="20"/>
        <w:highlight w:val="yellow"/>
        <w:lang w:val="en-CA"/>
      </w:rPr>
      <w:t>Licensee [Abadata]</w:t>
    </w:r>
    <w:r w:rsidRPr="00726A7F">
      <w:rPr>
        <w:rFonts w:ascii="Arial" w:hAnsi="Arial" w:cs="Arial"/>
        <w:sz w:val="20"/>
        <w:szCs w:val="20"/>
        <w:lang w:val="en-CA"/>
      </w:rPr>
      <w:tab/>
    </w:r>
    <w:r w:rsidRPr="00726A7F">
      <w:rPr>
        <w:rFonts w:ascii="Arial" w:hAnsi="Arial" w:cs="Arial"/>
        <w:sz w:val="20"/>
        <w:szCs w:val="20"/>
        <w:highlight w:val="yellow"/>
        <w:lang w:val="en-CA"/>
      </w:rPr>
      <w:t>Site Name [Abadata]</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30FF00" w14:textId="77777777" w:rsidR="00403396" w:rsidRPr="00BF3FC0" w:rsidRDefault="00403396" w:rsidP="00411FDB">
    <w:pPr>
      <w:pStyle w:val="NoSpacing"/>
      <w:tabs>
        <w:tab w:val="left" w:pos="0"/>
        <w:tab w:val="right" w:pos="9781"/>
      </w:tabs>
      <w:jc w:val="right"/>
      <w:rPr>
        <w:rFonts w:ascii="Arial" w:hAnsi="Arial" w:cs="Arial"/>
        <w:sz w:val="20"/>
        <w:szCs w:val="20"/>
        <w:lang w:val="en-CA"/>
      </w:rPr>
    </w:pPr>
    <w:r w:rsidRPr="00BF3FC0">
      <w:rPr>
        <w:noProof/>
        <w:lang w:val="en-CA"/>
      </w:rPr>
      <w:drawing>
        <wp:anchor distT="0" distB="0" distL="114300" distR="114300" simplePos="0" relativeHeight="251658243" behindDoc="1" locked="1" layoutInCell="1" allowOverlap="1" wp14:anchorId="73B3926A" wp14:editId="4B04F09B">
          <wp:simplePos x="0" y="0"/>
          <wp:positionH relativeFrom="page">
            <wp:posOffset>7620</wp:posOffset>
          </wp:positionH>
          <wp:positionV relativeFrom="page">
            <wp:posOffset>635</wp:posOffset>
          </wp:positionV>
          <wp:extent cx="7800975" cy="10093960"/>
          <wp:effectExtent l="0" t="0" r="0" b="2540"/>
          <wp:wrapNone/>
          <wp:docPr id="204851373" name="Picture 2" descr="A green and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13284" name="Picture 2" descr="A green and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800975" cy="10093960"/>
                  </a:xfrm>
                  <a:prstGeom prst="rect">
                    <a:avLst/>
                  </a:prstGeom>
                </pic:spPr>
              </pic:pic>
            </a:graphicData>
          </a:graphic>
          <wp14:sizeRelH relativeFrom="margin">
            <wp14:pctWidth>0</wp14:pctWidth>
          </wp14:sizeRelH>
          <wp14:sizeRelV relativeFrom="margin">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40A38B" w14:textId="77777777" w:rsidR="00CC452F" w:rsidRPr="00726A7F" w:rsidRDefault="00CC452F" w:rsidP="00CC452F">
    <w:pPr>
      <w:pStyle w:val="NoSpacing"/>
      <w:tabs>
        <w:tab w:val="left" w:pos="0"/>
        <w:tab w:val="right" w:pos="9639"/>
      </w:tabs>
      <w:rPr>
        <w:rFonts w:ascii="Arial" w:hAnsi="Arial" w:cs="Arial"/>
        <w:sz w:val="20"/>
        <w:szCs w:val="20"/>
        <w:lang w:val="en-CA"/>
      </w:rPr>
    </w:pPr>
    <w:r w:rsidRPr="00726A7F">
      <w:rPr>
        <w:rFonts w:ascii="Arial" w:hAnsi="Arial" w:cs="Arial"/>
        <w:sz w:val="20"/>
        <w:szCs w:val="20"/>
        <w:highlight w:val="yellow"/>
        <w:lang w:val="en-CA"/>
      </w:rPr>
      <w:t>Licensee [Abadata]</w:t>
    </w:r>
    <w:r w:rsidRPr="00726A7F">
      <w:rPr>
        <w:rFonts w:ascii="Arial" w:hAnsi="Arial" w:cs="Arial"/>
        <w:sz w:val="20"/>
        <w:szCs w:val="20"/>
        <w:lang w:val="en-CA"/>
      </w:rPr>
      <w:tab/>
    </w:r>
    <w:r w:rsidRPr="00726A7F">
      <w:rPr>
        <w:rFonts w:ascii="Arial" w:hAnsi="Arial" w:cs="Arial"/>
        <w:sz w:val="20"/>
        <w:szCs w:val="20"/>
        <w:highlight w:val="yellow"/>
        <w:lang w:val="en-CA"/>
      </w:rPr>
      <w:t>Site Name [Abadata]</w:t>
    </w:r>
  </w:p>
  <w:p w14:paraId="3445E405" w14:textId="3B03A108" w:rsidR="00EE5CE6" w:rsidRPr="00BF3FC0" w:rsidRDefault="00EE5CE6" w:rsidP="00411FDB">
    <w:pPr>
      <w:pStyle w:val="NoSpacing"/>
      <w:tabs>
        <w:tab w:val="left" w:pos="0"/>
        <w:tab w:val="right" w:pos="9781"/>
      </w:tabs>
      <w:jc w:val="right"/>
      <w:rPr>
        <w:rFonts w:ascii="Arial" w:hAnsi="Arial" w:cs="Arial"/>
        <w:sz w:val="20"/>
        <w:szCs w:val="20"/>
        <w:lang w:val="en-CA"/>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75D61C" w14:textId="77777777" w:rsidR="00995C88" w:rsidRPr="00BF3FC0" w:rsidRDefault="00995C88" w:rsidP="00411FDB">
    <w:pPr>
      <w:pStyle w:val="NoSpacing"/>
      <w:tabs>
        <w:tab w:val="left" w:pos="0"/>
        <w:tab w:val="right" w:pos="9781"/>
      </w:tabs>
      <w:jc w:val="right"/>
      <w:rPr>
        <w:rFonts w:ascii="Arial" w:hAnsi="Arial" w:cs="Arial"/>
        <w:sz w:val="20"/>
        <w:szCs w:val="20"/>
        <w:lang w:val="en-CA"/>
      </w:rPr>
    </w:pPr>
    <w:r w:rsidRPr="00BF3FC0">
      <w:rPr>
        <w:noProof/>
        <w:lang w:val="en-CA"/>
      </w:rPr>
      <w:drawing>
        <wp:anchor distT="0" distB="0" distL="114300" distR="114300" simplePos="0" relativeHeight="251658242" behindDoc="1" locked="1" layoutInCell="1" allowOverlap="1" wp14:anchorId="0BA3E86F" wp14:editId="349204A2">
          <wp:simplePos x="0" y="0"/>
          <wp:positionH relativeFrom="page">
            <wp:posOffset>6985</wp:posOffset>
          </wp:positionH>
          <wp:positionV relativeFrom="page">
            <wp:posOffset>-31750</wp:posOffset>
          </wp:positionV>
          <wp:extent cx="7800975" cy="10093960"/>
          <wp:effectExtent l="0" t="0" r="0" b="2540"/>
          <wp:wrapNone/>
          <wp:docPr id="673536195" name="Picture 2" descr="A green and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13284" name="Picture 2" descr="A green and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800975" cy="100939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567EC9"/>
    <w:multiLevelType w:val="hybridMultilevel"/>
    <w:tmpl w:val="379A7DF8"/>
    <w:lvl w:ilvl="0" w:tplc="BC7697C0">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88D3500"/>
    <w:multiLevelType w:val="hybridMultilevel"/>
    <w:tmpl w:val="1C1849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DBF0408"/>
    <w:multiLevelType w:val="hybridMultilevel"/>
    <w:tmpl w:val="262EFE3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2A745E7"/>
    <w:multiLevelType w:val="hybridMultilevel"/>
    <w:tmpl w:val="F116A270"/>
    <w:lvl w:ilvl="0" w:tplc="55EA76DE">
      <w:start w:val="1"/>
      <w:numFmt w:val="bullet"/>
      <w:lvlText w:val=""/>
      <w:lvlJc w:val="left"/>
      <w:pPr>
        <w:ind w:left="720" w:hanging="360"/>
      </w:pPr>
      <w:rPr>
        <w:rFonts w:ascii="Symbol" w:hAnsi="Symbol"/>
      </w:rPr>
    </w:lvl>
    <w:lvl w:ilvl="1" w:tplc="BC7C75EC">
      <w:start w:val="1"/>
      <w:numFmt w:val="bullet"/>
      <w:lvlText w:val=""/>
      <w:lvlJc w:val="left"/>
      <w:pPr>
        <w:ind w:left="720" w:hanging="360"/>
      </w:pPr>
      <w:rPr>
        <w:rFonts w:ascii="Symbol" w:hAnsi="Symbol"/>
      </w:rPr>
    </w:lvl>
    <w:lvl w:ilvl="2" w:tplc="6EF2B5F2">
      <w:start w:val="1"/>
      <w:numFmt w:val="bullet"/>
      <w:lvlText w:val=""/>
      <w:lvlJc w:val="left"/>
      <w:pPr>
        <w:ind w:left="720" w:hanging="360"/>
      </w:pPr>
      <w:rPr>
        <w:rFonts w:ascii="Symbol" w:hAnsi="Symbol"/>
      </w:rPr>
    </w:lvl>
    <w:lvl w:ilvl="3" w:tplc="80CED110">
      <w:start w:val="1"/>
      <w:numFmt w:val="bullet"/>
      <w:lvlText w:val=""/>
      <w:lvlJc w:val="left"/>
      <w:pPr>
        <w:ind w:left="720" w:hanging="360"/>
      </w:pPr>
      <w:rPr>
        <w:rFonts w:ascii="Symbol" w:hAnsi="Symbol"/>
      </w:rPr>
    </w:lvl>
    <w:lvl w:ilvl="4" w:tplc="E4842B9A">
      <w:start w:val="1"/>
      <w:numFmt w:val="bullet"/>
      <w:lvlText w:val=""/>
      <w:lvlJc w:val="left"/>
      <w:pPr>
        <w:ind w:left="720" w:hanging="360"/>
      </w:pPr>
      <w:rPr>
        <w:rFonts w:ascii="Symbol" w:hAnsi="Symbol"/>
      </w:rPr>
    </w:lvl>
    <w:lvl w:ilvl="5" w:tplc="00529B3E">
      <w:start w:val="1"/>
      <w:numFmt w:val="bullet"/>
      <w:lvlText w:val=""/>
      <w:lvlJc w:val="left"/>
      <w:pPr>
        <w:ind w:left="720" w:hanging="360"/>
      </w:pPr>
      <w:rPr>
        <w:rFonts w:ascii="Symbol" w:hAnsi="Symbol"/>
      </w:rPr>
    </w:lvl>
    <w:lvl w:ilvl="6" w:tplc="09BCDEB4">
      <w:start w:val="1"/>
      <w:numFmt w:val="bullet"/>
      <w:lvlText w:val=""/>
      <w:lvlJc w:val="left"/>
      <w:pPr>
        <w:ind w:left="720" w:hanging="360"/>
      </w:pPr>
      <w:rPr>
        <w:rFonts w:ascii="Symbol" w:hAnsi="Symbol"/>
      </w:rPr>
    </w:lvl>
    <w:lvl w:ilvl="7" w:tplc="5992C7E0">
      <w:start w:val="1"/>
      <w:numFmt w:val="bullet"/>
      <w:lvlText w:val=""/>
      <w:lvlJc w:val="left"/>
      <w:pPr>
        <w:ind w:left="720" w:hanging="360"/>
      </w:pPr>
      <w:rPr>
        <w:rFonts w:ascii="Symbol" w:hAnsi="Symbol"/>
      </w:rPr>
    </w:lvl>
    <w:lvl w:ilvl="8" w:tplc="556C90BC">
      <w:start w:val="1"/>
      <w:numFmt w:val="bullet"/>
      <w:lvlText w:val=""/>
      <w:lvlJc w:val="left"/>
      <w:pPr>
        <w:ind w:left="720" w:hanging="360"/>
      </w:pPr>
      <w:rPr>
        <w:rFonts w:ascii="Symbol" w:hAnsi="Symbol"/>
      </w:rPr>
    </w:lvl>
  </w:abstractNum>
  <w:abstractNum w:abstractNumId="4" w15:restartNumberingAfterBreak="0">
    <w:nsid w:val="15C97D69"/>
    <w:multiLevelType w:val="hybridMultilevel"/>
    <w:tmpl w:val="6E88D53A"/>
    <w:lvl w:ilvl="0" w:tplc="C62883CE">
      <w:start w:val="1"/>
      <w:numFmt w:val="lowerRoman"/>
      <w:lvlText w:val="%1."/>
      <w:lvlJc w:val="right"/>
      <w:pPr>
        <w:ind w:left="1627" w:hanging="360"/>
      </w:pPr>
    </w:lvl>
    <w:lvl w:ilvl="1" w:tplc="10090019">
      <w:start w:val="1"/>
      <w:numFmt w:val="lowerLetter"/>
      <w:lvlText w:val="%2."/>
      <w:lvlJc w:val="left"/>
      <w:pPr>
        <w:ind w:left="2347" w:hanging="360"/>
      </w:pPr>
    </w:lvl>
    <w:lvl w:ilvl="2" w:tplc="1009001B" w:tentative="1">
      <w:start w:val="1"/>
      <w:numFmt w:val="lowerRoman"/>
      <w:lvlText w:val="%3."/>
      <w:lvlJc w:val="right"/>
      <w:pPr>
        <w:ind w:left="3067" w:hanging="180"/>
      </w:pPr>
    </w:lvl>
    <w:lvl w:ilvl="3" w:tplc="1009000F" w:tentative="1">
      <w:start w:val="1"/>
      <w:numFmt w:val="decimal"/>
      <w:lvlText w:val="%4."/>
      <w:lvlJc w:val="left"/>
      <w:pPr>
        <w:ind w:left="3787" w:hanging="360"/>
      </w:pPr>
    </w:lvl>
    <w:lvl w:ilvl="4" w:tplc="10090019" w:tentative="1">
      <w:start w:val="1"/>
      <w:numFmt w:val="lowerLetter"/>
      <w:lvlText w:val="%5."/>
      <w:lvlJc w:val="left"/>
      <w:pPr>
        <w:ind w:left="4507" w:hanging="360"/>
      </w:pPr>
    </w:lvl>
    <w:lvl w:ilvl="5" w:tplc="1009001B" w:tentative="1">
      <w:start w:val="1"/>
      <w:numFmt w:val="lowerRoman"/>
      <w:lvlText w:val="%6."/>
      <w:lvlJc w:val="right"/>
      <w:pPr>
        <w:ind w:left="5227" w:hanging="180"/>
      </w:pPr>
    </w:lvl>
    <w:lvl w:ilvl="6" w:tplc="1009000F" w:tentative="1">
      <w:start w:val="1"/>
      <w:numFmt w:val="decimal"/>
      <w:lvlText w:val="%7."/>
      <w:lvlJc w:val="left"/>
      <w:pPr>
        <w:ind w:left="5947" w:hanging="360"/>
      </w:pPr>
    </w:lvl>
    <w:lvl w:ilvl="7" w:tplc="10090019" w:tentative="1">
      <w:start w:val="1"/>
      <w:numFmt w:val="lowerLetter"/>
      <w:lvlText w:val="%8."/>
      <w:lvlJc w:val="left"/>
      <w:pPr>
        <w:ind w:left="6667" w:hanging="360"/>
      </w:pPr>
    </w:lvl>
    <w:lvl w:ilvl="8" w:tplc="1009001B" w:tentative="1">
      <w:start w:val="1"/>
      <w:numFmt w:val="lowerRoman"/>
      <w:lvlText w:val="%9."/>
      <w:lvlJc w:val="right"/>
      <w:pPr>
        <w:ind w:left="7387" w:hanging="180"/>
      </w:pPr>
    </w:lvl>
  </w:abstractNum>
  <w:abstractNum w:abstractNumId="5" w15:restartNumberingAfterBreak="0">
    <w:nsid w:val="17E611B9"/>
    <w:multiLevelType w:val="multilevel"/>
    <w:tmpl w:val="97A03FEC"/>
    <w:styleLink w:val="Style2"/>
    <w:lvl w:ilvl="0">
      <w:start w:val="1"/>
      <w:numFmt w:val="decimal"/>
      <w:lvlText w:val="%1"/>
      <w:lvlJc w:val="left"/>
      <w:pPr>
        <w:ind w:left="397" w:hanging="397"/>
      </w:pPr>
      <w:rPr>
        <w:rFonts w:hint="default"/>
      </w:rPr>
    </w:lvl>
    <w:lvl w:ilvl="1">
      <w:start w:val="1"/>
      <w:numFmt w:val="decimal"/>
      <w:lvlText w:val="%1.%2"/>
      <w:lvlJc w:val="left"/>
      <w:pPr>
        <w:ind w:left="284" w:hanging="2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ascii="Arial" w:hAnsi="Arial"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1A864EA8"/>
    <w:multiLevelType w:val="hybridMultilevel"/>
    <w:tmpl w:val="AB685936"/>
    <w:lvl w:ilvl="0" w:tplc="071C2132">
      <w:start w:val="1"/>
      <w:numFmt w:val="bullet"/>
      <w:lvlText w:val=""/>
      <w:lvlJc w:val="left"/>
      <w:pPr>
        <w:ind w:left="720" w:hanging="360"/>
      </w:pPr>
      <w:rPr>
        <w:rFonts w:ascii="Symbol" w:hAnsi="Symbol"/>
      </w:rPr>
    </w:lvl>
    <w:lvl w:ilvl="1" w:tplc="F774AA30">
      <w:start w:val="1"/>
      <w:numFmt w:val="bullet"/>
      <w:lvlText w:val=""/>
      <w:lvlJc w:val="left"/>
      <w:pPr>
        <w:ind w:left="720" w:hanging="360"/>
      </w:pPr>
      <w:rPr>
        <w:rFonts w:ascii="Symbol" w:hAnsi="Symbol"/>
      </w:rPr>
    </w:lvl>
    <w:lvl w:ilvl="2" w:tplc="9802F65E">
      <w:start w:val="1"/>
      <w:numFmt w:val="bullet"/>
      <w:lvlText w:val=""/>
      <w:lvlJc w:val="left"/>
      <w:pPr>
        <w:ind w:left="720" w:hanging="360"/>
      </w:pPr>
      <w:rPr>
        <w:rFonts w:ascii="Symbol" w:hAnsi="Symbol"/>
      </w:rPr>
    </w:lvl>
    <w:lvl w:ilvl="3" w:tplc="19762DD0">
      <w:start w:val="1"/>
      <w:numFmt w:val="bullet"/>
      <w:lvlText w:val=""/>
      <w:lvlJc w:val="left"/>
      <w:pPr>
        <w:ind w:left="720" w:hanging="360"/>
      </w:pPr>
      <w:rPr>
        <w:rFonts w:ascii="Symbol" w:hAnsi="Symbol"/>
      </w:rPr>
    </w:lvl>
    <w:lvl w:ilvl="4" w:tplc="D99E1572">
      <w:start w:val="1"/>
      <w:numFmt w:val="bullet"/>
      <w:lvlText w:val=""/>
      <w:lvlJc w:val="left"/>
      <w:pPr>
        <w:ind w:left="720" w:hanging="360"/>
      </w:pPr>
      <w:rPr>
        <w:rFonts w:ascii="Symbol" w:hAnsi="Symbol"/>
      </w:rPr>
    </w:lvl>
    <w:lvl w:ilvl="5" w:tplc="265292AA">
      <w:start w:val="1"/>
      <w:numFmt w:val="bullet"/>
      <w:lvlText w:val=""/>
      <w:lvlJc w:val="left"/>
      <w:pPr>
        <w:ind w:left="720" w:hanging="360"/>
      </w:pPr>
      <w:rPr>
        <w:rFonts w:ascii="Symbol" w:hAnsi="Symbol"/>
      </w:rPr>
    </w:lvl>
    <w:lvl w:ilvl="6" w:tplc="EDBE324A">
      <w:start w:val="1"/>
      <w:numFmt w:val="bullet"/>
      <w:lvlText w:val=""/>
      <w:lvlJc w:val="left"/>
      <w:pPr>
        <w:ind w:left="720" w:hanging="360"/>
      </w:pPr>
      <w:rPr>
        <w:rFonts w:ascii="Symbol" w:hAnsi="Symbol"/>
      </w:rPr>
    </w:lvl>
    <w:lvl w:ilvl="7" w:tplc="BB3C7B54">
      <w:start w:val="1"/>
      <w:numFmt w:val="bullet"/>
      <w:lvlText w:val=""/>
      <w:lvlJc w:val="left"/>
      <w:pPr>
        <w:ind w:left="720" w:hanging="360"/>
      </w:pPr>
      <w:rPr>
        <w:rFonts w:ascii="Symbol" w:hAnsi="Symbol"/>
      </w:rPr>
    </w:lvl>
    <w:lvl w:ilvl="8" w:tplc="BB2CF7EE">
      <w:start w:val="1"/>
      <w:numFmt w:val="bullet"/>
      <w:lvlText w:val=""/>
      <w:lvlJc w:val="left"/>
      <w:pPr>
        <w:ind w:left="720" w:hanging="360"/>
      </w:pPr>
      <w:rPr>
        <w:rFonts w:ascii="Symbol" w:hAnsi="Symbol"/>
      </w:rPr>
    </w:lvl>
  </w:abstractNum>
  <w:abstractNum w:abstractNumId="7" w15:restartNumberingAfterBreak="0">
    <w:nsid w:val="1E166FAA"/>
    <w:multiLevelType w:val="hybridMultilevel"/>
    <w:tmpl w:val="390AC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804F43"/>
    <w:multiLevelType w:val="hybridMultilevel"/>
    <w:tmpl w:val="F13E966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 w15:restartNumberingAfterBreak="0">
    <w:nsid w:val="253F10A1"/>
    <w:multiLevelType w:val="hybridMultilevel"/>
    <w:tmpl w:val="40101B16"/>
    <w:lvl w:ilvl="0" w:tplc="10090001">
      <w:start w:val="1"/>
      <w:numFmt w:val="bullet"/>
      <w:lvlText w:val=""/>
      <w:lvlJc w:val="left"/>
      <w:pPr>
        <w:ind w:left="1077" w:hanging="360"/>
      </w:pPr>
      <w:rPr>
        <w:rFonts w:ascii="Symbol" w:hAnsi="Symbol" w:hint="default"/>
      </w:rPr>
    </w:lvl>
    <w:lvl w:ilvl="1" w:tplc="10090003" w:tentative="1">
      <w:start w:val="1"/>
      <w:numFmt w:val="bullet"/>
      <w:lvlText w:val="o"/>
      <w:lvlJc w:val="left"/>
      <w:pPr>
        <w:ind w:left="1797" w:hanging="360"/>
      </w:pPr>
      <w:rPr>
        <w:rFonts w:ascii="Courier New" w:hAnsi="Courier New" w:cs="Courier New" w:hint="default"/>
      </w:rPr>
    </w:lvl>
    <w:lvl w:ilvl="2" w:tplc="10090005" w:tentative="1">
      <w:start w:val="1"/>
      <w:numFmt w:val="bullet"/>
      <w:lvlText w:val=""/>
      <w:lvlJc w:val="left"/>
      <w:pPr>
        <w:ind w:left="2517" w:hanging="360"/>
      </w:pPr>
      <w:rPr>
        <w:rFonts w:ascii="Wingdings" w:hAnsi="Wingdings" w:hint="default"/>
      </w:rPr>
    </w:lvl>
    <w:lvl w:ilvl="3" w:tplc="10090001" w:tentative="1">
      <w:start w:val="1"/>
      <w:numFmt w:val="bullet"/>
      <w:lvlText w:val=""/>
      <w:lvlJc w:val="left"/>
      <w:pPr>
        <w:ind w:left="3237" w:hanging="360"/>
      </w:pPr>
      <w:rPr>
        <w:rFonts w:ascii="Symbol" w:hAnsi="Symbol" w:hint="default"/>
      </w:rPr>
    </w:lvl>
    <w:lvl w:ilvl="4" w:tplc="10090003" w:tentative="1">
      <w:start w:val="1"/>
      <w:numFmt w:val="bullet"/>
      <w:lvlText w:val="o"/>
      <w:lvlJc w:val="left"/>
      <w:pPr>
        <w:ind w:left="3957" w:hanging="360"/>
      </w:pPr>
      <w:rPr>
        <w:rFonts w:ascii="Courier New" w:hAnsi="Courier New" w:cs="Courier New" w:hint="default"/>
      </w:rPr>
    </w:lvl>
    <w:lvl w:ilvl="5" w:tplc="10090005" w:tentative="1">
      <w:start w:val="1"/>
      <w:numFmt w:val="bullet"/>
      <w:lvlText w:val=""/>
      <w:lvlJc w:val="left"/>
      <w:pPr>
        <w:ind w:left="4677" w:hanging="360"/>
      </w:pPr>
      <w:rPr>
        <w:rFonts w:ascii="Wingdings" w:hAnsi="Wingdings" w:hint="default"/>
      </w:rPr>
    </w:lvl>
    <w:lvl w:ilvl="6" w:tplc="10090001" w:tentative="1">
      <w:start w:val="1"/>
      <w:numFmt w:val="bullet"/>
      <w:lvlText w:val=""/>
      <w:lvlJc w:val="left"/>
      <w:pPr>
        <w:ind w:left="5397" w:hanging="360"/>
      </w:pPr>
      <w:rPr>
        <w:rFonts w:ascii="Symbol" w:hAnsi="Symbol" w:hint="default"/>
      </w:rPr>
    </w:lvl>
    <w:lvl w:ilvl="7" w:tplc="10090003" w:tentative="1">
      <w:start w:val="1"/>
      <w:numFmt w:val="bullet"/>
      <w:lvlText w:val="o"/>
      <w:lvlJc w:val="left"/>
      <w:pPr>
        <w:ind w:left="6117" w:hanging="360"/>
      </w:pPr>
      <w:rPr>
        <w:rFonts w:ascii="Courier New" w:hAnsi="Courier New" w:cs="Courier New" w:hint="default"/>
      </w:rPr>
    </w:lvl>
    <w:lvl w:ilvl="8" w:tplc="10090005" w:tentative="1">
      <w:start w:val="1"/>
      <w:numFmt w:val="bullet"/>
      <w:lvlText w:val=""/>
      <w:lvlJc w:val="left"/>
      <w:pPr>
        <w:ind w:left="6837" w:hanging="360"/>
      </w:pPr>
      <w:rPr>
        <w:rFonts w:ascii="Wingdings" w:hAnsi="Wingdings" w:hint="default"/>
      </w:rPr>
    </w:lvl>
  </w:abstractNum>
  <w:abstractNum w:abstractNumId="10" w15:restartNumberingAfterBreak="0">
    <w:nsid w:val="28B32542"/>
    <w:multiLevelType w:val="hybridMultilevel"/>
    <w:tmpl w:val="F65A7834"/>
    <w:lvl w:ilvl="0" w:tplc="DDCC9AA0">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D380941"/>
    <w:multiLevelType w:val="hybridMultilevel"/>
    <w:tmpl w:val="76B0AFBA"/>
    <w:lvl w:ilvl="0" w:tplc="F7E47A06">
      <w:start w:val="1"/>
      <w:numFmt w:val="bullet"/>
      <w:lvlText w:val=""/>
      <w:lvlJc w:val="left"/>
      <w:pPr>
        <w:ind w:left="720" w:hanging="360"/>
      </w:pPr>
      <w:rPr>
        <w:rFonts w:ascii="Symbol" w:hAnsi="Symbol"/>
      </w:rPr>
    </w:lvl>
    <w:lvl w:ilvl="1" w:tplc="96D4F10C">
      <w:start w:val="1"/>
      <w:numFmt w:val="bullet"/>
      <w:lvlText w:val=""/>
      <w:lvlJc w:val="left"/>
      <w:pPr>
        <w:ind w:left="720" w:hanging="360"/>
      </w:pPr>
      <w:rPr>
        <w:rFonts w:ascii="Symbol" w:hAnsi="Symbol"/>
      </w:rPr>
    </w:lvl>
    <w:lvl w:ilvl="2" w:tplc="EF4A990A">
      <w:start w:val="1"/>
      <w:numFmt w:val="bullet"/>
      <w:lvlText w:val=""/>
      <w:lvlJc w:val="left"/>
      <w:pPr>
        <w:ind w:left="720" w:hanging="360"/>
      </w:pPr>
      <w:rPr>
        <w:rFonts w:ascii="Symbol" w:hAnsi="Symbol"/>
      </w:rPr>
    </w:lvl>
    <w:lvl w:ilvl="3" w:tplc="8A823D46">
      <w:start w:val="1"/>
      <w:numFmt w:val="bullet"/>
      <w:lvlText w:val=""/>
      <w:lvlJc w:val="left"/>
      <w:pPr>
        <w:ind w:left="720" w:hanging="360"/>
      </w:pPr>
      <w:rPr>
        <w:rFonts w:ascii="Symbol" w:hAnsi="Symbol"/>
      </w:rPr>
    </w:lvl>
    <w:lvl w:ilvl="4" w:tplc="23DC048A">
      <w:start w:val="1"/>
      <w:numFmt w:val="bullet"/>
      <w:lvlText w:val=""/>
      <w:lvlJc w:val="left"/>
      <w:pPr>
        <w:ind w:left="720" w:hanging="360"/>
      </w:pPr>
      <w:rPr>
        <w:rFonts w:ascii="Symbol" w:hAnsi="Symbol"/>
      </w:rPr>
    </w:lvl>
    <w:lvl w:ilvl="5" w:tplc="70863656">
      <w:start w:val="1"/>
      <w:numFmt w:val="bullet"/>
      <w:lvlText w:val=""/>
      <w:lvlJc w:val="left"/>
      <w:pPr>
        <w:ind w:left="720" w:hanging="360"/>
      </w:pPr>
      <w:rPr>
        <w:rFonts w:ascii="Symbol" w:hAnsi="Symbol"/>
      </w:rPr>
    </w:lvl>
    <w:lvl w:ilvl="6" w:tplc="E97CDE6A">
      <w:start w:val="1"/>
      <w:numFmt w:val="bullet"/>
      <w:lvlText w:val=""/>
      <w:lvlJc w:val="left"/>
      <w:pPr>
        <w:ind w:left="720" w:hanging="360"/>
      </w:pPr>
      <w:rPr>
        <w:rFonts w:ascii="Symbol" w:hAnsi="Symbol"/>
      </w:rPr>
    </w:lvl>
    <w:lvl w:ilvl="7" w:tplc="37008DB0">
      <w:start w:val="1"/>
      <w:numFmt w:val="bullet"/>
      <w:lvlText w:val=""/>
      <w:lvlJc w:val="left"/>
      <w:pPr>
        <w:ind w:left="720" w:hanging="360"/>
      </w:pPr>
      <w:rPr>
        <w:rFonts w:ascii="Symbol" w:hAnsi="Symbol"/>
      </w:rPr>
    </w:lvl>
    <w:lvl w:ilvl="8" w:tplc="3DB47390">
      <w:start w:val="1"/>
      <w:numFmt w:val="bullet"/>
      <w:lvlText w:val=""/>
      <w:lvlJc w:val="left"/>
      <w:pPr>
        <w:ind w:left="720" w:hanging="360"/>
      </w:pPr>
      <w:rPr>
        <w:rFonts w:ascii="Symbol" w:hAnsi="Symbol"/>
      </w:rPr>
    </w:lvl>
  </w:abstractNum>
  <w:abstractNum w:abstractNumId="12" w15:restartNumberingAfterBreak="0">
    <w:nsid w:val="38781168"/>
    <w:multiLevelType w:val="hybridMultilevel"/>
    <w:tmpl w:val="BA2497B6"/>
    <w:lvl w:ilvl="0" w:tplc="A7E21598">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A313818"/>
    <w:multiLevelType w:val="hybridMultilevel"/>
    <w:tmpl w:val="666E0B5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E1B6257"/>
    <w:multiLevelType w:val="hybridMultilevel"/>
    <w:tmpl w:val="D898F84E"/>
    <w:lvl w:ilvl="0" w:tplc="726E3FD6">
      <w:start w:val="1"/>
      <w:numFmt w:val="bullet"/>
      <w:lvlText w:val=""/>
      <w:lvlJc w:val="left"/>
      <w:pPr>
        <w:ind w:left="720" w:hanging="360"/>
      </w:pPr>
      <w:rPr>
        <w:rFonts w:ascii="Symbol" w:hAnsi="Symbol"/>
      </w:rPr>
    </w:lvl>
    <w:lvl w:ilvl="1" w:tplc="742C48D4">
      <w:start w:val="1"/>
      <w:numFmt w:val="bullet"/>
      <w:lvlText w:val=""/>
      <w:lvlJc w:val="left"/>
      <w:pPr>
        <w:ind w:left="720" w:hanging="360"/>
      </w:pPr>
      <w:rPr>
        <w:rFonts w:ascii="Symbol" w:hAnsi="Symbol"/>
      </w:rPr>
    </w:lvl>
    <w:lvl w:ilvl="2" w:tplc="50B82E2C">
      <w:start w:val="1"/>
      <w:numFmt w:val="bullet"/>
      <w:lvlText w:val=""/>
      <w:lvlJc w:val="left"/>
      <w:pPr>
        <w:ind w:left="720" w:hanging="360"/>
      </w:pPr>
      <w:rPr>
        <w:rFonts w:ascii="Symbol" w:hAnsi="Symbol"/>
      </w:rPr>
    </w:lvl>
    <w:lvl w:ilvl="3" w:tplc="CBE228BA">
      <w:start w:val="1"/>
      <w:numFmt w:val="bullet"/>
      <w:lvlText w:val=""/>
      <w:lvlJc w:val="left"/>
      <w:pPr>
        <w:ind w:left="720" w:hanging="360"/>
      </w:pPr>
      <w:rPr>
        <w:rFonts w:ascii="Symbol" w:hAnsi="Symbol"/>
      </w:rPr>
    </w:lvl>
    <w:lvl w:ilvl="4" w:tplc="BDA86616">
      <w:start w:val="1"/>
      <w:numFmt w:val="bullet"/>
      <w:lvlText w:val=""/>
      <w:lvlJc w:val="left"/>
      <w:pPr>
        <w:ind w:left="720" w:hanging="360"/>
      </w:pPr>
      <w:rPr>
        <w:rFonts w:ascii="Symbol" w:hAnsi="Symbol"/>
      </w:rPr>
    </w:lvl>
    <w:lvl w:ilvl="5" w:tplc="C8D08E22">
      <w:start w:val="1"/>
      <w:numFmt w:val="bullet"/>
      <w:lvlText w:val=""/>
      <w:lvlJc w:val="left"/>
      <w:pPr>
        <w:ind w:left="720" w:hanging="360"/>
      </w:pPr>
      <w:rPr>
        <w:rFonts w:ascii="Symbol" w:hAnsi="Symbol"/>
      </w:rPr>
    </w:lvl>
    <w:lvl w:ilvl="6" w:tplc="339C7296">
      <w:start w:val="1"/>
      <w:numFmt w:val="bullet"/>
      <w:lvlText w:val=""/>
      <w:lvlJc w:val="left"/>
      <w:pPr>
        <w:ind w:left="720" w:hanging="360"/>
      </w:pPr>
      <w:rPr>
        <w:rFonts w:ascii="Symbol" w:hAnsi="Symbol"/>
      </w:rPr>
    </w:lvl>
    <w:lvl w:ilvl="7" w:tplc="579C71D6">
      <w:start w:val="1"/>
      <w:numFmt w:val="bullet"/>
      <w:lvlText w:val=""/>
      <w:lvlJc w:val="left"/>
      <w:pPr>
        <w:ind w:left="720" w:hanging="360"/>
      </w:pPr>
      <w:rPr>
        <w:rFonts w:ascii="Symbol" w:hAnsi="Symbol"/>
      </w:rPr>
    </w:lvl>
    <w:lvl w:ilvl="8" w:tplc="902A13DA">
      <w:start w:val="1"/>
      <w:numFmt w:val="bullet"/>
      <w:lvlText w:val=""/>
      <w:lvlJc w:val="left"/>
      <w:pPr>
        <w:ind w:left="720" w:hanging="360"/>
      </w:pPr>
      <w:rPr>
        <w:rFonts w:ascii="Symbol" w:hAnsi="Symbol"/>
      </w:rPr>
    </w:lvl>
  </w:abstractNum>
  <w:abstractNum w:abstractNumId="15" w15:restartNumberingAfterBreak="0">
    <w:nsid w:val="3E2E2F54"/>
    <w:multiLevelType w:val="hybridMultilevel"/>
    <w:tmpl w:val="1E005980"/>
    <w:lvl w:ilvl="0" w:tplc="40929274">
      <w:start w:val="1"/>
      <w:numFmt w:val="bullet"/>
      <w:pStyle w:val="Bullets"/>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7607B25"/>
    <w:multiLevelType w:val="hybridMultilevel"/>
    <w:tmpl w:val="A726F774"/>
    <w:lvl w:ilvl="0" w:tplc="A78424A8">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47EF4DCA"/>
    <w:multiLevelType w:val="multilevel"/>
    <w:tmpl w:val="E482D2D4"/>
    <w:lvl w:ilvl="0">
      <w:start w:val="1"/>
      <w:numFmt w:val="decimal"/>
      <w:lvlText w:val="%1"/>
      <w:lvlJc w:val="left"/>
      <w:pPr>
        <w:ind w:left="5926" w:hanging="680"/>
      </w:pPr>
      <w:rPr>
        <w:rFonts w:hint="default"/>
      </w:rPr>
    </w:lvl>
    <w:lvl w:ilvl="1">
      <w:start w:val="1"/>
      <w:numFmt w:val="decimal"/>
      <w:lvlRestart w:val="0"/>
      <w:lvlText w:val="%1.%2"/>
      <w:lvlJc w:val="left"/>
      <w:pPr>
        <w:ind w:left="1219" w:hanging="1077"/>
      </w:pPr>
      <w:rPr>
        <w:rFonts w:cs="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Restart w:val="0"/>
      <w:lvlText w:val="%1.%2.%3"/>
      <w:lvlJc w:val="right"/>
      <w:pPr>
        <w:ind w:left="1135" w:hanging="567"/>
      </w:pPr>
      <w:rPr>
        <w:rFonts w:hint="default"/>
        <w:i w:val="0"/>
        <w:iCs w:val="0"/>
        <w:smallCaps w:val="0"/>
        <w:strike w:val="0"/>
        <w:dstrike w:val="0"/>
        <w:noProof w:val="0"/>
        <w:vanish w:val="0"/>
        <w:color w:val="44546A" w:themeColor="text2"/>
        <w:kern w:val="0"/>
        <w:position w:val="0"/>
        <w:u w:val="none"/>
        <w:effect w:val="none"/>
        <w:vertAlign w:val="baseline"/>
        <w:em w:val="none"/>
        <w:specVanish w:val="0"/>
      </w:rPr>
    </w:lvl>
    <w:lvl w:ilvl="3">
      <w:start w:val="1"/>
      <w:numFmt w:val="decimal"/>
      <w:lvlText w:val="%4."/>
      <w:lvlJc w:val="left"/>
      <w:pPr>
        <w:ind w:left="1871" w:hanging="680"/>
      </w:pPr>
      <w:rPr>
        <w:rFonts w:hint="default"/>
      </w:rPr>
    </w:lvl>
    <w:lvl w:ilvl="4">
      <w:start w:val="1"/>
      <w:numFmt w:val="lowerLetter"/>
      <w:lvlText w:val="%5."/>
      <w:lvlJc w:val="left"/>
      <w:pPr>
        <w:ind w:left="2268" w:hanging="680"/>
      </w:pPr>
      <w:rPr>
        <w:rFonts w:hint="default"/>
      </w:rPr>
    </w:lvl>
    <w:lvl w:ilvl="5">
      <w:start w:val="1"/>
      <w:numFmt w:val="lowerRoman"/>
      <w:lvlText w:val="%6."/>
      <w:lvlJc w:val="right"/>
      <w:pPr>
        <w:ind w:left="2665" w:hanging="680"/>
      </w:pPr>
      <w:rPr>
        <w:rFonts w:hint="default"/>
      </w:rPr>
    </w:lvl>
    <w:lvl w:ilvl="6">
      <w:start w:val="1"/>
      <w:numFmt w:val="decimal"/>
      <w:lvlText w:val="%7."/>
      <w:lvlJc w:val="left"/>
      <w:pPr>
        <w:ind w:left="3062" w:hanging="680"/>
      </w:pPr>
      <w:rPr>
        <w:rFonts w:hint="default"/>
      </w:rPr>
    </w:lvl>
    <w:lvl w:ilvl="7">
      <w:start w:val="1"/>
      <w:numFmt w:val="lowerLetter"/>
      <w:lvlText w:val="%8."/>
      <w:lvlJc w:val="left"/>
      <w:pPr>
        <w:ind w:left="3459" w:hanging="680"/>
      </w:pPr>
      <w:rPr>
        <w:rFonts w:hint="default"/>
      </w:rPr>
    </w:lvl>
    <w:lvl w:ilvl="8">
      <w:start w:val="1"/>
      <w:numFmt w:val="lowerRoman"/>
      <w:lvlText w:val="%9."/>
      <w:lvlJc w:val="right"/>
      <w:pPr>
        <w:ind w:left="3856" w:hanging="680"/>
      </w:pPr>
      <w:rPr>
        <w:rFonts w:hint="default"/>
      </w:rPr>
    </w:lvl>
  </w:abstractNum>
  <w:abstractNum w:abstractNumId="18" w15:restartNumberingAfterBreak="0">
    <w:nsid w:val="4B885CED"/>
    <w:multiLevelType w:val="hybridMultilevel"/>
    <w:tmpl w:val="0AAA83BA"/>
    <w:lvl w:ilvl="0" w:tplc="10090001">
      <w:start w:val="1"/>
      <w:numFmt w:val="bullet"/>
      <w:lvlText w:val=""/>
      <w:lvlJc w:val="left"/>
      <w:pPr>
        <w:ind w:left="1077" w:hanging="360"/>
      </w:pPr>
      <w:rPr>
        <w:rFonts w:ascii="Symbol" w:hAnsi="Symbol" w:hint="default"/>
      </w:rPr>
    </w:lvl>
    <w:lvl w:ilvl="1" w:tplc="10090003" w:tentative="1">
      <w:start w:val="1"/>
      <w:numFmt w:val="bullet"/>
      <w:lvlText w:val="o"/>
      <w:lvlJc w:val="left"/>
      <w:pPr>
        <w:ind w:left="1797" w:hanging="360"/>
      </w:pPr>
      <w:rPr>
        <w:rFonts w:ascii="Courier New" w:hAnsi="Courier New" w:cs="Courier New" w:hint="default"/>
      </w:rPr>
    </w:lvl>
    <w:lvl w:ilvl="2" w:tplc="10090005" w:tentative="1">
      <w:start w:val="1"/>
      <w:numFmt w:val="bullet"/>
      <w:lvlText w:val=""/>
      <w:lvlJc w:val="left"/>
      <w:pPr>
        <w:ind w:left="2517" w:hanging="360"/>
      </w:pPr>
      <w:rPr>
        <w:rFonts w:ascii="Wingdings" w:hAnsi="Wingdings" w:hint="default"/>
      </w:rPr>
    </w:lvl>
    <w:lvl w:ilvl="3" w:tplc="10090001" w:tentative="1">
      <w:start w:val="1"/>
      <w:numFmt w:val="bullet"/>
      <w:lvlText w:val=""/>
      <w:lvlJc w:val="left"/>
      <w:pPr>
        <w:ind w:left="3237" w:hanging="360"/>
      </w:pPr>
      <w:rPr>
        <w:rFonts w:ascii="Symbol" w:hAnsi="Symbol" w:hint="default"/>
      </w:rPr>
    </w:lvl>
    <w:lvl w:ilvl="4" w:tplc="10090003" w:tentative="1">
      <w:start w:val="1"/>
      <w:numFmt w:val="bullet"/>
      <w:lvlText w:val="o"/>
      <w:lvlJc w:val="left"/>
      <w:pPr>
        <w:ind w:left="3957" w:hanging="360"/>
      </w:pPr>
      <w:rPr>
        <w:rFonts w:ascii="Courier New" w:hAnsi="Courier New" w:cs="Courier New" w:hint="default"/>
      </w:rPr>
    </w:lvl>
    <w:lvl w:ilvl="5" w:tplc="10090005" w:tentative="1">
      <w:start w:val="1"/>
      <w:numFmt w:val="bullet"/>
      <w:lvlText w:val=""/>
      <w:lvlJc w:val="left"/>
      <w:pPr>
        <w:ind w:left="4677" w:hanging="360"/>
      </w:pPr>
      <w:rPr>
        <w:rFonts w:ascii="Wingdings" w:hAnsi="Wingdings" w:hint="default"/>
      </w:rPr>
    </w:lvl>
    <w:lvl w:ilvl="6" w:tplc="10090001" w:tentative="1">
      <w:start w:val="1"/>
      <w:numFmt w:val="bullet"/>
      <w:lvlText w:val=""/>
      <w:lvlJc w:val="left"/>
      <w:pPr>
        <w:ind w:left="5397" w:hanging="360"/>
      </w:pPr>
      <w:rPr>
        <w:rFonts w:ascii="Symbol" w:hAnsi="Symbol" w:hint="default"/>
      </w:rPr>
    </w:lvl>
    <w:lvl w:ilvl="7" w:tplc="10090003" w:tentative="1">
      <w:start w:val="1"/>
      <w:numFmt w:val="bullet"/>
      <w:lvlText w:val="o"/>
      <w:lvlJc w:val="left"/>
      <w:pPr>
        <w:ind w:left="6117" w:hanging="360"/>
      </w:pPr>
      <w:rPr>
        <w:rFonts w:ascii="Courier New" w:hAnsi="Courier New" w:cs="Courier New" w:hint="default"/>
      </w:rPr>
    </w:lvl>
    <w:lvl w:ilvl="8" w:tplc="10090005" w:tentative="1">
      <w:start w:val="1"/>
      <w:numFmt w:val="bullet"/>
      <w:lvlText w:val=""/>
      <w:lvlJc w:val="left"/>
      <w:pPr>
        <w:ind w:left="6837" w:hanging="360"/>
      </w:pPr>
      <w:rPr>
        <w:rFonts w:ascii="Wingdings" w:hAnsi="Wingdings" w:hint="default"/>
      </w:rPr>
    </w:lvl>
  </w:abstractNum>
  <w:abstractNum w:abstractNumId="19" w15:restartNumberingAfterBreak="0">
    <w:nsid w:val="4FB80B7F"/>
    <w:multiLevelType w:val="hybridMultilevel"/>
    <w:tmpl w:val="DF963A2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5C8472E4"/>
    <w:multiLevelType w:val="hybridMultilevel"/>
    <w:tmpl w:val="BB842672"/>
    <w:lvl w:ilvl="0" w:tplc="A192D8EE">
      <w:numFmt w:val="bullet"/>
      <w:lvlText w:val="-"/>
      <w:lvlJc w:val="left"/>
      <w:pPr>
        <w:ind w:left="420" w:hanging="360"/>
      </w:pPr>
      <w:rPr>
        <w:rFonts w:ascii="Arial" w:eastAsiaTheme="minorHAnsi" w:hAnsi="Arial" w:cs="Arial" w:hint="default"/>
      </w:rPr>
    </w:lvl>
    <w:lvl w:ilvl="1" w:tplc="10090003" w:tentative="1">
      <w:start w:val="1"/>
      <w:numFmt w:val="bullet"/>
      <w:lvlText w:val="o"/>
      <w:lvlJc w:val="left"/>
      <w:pPr>
        <w:ind w:left="1140" w:hanging="360"/>
      </w:pPr>
      <w:rPr>
        <w:rFonts w:ascii="Courier New" w:hAnsi="Courier New" w:cs="Courier New" w:hint="default"/>
      </w:rPr>
    </w:lvl>
    <w:lvl w:ilvl="2" w:tplc="10090005" w:tentative="1">
      <w:start w:val="1"/>
      <w:numFmt w:val="bullet"/>
      <w:lvlText w:val=""/>
      <w:lvlJc w:val="left"/>
      <w:pPr>
        <w:ind w:left="1860" w:hanging="360"/>
      </w:pPr>
      <w:rPr>
        <w:rFonts w:ascii="Wingdings" w:hAnsi="Wingdings" w:hint="default"/>
      </w:rPr>
    </w:lvl>
    <w:lvl w:ilvl="3" w:tplc="10090001" w:tentative="1">
      <w:start w:val="1"/>
      <w:numFmt w:val="bullet"/>
      <w:lvlText w:val=""/>
      <w:lvlJc w:val="left"/>
      <w:pPr>
        <w:ind w:left="2580" w:hanging="360"/>
      </w:pPr>
      <w:rPr>
        <w:rFonts w:ascii="Symbol" w:hAnsi="Symbol" w:hint="default"/>
      </w:rPr>
    </w:lvl>
    <w:lvl w:ilvl="4" w:tplc="10090003" w:tentative="1">
      <w:start w:val="1"/>
      <w:numFmt w:val="bullet"/>
      <w:lvlText w:val="o"/>
      <w:lvlJc w:val="left"/>
      <w:pPr>
        <w:ind w:left="3300" w:hanging="360"/>
      </w:pPr>
      <w:rPr>
        <w:rFonts w:ascii="Courier New" w:hAnsi="Courier New" w:cs="Courier New" w:hint="default"/>
      </w:rPr>
    </w:lvl>
    <w:lvl w:ilvl="5" w:tplc="10090005" w:tentative="1">
      <w:start w:val="1"/>
      <w:numFmt w:val="bullet"/>
      <w:lvlText w:val=""/>
      <w:lvlJc w:val="left"/>
      <w:pPr>
        <w:ind w:left="4020" w:hanging="360"/>
      </w:pPr>
      <w:rPr>
        <w:rFonts w:ascii="Wingdings" w:hAnsi="Wingdings" w:hint="default"/>
      </w:rPr>
    </w:lvl>
    <w:lvl w:ilvl="6" w:tplc="10090001" w:tentative="1">
      <w:start w:val="1"/>
      <w:numFmt w:val="bullet"/>
      <w:lvlText w:val=""/>
      <w:lvlJc w:val="left"/>
      <w:pPr>
        <w:ind w:left="4740" w:hanging="360"/>
      </w:pPr>
      <w:rPr>
        <w:rFonts w:ascii="Symbol" w:hAnsi="Symbol" w:hint="default"/>
      </w:rPr>
    </w:lvl>
    <w:lvl w:ilvl="7" w:tplc="10090003" w:tentative="1">
      <w:start w:val="1"/>
      <w:numFmt w:val="bullet"/>
      <w:lvlText w:val="o"/>
      <w:lvlJc w:val="left"/>
      <w:pPr>
        <w:ind w:left="5460" w:hanging="360"/>
      </w:pPr>
      <w:rPr>
        <w:rFonts w:ascii="Courier New" w:hAnsi="Courier New" w:cs="Courier New" w:hint="default"/>
      </w:rPr>
    </w:lvl>
    <w:lvl w:ilvl="8" w:tplc="10090005" w:tentative="1">
      <w:start w:val="1"/>
      <w:numFmt w:val="bullet"/>
      <w:lvlText w:val=""/>
      <w:lvlJc w:val="left"/>
      <w:pPr>
        <w:ind w:left="6180" w:hanging="360"/>
      </w:pPr>
      <w:rPr>
        <w:rFonts w:ascii="Wingdings" w:hAnsi="Wingdings" w:hint="default"/>
      </w:rPr>
    </w:lvl>
  </w:abstractNum>
  <w:abstractNum w:abstractNumId="21" w15:restartNumberingAfterBreak="0">
    <w:nsid w:val="65B7667B"/>
    <w:multiLevelType w:val="hybridMultilevel"/>
    <w:tmpl w:val="6BBA4846"/>
    <w:lvl w:ilvl="0" w:tplc="8A427B70">
      <w:start w:val="1"/>
      <w:numFmt w:val="bullet"/>
      <w:lvlText w:val=""/>
      <w:lvlJc w:val="left"/>
      <w:pPr>
        <w:ind w:left="1008" w:hanging="360"/>
      </w:pPr>
      <w:rPr>
        <w:rFonts w:ascii="Symbol" w:hAnsi="Symbol" w:hint="default"/>
        <w:color w:val="CC3300"/>
      </w:rPr>
    </w:lvl>
    <w:lvl w:ilvl="1" w:tplc="4088FA30">
      <w:start w:val="1"/>
      <w:numFmt w:val="bullet"/>
      <w:lvlText w:val="o"/>
      <w:lvlJc w:val="left"/>
      <w:pPr>
        <w:ind w:left="1728" w:hanging="360"/>
      </w:pPr>
      <w:rPr>
        <w:rFonts w:ascii="Courier New" w:hAnsi="Courier New" w:cs="Courier New" w:hint="default"/>
      </w:rPr>
    </w:lvl>
    <w:lvl w:ilvl="2" w:tplc="085C0C3C">
      <w:start w:val="1"/>
      <w:numFmt w:val="bullet"/>
      <w:lvlText w:val=""/>
      <w:lvlJc w:val="left"/>
      <w:pPr>
        <w:ind w:left="2448" w:hanging="360"/>
      </w:pPr>
      <w:rPr>
        <w:rFonts w:ascii="Wingdings" w:hAnsi="Wingdings" w:hint="default"/>
      </w:rPr>
    </w:lvl>
    <w:lvl w:ilvl="3" w:tplc="10090001" w:tentative="1">
      <w:start w:val="1"/>
      <w:numFmt w:val="bullet"/>
      <w:lvlText w:val=""/>
      <w:lvlJc w:val="left"/>
      <w:pPr>
        <w:ind w:left="3168" w:hanging="360"/>
      </w:pPr>
      <w:rPr>
        <w:rFonts w:ascii="Symbol" w:hAnsi="Symbol" w:hint="default"/>
      </w:rPr>
    </w:lvl>
    <w:lvl w:ilvl="4" w:tplc="10090003" w:tentative="1">
      <w:start w:val="1"/>
      <w:numFmt w:val="bullet"/>
      <w:lvlText w:val="o"/>
      <w:lvlJc w:val="left"/>
      <w:pPr>
        <w:ind w:left="3888" w:hanging="360"/>
      </w:pPr>
      <w:rPr>
        <w:rFonts w:ascii="Courier New" w:hAnsi="Courier New" w:cs="Courier New" w:hint="default"/>
      </w:rPr>
    </w:lvl>
    <w:lvl w:ilvl="5" w:tplc="10090005" w:tentative="1">
      <w:start w:val="1"/>
      <w:numFmt w:val="bullet"/>
      <w:lvlText w:val=""/>
      <w:lvlJc w:val="left"/>
      <w:pPr>
        <w:ind w:left="4608" w:hanging="360"/>
      </w:pPr>
      <w:rPr>
        <w:rFonts w:ascii="Wingdings" w:hAnsi="Wingdings" w:hint="default"/>
      </w:rPr>
    </w:lvl>
    <w:lvl w:ilvl="6" w:tplc="10090001" w:tentative="1">
      <w:start w:val="1"/>
      <w:numFmt w:val="bullet"/>
      <w:lvlText w:val=""/>
      <w:lvlJc w:val="left"/>
      <w:pPr>
        <w:ind w:left="5328" w:hanging="360"/>
      </w:pPr>
      <w:rPr>
        <w:rFonts w:ascii="Symbol" w:hAnsi="Symbol" w:hint="default"/>
      </w:rPr>
    </w:lvl>
    <w:lvl w:ilvl="7" w:tplc="10090003" w:tentative="1">
      <w:start w:val="1"/>
      <w:numFmt w:val="bullet"/>
      <w:lvlText w:val="o"/>
      <w:lvlJc w:val="left"/>
      <w:pPr>
        <w:ind w:left="6048" w:hanging="360"/>
      </w:pPr>
      <w:rPr>
        <w:rFonts w:ascii="Courier New" w:hAnsi="Courier New" w:cs="Courier New" w:hint="default"/>
      </w:rPr>
    </w:lvl>
    <w:lvl w:ilvl="8" w:tplc="10090005" w:tentative="1">
      <w:start w:val="1"/>
      <w:numFmt w:val="bullet"/>
      <w:lvlText w:val=""/>
      <w:lvlJc w:val="left"/>
      <w:pPr>
        <w:ind w:left="6768" w:hanging="360"/>
      </w:pPr>
      <w:rPr>
        <w:rFonts w:ascii="Wingdings" w:hAnsi="Wingdings" w:hint="default"/>
      </w:rPr>
    </w:lvl>
  </w:abstractNum>
  <w:abstractNum w:abstractNumId="22" w15:restartNumberingAfterBreak="0">
    <w:nsid w:val="69F8135A"/>
    <w:multiLevelType w:val="multilevel"/>
    <w:tmpl w:val="60B8F2E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 w15:restartNumberingAfterBreak="0">
    <w:nsid w:val="6A410281"/>
    <w:multiLevelType w:val="hybridMultilevel"/>
    <w:tmpl w:val="963E42E6"/>
    <w:lvl w:ilvl="0" w:tplc="D1D43050">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6B823203"/>
    <w:multiLevelType w:val="hybridMultilevel"/>
    <w:tmpl w:val="A506744A"/>
    <w:lvl w:ilvl="0" w:tplc="DBC247C8">
      <w:start w:val="1"/>
      <w:numFmt w:val="bullet"/>
      <w:pStyle w:val="BulletP2template"/>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6DC90B5F"/>
    <w:multiLevelType w:val="hybridMultilevel"/>
    <w:tmpl w:val="E870C090"/>
    <w:lvl w:ilvl="0" w:tplc="10090001">
      <w:start w:val="1"/>
      <w:numFmt w:val="bullet"/>
      <w:lvlText w:val=""/>
      <w:lvlJc w:val="left"/>
      <w:pPr>
        <w:ind w:left="1004" w:hanging="360"/>
      </w:pPr>
      <w:rPr>
        <w:rFonts w:ascii="Symbol" w:hAnsi="Symbol" w:hint="default"/>
      </w:rPr>
    </w:lvl>
    <w:lvl w:ilvl="1" w:tplc="10090003">
      <w:start w:val="1"/>
      <w:numFmt w:val="bullet"/>
      <w:lvlText w:val="o"/>
      <w:lvlJc w:val="left"/>
      <w:pPr>
        <w:ind w:left="1724" w:hanging="360"/>
      </w:pPr>
      <w:rPr>
        <w:rFonts w:ascii="Courier New" w:hAnsi="Courier New" w:cs="Courier New" w:hint="default"/>
      </w:rPr>
    </w:lvl>
    <w:lvl w:ilvl="2" w:tplc="10090005" w:tentative="1">
      <w:start w:val="1"/>
      <w:numFmt w:val="bullet"/>
      <w:lvlText w:val=""/>
      <w:lvlJc w:val="left"/>
      <w:pPr>
        <w:ind w:left="2444" w:hanging="360"/>
      </w:pPr>
      <w:rPr>
        <w:rFonts w:ascii="Wingdings" w:hAnsi="Wingdings" w:hint="default"/>
      </w:rPr>
    </w:lvl>
    <w:lvl w:ilvl="3" w:tplc="10090001" w:tentative="1">
      <w:start w:val="1"/>
      <w:numFmt w:val="bullet"/>
      <w:lvlText w:val=""/>
      <w:lvlJc w:val="left"/>
      <w:pPr>
        <w:ind w:left="3164" w:hanging="360"/>
      </w:pPr>
      <w:rPr>
        <w:rFonts w:ascii="Symbol" w:hAnsi="Symbol" w:hint="default"/>
      </w:rPr>
    </w:lvl>
    <w:lvl w:ilvl="4" w:tplc="10090003" w:tentative="1">
      <w:start w:val="1"/>
      <w:numFmt w:val="bullet"/>
      <w:lvlText w:val="o"/>
      <w:lvlJc w:val="left"/>
      <w:pPr>
        <w:ind w:left="3884" w:hanging="360"/>
      </w:pPr>
      <w:rPr>
        <w:rFonts w:ascii="Courier New" w:hAnsi="Courier New" w:cs="Courier New" w:hint="default"/>
      </w:rPr>
    </w:lvl>
    <w:lvl w:ilvl="5" w:tplc="10090005" w:tentative="1">
      <w:start w:val="1"/>
      <w:numFmt w:val="bullet"/>
      <w:lvlText w:val=""/>
      <w:lvlJc w:val="left"/>
      <w:pPr>
        <w:ind w:left="4604" w:hanging="360"/>
      </w:pPr>
      <w:rPr>
        <w:rFonts w:ascii="Wingdings" w:hAnsi="Wingdings" w:hint="default"/>
      </w:rPr>
    </w:lvl>
    <w:lvl w:ilvl="6" w:tplc="10090001" w:tentative="1">
      <w:start w:val="1"/>
      <w:numFmt w:val="bullet"/>
      <w:lvlText w:val=""/>
      <w:lvlJc w:val="left"/>
      <w:pPr>
        <w:ind w:left="5324" w:hanging="360"/>
      </w:pPr>
      <w:rPr>
        <w:rFonts w:ascii="Symbol" w:hAnsi="Symbol" w:hint="default"/>
      </w:rPr>
    </w:lvl>
    <w:lvl w:ilvl="7" w:tplc="10090003" w:tentative="1">
      <w:start w:val="1"/>
      <w:numFmt w:val="bullet"/>
      <w:lvlText w:val="o"/>
      <w:lvlJc w:val="left"/>
      <w:pPr>
        <w:ind w:left="6044" w:hanging="360"/>
      </w:pPr>
      <w:rPr>
        <w:rFonts w:ascii="Courier New" w:hAnsi="Courier New" w:cs="Courier New" w:hint="default"/>
      </w:rPr>
    </w:lvl>
    <w:lvl w:ilvl="8" w:tplc="10090005" w:tentative="1">
      <w:start w:val="1"/>
      <w:numFmt w:val="bullet"/>
      <w:lvlText w:val=""/>
      <w:lvlJc w:val="left"/>
      <w:pPr>
        <w:ind w:left="6764" w:hanging="360"/>
      </w:pPr>
      <w:rPr>
        <w:rFonts w:ascii="Wingdings" w:hAnsi="Wingdings" w:hint="default"/>
      </w:rPr>
    </w:lvl>
  </w:abstractNum>
  <w:abstractNum w:abstractNumId="26" w15:restartNumberingAfterBreak="0">
    <w:nsid w:val="6F973533"/>
    <w:multiLevelType w:val="multilevel"/>
    <w:tmpl w:val="4EB4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B37F4E"/>
    <w:multiLevelType w:val="hybridMultilevel"/>
    <w:tmpl w:val="E8C8DF0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71AB6D6A"/>
    <w:multiLevelType w:val="hybridMultilevel"/>
    <w:tmpl w:val="8D56A3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71B15B22"/>
    <w:multiLevelType w:val="hybridMultilevel"/>
    <w:tmpl w:val="2834D1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71FE79AE"/>
    <w:multiLevelType w:val="hybridMultilevel"/>
    <w:tmpl w:val="2AE03664"/>
    <w:lvl w:ilvl="0" w:tplc="7E201C0E">
      <w:start w:val="1"/>
      <w:numFmt w:val="bullet"/>
      <w:lvlText w:val=""/>
      <w:lvlJc w:val="left"/>
      <w:pPr>
        <w:ind w:left="1170" w:hanging="360"/>
      </w:pPr>
      <w:rPr>
        <w:rFonts w:ascii="Symbol" w:hAnsi="Symbol" w:hint="default"/>
        <w:color w:val="004440"/>
      </w:rPr>
    </w:lvl>
    <w:lvl w:ilvl="1" w:tplc="6DA273FA">
      <w:start w:val="1"/>
      <w:numFmt w:val="bullet"/>
      <w:lvlText w:val="o"/>
      <w:lvlJc w:val="left"/>
      <w:pPr>
        <w:ind w:left="2160" w:hanging="360"/>
      </w:pPr>
      <w:rPr>
        <w:rFonts w:ascii="Courier New" w:hAnsi="Courier New" w:cs="Courier New" w:hint="default"/>
      </w:rPr>
    </w:lvl>
    <w:lvl w:ilvl="2" w:tplc="49884452">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1" w15:restartNumberingAfterBreak="0">
    <w:nsid w:val="72591E6C"/>
    <w:multiLevelType w:val="hybridMultilevel"/>
    <w:tmpl w:val="884C700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7B553C04"/>
    <w:multiLevelType w:val="hybridMultilevel"/>
    <w:tmpl w:val="66E48F1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7E1779D0"/>
    <w:multiLevelType w:val="hybridMultilevel"/>
    <w:tmpl w:val="F7FC263E"/>
    <w:lvl w:ilvl="0" w:tplc="10090001">
      <w:start w:val="1"/>
      <w:numFmt w:val="bullet"/>
      <w:lvlText w:val=""/>
      <w:lvlJc w:val="left"/>
      <w:pPr>
        <w:ind w:left="1077" w:hanging="360"/>
      </w:pPr>
      <w:rPr>
        <w:rFonts w:ascii="Symbol" w:hAnsi="Symbol" w:hint="default"/>
      </w:rPr>
    </w:lvl>
    <w:lvl w:ilvl="1" w:tplc="10090003" w:tentative="1">
      <w:start w:val="1"/>
      <w:numFmt w:val="bullet"/>
      <w:lvlText w:val="o"/>
      <w:lvlJc w:val="left"/>
      <w:pPr>
        <w:ind w:left="1797" w:hanging="360"/>
      </w:pPr>
      <w:rPr>
        <w:rFonts w:ascii="Courier New" w:hAnsi="Courier New" w:cs="Courier New" w:hint="default"/>
      </w:rPr>
    </w:lvl>
    <w:lvl w:ilvl="2" w:tplc="10090005" w:tentative="1">
      <w:start w:val="1"/>
      <w:numFmt w:val="bullet"/>
      <w:lvlText w:val=""/>
      <w:lvlJc w:val="left"/>
      <w:pPr>
        <w:ind w:left="2517" w:hanging="360"/>
      </w:pPr>
      <w:rPr>
        <w:rFonts w:ascii="Wingdings" w:hAnsi="Wingdings" w:hint="default"/>
      </w:rPr>
    </w:lvl>
    <w:lvl w:ilvl="3" w:tplc="10090001" w:tentative="1">
      <w:start w:val="1"/>
      <w:numFmt w:val="bullet"/>
      <w:lvlText w:val=""/>
      <w:lvlJc w:val="left"/>
      <w:pPr>
        <w:ind w:left="3237" w:hanging="360"/>
      </w:pPr>
      <w:rPr>
        <w:rFonts w:ascii="Symbol" w:hAnsi="Symbol" w:hint="default"/>
      </w:rPr>
    </w:lvl>
    <w:lvl w:ilvl="4" w:tplc="10090003" w:tentative="1">
      <w:start w:val="1"/>
      <w:numFmt w:val="bullet"/>
      <w:lvlText w:val="o"/>
      <w:lvlJc w:val="left"/>
      <w:pPr>
        <w:ind w:left="3957" w:hanging="360"/>
      </w:pPr>
      <w:rPr>
        <w:rFonts w:ascii="Courier New" w:hAnsi="Courier New" w:cs="Courier New" w:hint="default"/>
      </w:rPr>
    </w:lvl>
    <w:lvl w:ilvl="5" w:tplc="10090005" w:tentative="1">
      <w:start w:val="1"/>
      <w:numFmt w:val="bullet"/>
      <w:lvlText w:val=""/>
      <w:lvlJc w:val="left"/>
      <w:pPr>
        <w:ind w:left="4677" w:hanging="360"/>
      </w:pPr>
      <w:rPr>
        <w:rFonts w:ascii="Wingdings" w:hAnsi="Wingdings" w:hint="default"/>
      </w:rPr>
    </w:lvl>
    <w:lvl w:ilvl="6" w:tplc="10090001" w:tentative="1">
      <w:start w:val="1"/>
      <w:numFmt w:val="bullet"/>
      <w:lvlText w:val=""/>
      <w:lvlJc w:val="left"/>
      <w:pPr>
        <w:ind w:left="5397" w:hanging="360"/>
      </w:pPr>
      <w:rPr>
        <w:rFonts w:ascii="Symbol" w:hAnsi="Symbol" w:hint="default"/>
      </w:rPr>
    </w:lvl>
    <w:lvl w:ilvl="7" w:tplc="10090003" w:tentative="1">
      <w:start w:val="1"/>
      <w:numFmt w:val="bullet"/>
      <w:lvlText w:val="o"/>
      <w:lvlJc w:val="left"/>
      <w:pPr>
        <w:ind w:left="6117" w:hanging="360"/>
      </w:pPr>
      <w:rPr>
        <w:rFonts w:ascii="Courier New" w:hAnsi="Courier New" w:cs="Courier New" w:hint="default"/>
      </w:rPr>
    </w:lvl>
    <w:lvl w:ilvl="8" w:tplc="10090005" w:tentative="1">
      <w:start w:val="1"/>
      <w:numFmt w:val="bullet"/>
      <w:lvlText w:val=""/>
      <w:lvlJc w:val="left"/>
      <w:pPr>
        <w:ind w:left="6837" w:hanging="360"/>
      </w:pPr>
      <w:rPr>
        <w:rFonts w:ascii="Wingdings" w:hAnsi="Wingdings" w:hint="default"/>
      </w:rPr>
    </w:lvl>
  </w:abstractNum>
  <w:abstractNum w:abstractNumId="34" w15:restartNumberingAfterBreak="0">
    <w:nsid w:val="7E1D01C1"/>
    <w:multiLevelType w:val="hybridMultilevel"/>
    <w:tmpl w:val="D79882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984045986">
    <w:abstractNumId w:val="22"/>
  </w:num>
  <w:num w:numId="2" w16cid:durableId="808203663">
    <w:abstractNumId w:val="15"/>
  </w:num>
  <w:num w:numId="3" w16cid:durableId="111941421">
    <w:abstractNumId w:val="29"/>
  </w:num>
  <w:num w:numId="4" w16cid:durableId="539124843">
    <w:abstractNumId w:val="31"/>
  </w:num>
  <w:num w:numId="5" w16cid:durableId="727188345">
    <w:abstractNumId w:val="1"/>
  </w:num>
  <w:num w:numId="6" w16cid:durableId="1678998998">
    <w:abstractNumId w:val="18"/>
  </w:num>
  <w:num w:numId="7" w16cid:durableId="1330329498">
    <w:abstractNumId w:val="23"/>
  </w:num>
  <w:num w:numId="8" w16cid:durableId="836922846">
    <w:abstractNumId w:val="10"/>
  </w:num>
  <w:num w:numId="9" w16cid:durableId="423962679">
    <w:abstractNumId w:val="5"/>
  </w:num>
  <w:num w:numId="10" w16cid:durableId="795103437">
    <w:abstractNumId w:val="17"/>
  </w:num>
  <w:num w:numId="11" w16cid:durableId="1274047875">
    <w:abstractNumId w:val="4"/>
  </w:num>
  <w:num w:numId="12" w16cid:durableId="2110925074">
    <w:abstractNumId w:val="24"/>
  </w:num>
  <w:num w:numId="13" w16cid:durableId="1841769136">
    <w:abstractNumId w:val="2"/>
  </w:num>
  <w:num w:numId="14" w16cid:durableId="1620188080">
    <w:abstractNumId w:val="21"/>
  </w:num>
  <w:num w:numId="15" w16cid:durableId="235479351">
    <w:abstractNumId w:val="27"/>
  </w:num>
  <w:num w:numId="16" w16cid:durableId="526866390">
    <w:abstractNumId w:val="28"/>
  </w:num>
  <w:num w:numId="17" w16cid:durableId="1712806870">
    <w:abstractNumId w:val="25"/>
  </w:num>
  <w:num w:numId="18" w16cid:durableId="409042691">
    <w:abstractNumId w:val="19"/>
  </w:num>
  <w:num w:numId="19" w16cid:durableId="1114251623">
    <w:abstractNumId w:val="16"/>
  </w:num>
  <w:num w:numId="20" w16cid:durableId="177038321">
    <w:abstractNumId w:val="0"/>
  </w:num>
  <w:num w:numId="21" w16cid:durableId="900212564">
    <w:abstractNumId w:val="13"/>
  </w:num>
  <w:num w:numId="22" w16cid:durableId="1056470466">
    <w:abstractNumId w:val="8"/>
  </w:num>
  <w:num w:numId="23" w16cid:durableId="689529683">
    <w:abstractNumId w:val="22"/>
  </w:num>
  <w:num w:numId="24" w16cid:durableId="6562283">
    <w:abstractNumId w:val="32"/>
  </w:num>
  <w:num w:numId="25" w16cid:durableId="846404037">
    <w:abstractNumId w:val="30"/>
  </w:num>
  <w:num w:numId="26" w16cid:durableId="1006445420">
    <w:abstractNumId w:val="7"/>
  </w:num>
  <w:num w:numId="27" w16cid:durableId="87695956">
    <w:abstractNumId w:val="22"/>
  </w:num>
  <w:num w:numId="28" w16cid:durableId="1226070089">
    <w:abstractNumId w:val="22"/>
  </w:num>
  <w:num w:numId="29" w16cid:durableId="160290946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78432905">
    <w:abstractNumId w:val="22"/>
  </w:num>
  <w:num w:numId="31" w16cid:durableId="1555390224">
    <w:abstractNumId w:val="15"/>
  </w:num>
  <w:num w:numId="32" w16cid:durableId="1599557421">
    <w:abstractNumId w:val="22"/>
  </w:num>
  <w:num w:numId="33" w16cid:durableId="596061613">
    <w:abstractNumId w:val="12"/>
  </w:num>
  <w:num w:numId="34" w16cid:durableId="1944802756">
    <w:abstractNumId w:val="15"/>
  </w:num>
  <w:num w:numId="35" w16cid:durableId="907376247">
    <w:abstractNumId w:val="33"/>
  </w:num>
  <w:num w:numId="36" w16cid:durableId="644160190">
    <w:abstractNumId w:val="9"/>
  </w:num>
  <w:num w:numId="37" w16cid:durableId="1737126301">
    <w:abstractNumId w:val="15"/>
  </w:num>
  <w:num w:numId="38" w16cid:durableId="46537761">
    <w:abstractNumId w:val="15"/>
  </w:num>
  <w:num w:numId="39" w16cid:durableId="166021053">
    <w:abstractNumId w:val="6"/>
  </w:num>
  <w:num w:numId="40" w16cid:durableId="182476467">
    <w:abstractNumId w:val="14"/>
  </w:num>
  <w:num w:numId="41" w16cid:durableId="2146656399">
    <w:abstractNumId w:val="3"/>
  </w:num>
  <w:num w:numId="42" w16cid:durableId="2077704762">
    <w:abstractNumId w:val="34"/>
  </w:num>
  <w:num w:numId="43" w16cid:durableId="1802337974">
    <w:abstractNumId w:val="11"/>
  </w:num>
  <w:num w:numId="44" w16cid:durableId="1491214006">
    <w:abstractNumId w:val="20"/>
  </w:num>
  <w:num w:numId="45" w16cid:durableId="2043047366">
    <w:abstractNumId w:val="26"/>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Robert Wiedemann">
    <w15:presenceInfo w15:providerId="AD" w15:userId="S::rwiedemann@ebmgeoscience.com::9db050c4-9eea-41a9-b11e-5cb66862bbc5"/>
  </w15:person>
  <w15:person w15:author="Michelle Haager">
    <w15:presenceInfo w15:providerId="AD" w15:userId="S::mhaager@ebmgeoscience.com::825410dc-0ac7-461a-86d6-6618dca2642a"/>
  </w15:person>
  <w15:person w15:author="Siddharth Srinivasan">
    <w15:presenceInfo w15:providerId="AD" w15:userId="S::sid@crux-intelligence.com::4de7106e-4820-4ff7-9e2a-1226985fedec"/>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ezNDCwsDSwBAJjcyUdpeDU4uLM/DyQAnPLWgDw8xgvLQAAAA=="/>
  </w:docVars>
  <w:rsids>
    <w:rsidRoot w:val="00411FDB"/>
    <w:rsid w:val="00000448"/>
    <w:rsid w:val="00000615"/>
    <w:rsid w:val="00000DFE"/>
    <w:rsid w:val="0000117D"/>
    <w:rsid w:val="0000207C"/>
    <w:rsid w:val="000024CA"/>
    <w:rsid w:val="0000254F"/>
    <w:rsid w:val="0000298B"/>
    <w:rsid w:val="00004211"/>
    <w:rsid w:val="000043BE"/>
    <w:rsid w:val="0000483F"/>
    <w:rsid w:val="0000535C"/>
    <w:rsid w:val="0000543F"/>
    <w:rsid w:val="00005913"/>
    <w:rsid w:val="00005987"/>
    <w:rsid w:val="00005E04"/>
    <w:rsid w:val="00006391"/>
    <w:rsid w:val="00006466"/>
    <w:rsid w:val="0000713C"/>
    <w:rsid w:val="00007372"/>
    <w:rsid w:val="00010267"/>
    <w:rsid w:val="00010601"/>
    <w:rsid w:val="000107A7"/>
    <w:rsid w:val="00010CFD"/>
    <w:rsid w:val="00010F58"/>
    <w:rsid w:val="0001138F"/>
    <w:rsid w:val="0001168E"/>
    <w:rsid w:val="00011A5A"/>
    <w:rsid w:val="00012161"/>
    <w:rsid w:val="00012386"/>
    <w:rsid w:val="000125AC"/>
    <w:rsid w:val="000127BF"/>
    <w:rsid w:val="00013184"/>
    <w:rsid w:val="00013A1C"/>
    <w:rsid w:val="00013E92"/>
    <w:rsid w:val="00015101"/>
    <w:rsid w:val="00015363"/>
    <w:rsid w:val="00015961"/>
    <w:rsid w:val="00016569"/>
    <w:rsid w:val="00016BA0"/>
    <w:rsid w:val="00016C18"/>
    <w:rsid w:val="00016F07"/>
    <w:rsid w:val="00016F3E"/>
    <w:rsid w:val="00016FF9"/>
    <w:rsid w:val="000172EA"/>
    <w:rsid w:val="000174F6"/>
    <w:rsid w:val="00017665"/>
    <w:rsid w:val="000176C9"/>
    <w:rsid w:val="00017AFB"/>
    <w:rsid w:val="00017B09"/>
    <w:rsid w:val="00017EFB"/>
    <w:rsid w:val="000208BA"/>
    <w:rsid w:val="00020BFC"/>
    <w:rsid w:val="0002136C"/>
    <w:rsid w:val="000217C7"/>
    <w:rsid w:val="000219BC"/>
    <w:rsid w:val="00021E35"/>
    <w:rsid w:val="00021F44"/>
    <w:rsid w:val="000223D7"/>
    <w:rsid w:val="000227A4"/>
    <w:rsid w:val="00023B7D"/>
    <w:rsid w:val="00023BF5"/>
    <w:rsid w:val="00023ED6"/>
    <w:rsid w:val="00024402"/>
    <w:rsid w:val="00024721"/>
    <w:rsid w:val="000253F5"/>
    <w:rsid w:val="00025605"/>
    <w:rsid w:val="00025912"/>
    <w:rsid w:val="00025F5C"/>
    <w:rsid w:val="00026176"/>
    <w:rsid w:val="00026596"/>
    <w:rsid w:val="0002687C"/>
    <w:rsid w:val="00026B48"/>
    <w:rsid w:val="000272C5"/>
    <w:rsid w:val="000275B6"/>
    <w:rsid w:val="000277FB"/>
    <w:rsid w:val="00027BE7"/>
    <w:rsid w:val="00030311"/>
    <w:rsid w:val="00030D13"/>
    <w:rsid w:val="00031248"/>
    <w:rsid w:val="0003129E"/>
    <w:rsid w:val="0003174D"/>
    <w:rsid w:val="0003196C"/>
    <w:rsid w:val="00031A94"/>
    <w:rsid w:val="00031D5D"/>
    <w:rsid w:val="00032013"/>
    <w:rsid w:val="00032534"/>
    <w:rsid w:val="0003256E"/>
    <w:rsid w:val="00032B41"/>
    <w:rsid w:val="000336ED"/>
    <w:rsid w:val="00033B98"/>
    <w:rsid w:val="00033E06"/>
    <w:rsid w:val="00033E8E"/>
    <w:rsid w:val="000341DD"/>
    <w:rsid w:val="00034618"/>
    <w:rsid w:val="0003484C"/>
    <w:rsid w:val="000349FE"/>
    <w:rsid w:val="00034B7F"/>
    <w:rsid w:val="00035209"/>
    <w:rsid w:val="0003528B"/>
    <w:rsid w:val="000353FD"/>
    <w:rsid w:val="0003565F"/>
    <w:rsid w:val="0003573D"/>
    <w:rsid w:val="0003574B"/>
    <w:rsid w:val="00035837"/>
    <w:rsid w:val="000361CC"/>
    <w:rsid w:val="000363C0"/>
    <w:rsid w:val="000369B2"/>
    <w:rsid w:val="00036ADE"/>
    <w:rsid w:val="00036C08"/>
    <w:rsid w:val="0003795F"/>
    <w:rsid w:val="000379DD"/>
    <w:rsid w:val="00037FAA"/>
    <w:rsid w:val="0004030E"/>
    <w:rsid w:val="00040BCC"/>
    <w:rsid w:val="00040C61"/>
    <w:rsid w:val="00041063"/>
    <w:rsid w:val="00041421"/>
    <w:rsid w:val="0004168D"/>
    <w:rsid w:val="0004193A"/>
    <w:rsid w:val="00041DF7"/>
    <w:rsid w:val="0004210F"/>
    <w:rsid w:val="0004235F"/>
    <w:rsid w:val="00042676"/>
    <w:rsid w:val="000427A1"/>
    <w:rsid w:val="000427CC"/>
    <w:rsid w:val="000429E4"/>
    <w:rsid w:val="00042A86"/>
    <w:rsid w:val="00043138"/>
    <w:rsid w:val="000431CE"/>
    <w:rsid w:val="000434A7"/>
    <w:rsid w:val="00043CD4"/>
    <w:rsid w:val="00043D37"/>
    <w:rsid w:val="00043D6B"/>
    <w:rsid w:val="00043E5E"/>
    <w:rsid w:val="00043F5B"/>
    <w:rsid w:val="0004471B"/>
    <w:rsid w:val="00044AF9"/>
    <w:rsid w:val="00045185"/>
    <w:rsid w:val="00045AB5"/>
    <w:rsid w:val="00045E90"/>
    <w:rsid w:val="00046060"/>
    <w:rsid w:val="000462EE"/>
    <w:rsid w:val="000466AD"/>
    <w:rsid w:val="00046D65"/>
    <w:rsid w:val="00046F01"/>
    <w:rsid w:val="00047701"/>
    <w:rsid w:val="00047B6F"/>
    <w:rsid w:val="00050375"/>
    <w:rsid w:val="000504A7"/>
    <w:rsid w:val="00050598"/>
    <w:rsid w:val="00050A52"/>
    <w:rsid w:val="00050EBF"/>
    <w:rsid w:val="000510BF"/>
    <w:rsid w:val="00052367"/>
    <w:rsid w:val="000525E7"/>
    <w:rsid w:val="00052BE0"/>
    <w:rsid w:val="00052F22"/>
    <w:rsid w:val="00052F39"/>
    <w:rsid w:val="000538DF"/>
    <w:rsid w:val="00053E85"/>
    <w:rsid w:val="00054844"/>
    <w:rsid w:val="0005541B"/>
    <w:rsid w:val="00055B07"/>
    <w:rsid w:val="00056666"/>
    <w:rsid w:val="00056B43"/>
    <w:rsid w:val="00056B72"/>
    <w:rsid w:val="0005702D"/>
    <w:rsid w:val="00057328"/>
    <w:rsid w:val="0005742D"/>
    <w:rsid w:val="00057BEE"/>
    <w:rsid w:val="00060060"/>
    <w:rsid w:val="00060CA2"/>
    <w:rsid w:val="00060EB3"/>
    <w:rsid w:val="00061205"/>
    <w:rsid w:val="00062BC6"/>
    <w:rsid w:val="0006313E"/>
    <w:rsid w:val="000631A5"/>
    <w:rsid w:val="00063549"/>
    <w:rsid w:val="00063689"/>
    <w:rsid w:val="000643AA"/>
    <w:rsid w:val="000645E8"/>
    <w:rsid w:val="000646B7"/>
    <w:rsid w:val="00064F42"/>
    <w:rsid w:val="000652E6"/>
    <w:rsid w:val="000653AC"/>
    <w:rsid w:val="00065629"/>
    <w:rsid w:val="000665F9"/>
    <w:rsid w:val="00066653"/>
    <w:rsid w:val="00066D25"/>
    <w:rsid w:val="000674D1"/>
    <w:rsid w:val="00067894"/>
    <w:rsid w:val="000679C5"/>
    <w:rsid w:val="00070B3E"/>
    <w:rsid w:val="00070ED2"/>
    <w:rsid w:val="00071103"/>
    <w:rsid w:val="0007215B"/>
    <w:rsid w:val="000723E4"/>
    <w:rsid w:val="00072D9F"/>
    <w:rsid w:val="00073993"/>
    <w:rsid w:val="00073A36"/>
    <w:rsid w:val="000746B5"/>
    <w:rsid w:val="00074934"/>
    <w:rsid w:val="00074BB4"/>
    <w:rsid w:val="000750B8"/>
    <w:rsid w:val="00075778"/>
    <w:rsid w:val="00076EFA"/>
    <w:rsid w:val="000775C0"/>
    <w:rsid w:val="00077E41"/>
    <w:rsid w:val="00077F1D"/>
    <w:rsid w:val="000815DC"/>
    <w:rsid w:val="000819E3"/>
    <w:rsid w:val="00081D7B"/>
    <w:rsid w:val="00081DB9"/>
    <w:rsid w:val="0008209B"/>
    <w:rsid w:val="000820FA"/>
    <w:rsid w:val="00082C71"/>
    <w:rsid w:val="00084CA4"/>
    <w:rsid w:val="000853E1"/>
    <w:rsid w:val="00085D43"/>
    <w:rsid w:val="00086092"/>
    <w:rsid w:val="000865C0"/>
    <w:rsid w:val="000869B7"/>
    <w:rsid w:val="00086A28"/>
    <w:rsid w:val="00086C5F"/>
    <w:rsid w:val="00087797"/>
    <w:rsid w:val="000907E0"/>
    <w:rsid w:val="00090987"/>
    <w:rsid w:val="00090B33"/>
    <w:rsid w:val="00090E40"/>
    <w:rsid w:val="00090EFF"/>
    <w:rsid w:val="0009124D"/>
    <w:rsid w:val="00091284"/>
    <w:rsid w:val="00092212"/>
    <w:rsid w:val="000923CE"/>
    <w:rsid w:val="0009288E"/>
    <w:rsid w:val="000950F8"/>
    <w:rsid w:val="0009532C"/>
    <w:rsid w:val="00096202"/>
    <w:rsid w:val="000978EF"/>
    <w:rsid w:val="00097CA1"/>
    <w:rsid w:val="000A05E1"/>
    <w:rsid w:val="000A0649"/>
    <w:rsid w:val="000A08D2"/>
    <w:rsid w:val="000A0FF5"/>
    <w:rsid w:val="000A1E78"/>
    <w:rsid w:val="000A25C7"/>
    <w:rsid w:val="000A26A0"/>
    <w:rsid w:val="000A2CB1"/>
    <w:rsid w:val="000A2DE0"/>
    <w:rsid w:val="000A34F3"/>
    <w:rsid w:val="000A4241"/>
    <w:rsid w:val="000A4A07"/>
    <w:rsid w:val="000A4DBD"/>
    <w:rsid w:val="000A564F"/>
    <w:rsid w:val="000A5D33"/>
    <w:rsid w:val="000A61AA"/>
    <w:rsid w:val="000A6A15"/>
    <w:rsid w:val="000A6B8B"/>
    <w:rsid w:val="000A6B92"/>
    <w:rsid w:val="000A6CB1"/>
    <w:rsid w:val="000A6FAD"/>
    <w:rsid w:val="000A78C3"/>
    <w:rsid w:val="000B02BD"/>
    <w:rsid w:val="000B0316"/>
    <w:rsid w:val="000B0C23"/>
    <w:rsid w:val="000B1E3A"/>
    <w:rsid w:val="000B20A2"/>
    <w:rsid w:val="000B22FA"/>
    <w:rsid w:val="000B2693"/>
    <w:rsid w:val="000B2964"/>
    <w:rsid w:val="000B2994"/>
    <w:rsid w:val="000B2AA7"/>
    <w:rsid w:val="000B387F"/>
    <w:rsid w:val="000B39F5"/>
    <w:rsid w:val="000B3B25"/>
    <w:rsid w:val="000B3C1E"/>
    <w:rsid w:val="000B3E41"/>
    <w:rsid w:val="000B3EA0"/>
    <w:rsid w:val="000B4BE9"/>
    <w:rsid w:val="000B4CF6"/>
    <w:rsid w:val="000B4DCF"/>
    <w:rsid w:val="000B54D9"/>
    <w:rsid w:val="000B6157"/>
    <w:rsid w:val="000B6452"/>
    <w:rsid w:val="000B6467"/>
    <w:rsid w:val="000B6680"/>
    <w:rsid w:val="000B7308"/>
    <w:rsid w:val="000B7595"/>
    <w:rsid w:val="000B769D"/>
    <w:rsid w:val="000B7E3F"/>
    <w:rsid w:val="000C0322"/>
    <w:rsid w:val="000C0340"/>
    <w:rsid w:val="000C07D4"/>
    <w:rsid w:val="000C0944"/>
    <w:rsid w:val="000C0ACF"/>
    <w:rsid w:val="000C0BF5"/>
    <w:rsid w:val="000C0C6D"/>
    <w:rsid w:val="000C0C70"/>
    <w:rsid w:val="000C0FBD"/>
    <w:rsid w:val="000C137E"/>
    <w:rsid w:val="000C13B8"/>
    <w:rsid w:val="000C1682"/>
    <w:rsid w:val="000C1A7D"/>
    <w:rsid w:val="000C1DA9"/>
    <w:rsid w:val="000C23F9"/>
    <w:rsid w:val="000C2800"/>
    <w:rsid w:val="000C2818"/>
    <w:rsid w:val="000C2AEF"/>
    <w:rsid w:val="000C3704"/>
    <w:rsid w:val="000C3AE1"/>
    <w:rsid w:val="000C3C95"/>
    <w:rsid w:val="000C3F3D"/>
    <w:rsid w:val="000C4139"/>
    <w:rsid w:val="000C414E"/>
    <w:rsid w:val="000C422E"/>
    <w:rsid w:val="000C4409"/>
    <w:rsid w:val="000C4D63"/>
    <w:rsid w:val="000C52CC"/>
    <w:rsid w:val="000C5656"/>
    <w:rsid w:val="000C57E3"/>
    <w:rsid w:val="000C5B78"/>
    <w:rsid w:val="000C5C14"/>
    <w:rsid w:val="000C5CBB"/>
    <w:rsid w:val="000C6706"/>
    <w:rsid w:val="000C67E9"/>
    <w:rsid w:val="000C6EE9"/>
    <w:rsid w:val="000C6F63"/>
    <w:rsid w:val="000C71EC"/>
    <w:rsid w:val="000C7B85"/>
    <w:rsid w:val="000D00A1"/>
    <w:rsid w:val="000D01B3"/>
    <w:rsid w:val="000D0248"/>
    <w:rsid w:val="000D03E7"/>
    <w:rsid w:val="000D053D"/>
    <w:rsid w:val="000D07D6"/>
    <w:rsid w:val="000D0CE5"/>
    <w:rsid w:val="000D117F"/>
    <w:rsid w:val="000D1DC8"/>
    <w:rsid w:val="000D2252"/>
    <w:rsid w:val="000D26E0"/>
    <w:rsid w:val="000D2AE3"/>
    <w:rsid w:val="000D2B0D"/>
    <w:rsid w:val="000D2D0B"/>
    <w:rsid w:val="000D3488"/>
    <w:rsid w:val="000D48EF"/>
    <w:rsid w:val="000D4C9A"/>
    <w:rsid w:val="000D4CFE"/>
    <w:rsid w:val="000D51F1"/>
    <w:rsid w:val="000D53FD"/>
    <w:rsid w:val="000D553B"/>
    <w:rsid w:val="000D5C67"/>
    <w:rsid w:val="000D6352"/>
    <w:rsid w:val="000D7146"/>
    <w:rsid w:val="000D721E"/>
    <w:rsid w:val="000D7D23"/>
    <w:rsid w:val="000D7E58"/>
    <w:rsid w:val="000E0B3D"/>
    <w:rsid w:val="000E123A"/>
    <w:rsid w:val="000E13F6"/>
    <w:rsid w:val="000E1BC4"/>
    <w:rsid w:val="000E2054"/>
    <w:rsid w:val="000E219C"/>
    <w:rsid w:val="000E25A2"/>
    <w:rsid w:val="000E263B"/>
    <w:rsid w:val="000E2970"/>
    <w:rsid w:val="000E2B7C"/>
    <w:rsid w:val="000E2B84"/>
    <w:rsid w:val="000E352D"/>
    <w:rsid w:val="000E3699"/>
    <w:rsid w:val="000E3DB0"/>
    <w:rsid w:val="000E4310"/>
    <w:rsid w:val="000E49DD"/>
    <w:rsid w:val="000E4EE3"/>
    <w:rsid w:val="000E5410"/>
    <w:rsid w:val="000E543F"/>
    <w:rsid w:val="000E544B"/>
    <w:rsid w:val="000E5544"/>
    <w:rsid w:val="000E56A2"/>
    <w:rsid w:val="000E5A0F"/>
    <w:rsid w:val="000E6395"/>
    <w:rsid w:val="000E657B"/>
    <w:rsid w:val="000E6660"/>
    <w:rsid w:val="000E691A"/>
    <w:rsid w:val="000E6FE8"/>
    <w:rsid w:val="000E710B"/>
    <w:rsid w:val="000E716B"/>
    <w:rsid w:val="000E72E0"/>
    <w:rsid w:val="000E7340"/>
    <w:rsid w:val="000E7388"/>
    <w:rsid w:val="000E7413"/>
    <w:rsid w:val="000E7716"/>
    <w:rsid w:val="000F0D15"/>
    <w:rsid w:val="000F1528"/>
    <w:rsid w:val="000F1995"/>
    <w:rsid w:val="000F1BD8"/>
    <w:rsid w:val="000F233B"/>
    <w:rsid w:val="000F2A78"/>
    <w:rsid w:val="000F2F17"/>
    <w:rsid w:val="000F35B8"/>
    <w:rsid w:val="000F3B6E"/>
    <w:rsid w:val="000F45D6"/>
    <w:rsid w:val="000F4A5A"/>
    <w:rsid w:val="000F4C1A"/>
    <w:rsid w:val="000F5563"/>
    <w:rsid w:val="000F5710"/>
    <w:rsid w:val="000F6892"/>
    <w:rsid w:val="000F69A5"/>
    <w:rsid w:val="000F6E05"/>
    <w:rsid w:val="000F6EA1"/>
    <w:rsid w:val="000F6EC0"/>
    <w:rsid w:val="000F6EF5"/>
    <w:rsid w:val="000F6FBB"/>
    <w:rsid w:val="000F79C1"/>
    <w:rsid w:val="000F7B47"/>
    <w:rsid w:val="000F7F96"/>
    <w:rsid w:val="00100576"/>
    <w:rsid w:val="00100D7D"/>
    <w:rsid w:val="00100E74"/>
    <w:rsid w:val="00101473"/>
    <w:rsid w:val="00101771"/>
    <w:rsid w:val="0010208E"/>
    <w:rsid w:val="00102801"/>
    <w:rsid w:val="00102FA2"/>
    <w:rsid w:val="001032E4"/>
    <w:rsid w:val="00103691"/>
    <w:rsid w:val="00103BE9"/>
    <w:rsid w:val="00103C8E"/>
    <w:rsid w:val="0010411E"/>
    <w:rsid w:val="001045D1"/>
    <w:rsid w:val="00104606"/>
    <w:rsid w:val="00104C45"/>
    <w:rsid w:val="00104D02"/>
    <w:rsid w:val="001052AB"/>
    <w:rsid w:val="00105636"/>
    <w:rsid w:val="00106190"/>
    <w:rsid w:val="001063FC"/>
    <w:rsid w:val="001065A0"/>
    <w:rsid w:val="00106C71"/>
    <w:rsid w:val="00106E7F"/>
    <w:rsid w:val="001073B9"/>
    <w:rsid w:val="00107684"/>
    <w:rsid w:val="00107D95"/>
    <w:rsid w:val="00110451"/>
    <w:rsid w:val="00110D57"/>
    <w:rsid w:val="00110EC3"/>
    <w:rsid w:val="001118FA"/>
    <w:rsid w:val="00111A21"/>
    <w:rsid w:val="00111F90"/>
    <w:rsid w:val="00112763"/>
    <w:rsid w:val="00112AAB"/>
    <w:rsid w:val="00112B95"/>
    <w:rsid w:val="00112B9C"/>
    <w:rsid w:val="00112E71"/>
    <w:rsid w:val="00112FFF"/>
    <w:rsid w:val="0011301D"/>
    <w:rsid w:val="001132F8"/>
    <w:rsid w:val="001139B6"/>
    <w:rsid w:val="00113C6B"/>
    <w:rsid w:val="00113DC3"/>
    <w:rsid w:val="00113ECB"/>
    <w:rsid w:val="0011591D"/>
    <w:rsid w:val="00115EAE"/>
    <w:rsid w:val="00116499"/>
    <w:rsid w:val="00116650"/>
    <w:rsid w:val="00116A8A"/>
    <w:rsid w:val="001170A6"/>
    <w:rsid w:val="0011775C"/>
    <w:rsid w:val="00120388"/>
    <w:rsid w:val="001206D8"/>
    <w:rsid w:val="00120D55"/>
    <w:rsid w:val="00120E9B"/>
    <w:rsid w:val="00121A81"/>
    <w:rsid w:val="0012231C"/>
    <w:rsid w:val="00122543"/>
    <w:rsid w:val="00122815"/>
    <w:rsid w:val="00123406"/>
    <w:rsid w:val="00123893"/>
    <w:rsid w:val="001238BB"/>
    <w:rsid w:val="001244B8"/>
    <w:rsid w:val="00124F5C"/>
    <w:rsid w:val="0012590A"/>
    <w:rsid w:val="00125F74"/>
    <w:rsid w:val="0012617D"/>
    <w:rsid w:val="001265C6"/>
    <w:rsid w:val="00126B93"/>
    <w:rsid w:val="001271D8"/>
    <w:rsid w:val="0012728E"/>
    <w:rsid w:val="0012760F"/>
    <w:rsid w:val="001301BC"/>
    <w:rsid w:val="00130452"/>
    <w:rsid w:val="00130ABB"/>
    <w:rsid w:val="00131CE5"/>
    <w:rsid w:val="00132370"/>
    <w:rsid w:val="00132416"/>
    <w:rsid w:val="001324D9"/>
    <w:rsid w:val="00132B40"/>
    <w:rsid w:val="00132BF4"/>
    <w:rsid w:val="0013326D"/>
    <w:rsid w:val="001332A2"/>
    <w:rsid w:val="001332DE"/>
    <w:rsid w:val="001335FC"/>
    <w:rsid w:val="001336A9"/>
    <w:rsid w:val="00133897"/>
    <w:rsid w:val="00133AC8"/>
    <w:rsid w:val="00133F14"/>
    <w:rsid w:val="00133FFB"/>
    <w:rsid w:val="001340DE"/>
    <w:rsid w:val="001343A6"/>
    <w:rsid w:val="001345E1"/>
    <w:rsid w:val="001353B1"/>
    <w:rsid w:val="00135438"/>
    <w:rsid w:val="00135A18"/>
    <w:rsid w:val="00136C81"/>
    <w:rsid w:val="00137BE1"/>
    <w:rsid w:val="001408F1"/>
    <w:rsid w:val="00141C59"/>
    <w:rsid w:val="00141E10"/>
    <w:rsid w:val="0014471E"/>
    <w:rsid w:val="00144EFC"/>
    <w:rsid w:val="00144F73"/>
    <w:rsid w:val="00145143"/>
    <w:rsid w:val="0014558F"/>
    <w:rsid w:val="001456B7"/>
    <w:rsid w:val="00145861"/>
    <w:rsid w:val="001459C8"/>
    <w:rsid w:val="00145F67"/>
    <w:rsid w:val="0014681F"/>
    <w:rsid w:val="001468DD"/>
    <w:rsid w:val="00146BCC"/>
    <w:rsid w:val="00147376"/>
    <w:rsid w:val="00147657"/>
    <w:rsid w:val="001477A8"/>
    <w:rsid w:val="001477DC"/>
    <w:rsid w:val="00147968"/>
    <w:rsid w:val="00147A2E"/>
    <w:rsid w:val="00147D15"/>
    <w:rsid w:val="001500CE"/>
    <w:rsid w:val="00150264"/>
    <w:rsid w:val="00150359"/>
    <w:rsid w:val="0015089B"/>
    <w:rsid w:val="001511B9"/>
    <w:rsid w:val="00151563"/>
    <w:rsid w:val="001515E7"/>
    <w:rsid w:val="0015170E"/>
    <w:rsid w:val="00151B87"/>
    <w:rsid w:val="00152102"/>
    <w:rsid w:val="00152562"/>
    <w:rsid w:val="00153409"/>
    <w:rsid w:val="0015362D"/>
    <w:rsid w:val="00153E4D"/>
    <w:rsid w:val="00154C01"/>
    <w:rsid w:val="00154F12"/>
    <w:rsid w:val="0015535E"/>
    <w:rsid w:val="001557D2"/>
    <w:rsid w:val="00155AC1"/>
    <w:rsid w:val="00155B02"/>
    <w:rsid w:val="00155CD3"/>
    <w:rsid w:val="00155E36"/>
    <w:rsid w:val="00156304"/>
    <w:rsid w:val="001565FB"/>
    <w:rsid w:val="001567D4"/>
    <w:rsid w:val="0015733C"/>
    <w:rsid w:val="00157712"/>
    <w:rsid w:val="00157D8B"/>
    <w:rsid w:val="00157DB5"/>
    <w:rsid w:val="00160191"/>
    <w:rsid w:val="001601E8"/>
    <w:rsid w:val="00160211"/>
    <w:rsid w:val="00160296"/>
    <w:rsid w:val="001605BC"/>
    <w:rsid w:val="001605E2"/>
    <w:rsid w:val="001606ED"/>
    <w:rsid w:val="00160E25"/>
    <w:rsid w:val="00161024"/>
    <w:rsid w:val="00161376"/>
    <w:rsid w:val="001616DF"/>
    <w:rsid w:val="00161BE9"/>
    <w:rsid w:val="00161C6D"/>
    <w:rsid w:val="00161F86"/>
    <w:rsid w:val="00162212"/>
    <w:rsid w:val="00162391"/>
    <w:rsid w:val="001627A8"/>
    <w:rsid w:val="00162CF1"/>
    <w:rsid w:val="0016314C"/>
    <w:rsid w:val="0016335D"/>
    <w:rsid w:val="001634B7"/>
    <w:rsid w:val="001638E5"/>
    <w:rsid w:val="00163A3D"/>
    <w:rsid w:val="00163CB2"/>
    <w:rsid w:val="00163D3A"/>
    <w:rsid w:val="0016436F"/>
    <w:rsid w:val="001643E1"/>
    <w:rsid w:val="001644AB"/>
    <w:rsid w:val="001651AC"/>
    <w:rsid w:val="00165E5B"/>
    <w:rsid w:val="001665F9"/>
    <w:rsid w:val="00166B38"/>
    <w:rsid w:val="00166F8F"/>
    <w:rsid w:val="00167654"/>
    <w:rsid w:val="00167D72"/>
    <w:rsid w:val="001708BC"/>
    <w:rsid w:val="0017159F"/>
    <w:rsid w:val="001717F4"/>
    <w:rsid w:val="00171D9D"/>
    <w:rsid w:val="0017270E"/>
    <w:rsid w:val="00172842"/>
    <w:rsid w:val="00172D12"/>
    <w:rsid w:val="00173238"/>
    <w:rsid w:val="00173AE4"/>
    <w:rsid w:val="0017428C"/>
    <w:rsid w:val="00174313"/>
    <w:rsid w:val="001751AB"/>
    <w:rsid w:val="00175629"/>
    <w:rsid w:val="00175B19"/>
    <w:rsid w:val="00176DB2"/>
    <w:rsid w:val="00176F10"/>
    <w:rsid w:val="00177161"/>
    <w:rsid w:val="00177ACE"/>
    <w:rsid w:val="001801A5"/>
    <w:rsid w:val="0018047E"/>
    <w:rsid w:val="00180835"/>
    <w:rsid w:val="00181275"/>
    <w:rsid w:val="001812FF"/>
    <w:rsid w:val="00181842"/>
    <w:rsid w:val="00181AD2"/>
    <w:rsid w:val="001832F5"/>
    <w:rsid w:val="001836ED"/>
    <w:rsid w:val="00183848"/>
    <w:rsid w:val="00183AD6"/>
    <w:rsid w:val="00183D2B"/>
    <w:rsid w:val="001857CE"/>
    <w:rsid w:val="00186151"/>
    <w:rsid w:val="00186223"/>
    <w:rsid w:val="001862D8"/>
    <w:rsid w:val="0018666C"/>
    <w:rsid w:val="00186B30"/>
    <w:rsid w:val="0018718C"/>
    <w:rsid w:val="001873AD"/>
    <w:rsid w:val="00190504"/>
    <w:rsid w:val="00190780"/>
    <w:rsid w:val="00190C05"/>
    <w:rsid w:val="00190ED4"/>
    <w:rsid w:val="00191456"/>
    <w:rsid w:val="00191684"/>
    <w:rsid w:val="001917CE"/>
    <w:rsid w:val="00191A8C"/>
    <w:rsid w:val="00192099"/>
    <w:rsid w:val="001925D3"/>
    <w:rsid w:val="0019269A"/>
    <w:rsid w:val="001928B8"/>
    <w:rsid w:val="00192927"/>
    <w:rsid w:val="00192B6D"/>
    <w:rsid w:val="00192DE5"/>
    <w:rsid w:val="00193D30"/>
    <w:rsid w:val="00193DC4"/>
    <w:rsid w:val="001940C9"/>
    <w:rsid w:val="00194146"/>
    <w:rsid w:val="00194C7E"/>
    <w:rsid w:val="001951CA"/>
    <w:rsid w:val="00195BDC"/>
    <w:rsid w:val="00195DB3"/>
    <w:rsid w:val="001967AD"/>
    <w:rsid w:val="0019682C"/>
    <w:rsid w:val="00196BF2"/>
    <w:rsid w:val="00196D2F"/>
    <w:rsid w:val="00196D9A"/>
    <w:rsid w:val="00196ED0"/>
    <w:rsid w:val="00197780"/>
    <w:rsid w:val="001A0355"/>
    <w:rsid w:val="001A0545"/>
    <w:rsid w:val="001A0A09"/>
    <w:rsid w:val="001A0F4C"/>
    <w:rsid w:val="001A124B"/>
    <w:rsid w:val="001A1255"/>
    <w:rsid w:val="001A1284"/>
    <w:rsid w:val="001A1761"/>
    <w:rsid w:val="001A1AD0"/>
    <w:rsid w:val="001A1E86"/>
    <w:rsid w:val="001A2527"/>
    <w:rsid w:val="001A2C05"/>
    <w:rsid w:val="001A3207"/>
    <w:rsid w:val="001A3851"/>
    <w:rsid w:val="001A3D32"/>
    <w:rsid w:val="001A44E1"/>
    <w:rsid w:val="001A4E24"/>
    <w:rsid w:val="001A5D81"/>
    <w:rsid w:val="001A604D"/>
    <w:rsid w:val="001A61EF"/>
    <w:rsid w:val="001A64E8"/>
    <w:rsid w:val="001A6927"/>
    <w:rsid w:val="001A7142"/>
    <w:rsid w:val="001A7758"/>
    <w:rsid w:val="001B0F3D"/>
    <w:rsid w:val="001B14B0"/>
    <w:rsid w:val="001B1574"/>
    <w:rsid w:val="001B1BA7"/>
    <w:rsid w:val="001B1E74"/>
    <w:rsid w:val="001B22D8"/>
    <w:rsid w:val="001B260C"/>
    <w:rsid w:val="001B30C8"/>
    <w:rsid w:val="001B34CD"/>
    <w:rsid w:val="001B351A"/>
    <w:rsid w:val="001B49B3"/>
    <w:rsid w:val="001B4A02"/>
    <w:rsid w:val="001B4FA8"/>
    <w:rsid w:val="001B5780"/>
    <w:rsid w:val="001B602F"/>
    <w:rsid w:val="001B635A"/>
    <w:rsid w:val="001B63E7"/>
    <w:rsid w:val="001B68C5"/>
    <w:rsid w:val="001B6938"/>
    <w:rsid w:val="001B78FB"/>
    <w:rsid w:val="001B7D3A"/>
    <w:rsid w:val="001C0486"/>
    <w:rsid w:val="001C0669"/>
    <w:rsid w:val="001C09A0"/>
    <w:rsid w:val="001C0A4E"/>
    <w:rsid w:val="001C2568"/>
    <w:rsid w:val="001C38CE"/>
    <w:rsid w:val="001C390E"/>
    <w:rsid w:val="001C3C2F"/>
    <w:rsid w:val="001C4376"/>
    <w:rsid w:val="001C45B5"/>
    <w:rsid w:val="001C4926"/>
    <w:rsid w:val="001C4A24"/>
    <w:rsid w:val="001C4C3D"/>
    <w:rsid w:val="001C4CD8"/>
    <w:rsid w:val="001C4E47"/>
    <w:rsid w:val="001C617B"/>
    <w:rsid w:val="001C639A"/>
    <w:rsid w:val="001C6774"/>
    <w:rsid w:val="001C68CC"/>
    <w:rsid w:val="001C728C"/>
    <w:rsid w:val="001C7886"/>
    <w:rsid w:val="001D00A2"/>
    <w:rsid w:val="001D0353"/>
    <w:rsid w:val="001D0AE1"/>
    <w:rsid w:val="001D0EEF"/>
    <w:rsid w:val="001D12FF"/>
    <w:rsid w:val="001D19FD"/>
    <w:rsid w:val="001D1A1E"/>
    <w:rsid w:val="001D1C32"/>
    <w:rsid w:val="001D23F9"/>
    <w:rsid w:val="001D2992"/>
    <w:rsid w:val="001D2E81"/>
    <w:rsid w:val="001D3BB2"/>
    <w:rsid w:val="001D40F2"/>
    <w:rsid w:val="001D4579"/>
    <w:rsid w:val="001D47DC"/>
    <w:rsid w:val="001D4A41"/>
    <w:rsid w:val="001D4B22"/>
    <w:rsid w:val="001D5310"/>
    <w:rsid w:val="001D609A"/>
    <w:rsid w:val="001D67BE"/>
    <w:rsid w:val="001D6CA5"/>
    <w:rsid w:val="001D6F10"/>
    <w:rsid w:val="001D78B7"/>
    <w:rsid w:val="001D7F12"/>
    <w:rsid w:val="001E0346"/>
    <w:rsid w:val="001E03E7"/>
    <w:rsid w:val="001E073B"/>
    <w:rsid w:val="001E0A72"/>
    <w:rsid w:val="001E108D"/>
    <w:rsid w:val="001E207E"/>
    <w:rsid w:val="001E2A6E"/>
    <w:rsid w:val="001E2AEC"/>
    <w:rsid w:val="001E33E0"/>
    <w:rsid w:val="001E3C6D"/>
    <w:rsid w:val="001E4089"/>
    <w:rsid w:val="001E4D1F"/>
    <w:rsid w:val="001E5F81"/>
    <w:rsid w:val="001E63CA"/>
    <w:rsid w:val="001E6B45"/>
    <w:rsid w:val="001E7066"/>
    <w:rsid w:val="001E76FD"/>
    <w:rsid w:val="001E7946"/>
    <w:rsid w:val="001E7E42"/>
    <w:rsid w:val="001E7F60"/>
    <w:rsid w:val="001F00AA"/>
    <w:rsid w:val="001F0D7E"/>
    <w:rsid w:val="001F1680"/>
    <w:rsid w:val="001F3F91"/>
    <w:rsid w:val="001F4647"/>
    <w:rsid w:val="001F477E"/>
    <w:rsid w:val="001F4897"/>
    <w:rsid w:val="001F4DB4"/>
    <w:rsid w:val="001F4E9F"/>
    <w:rsid w:val="001F61FD"/>
    <w:rsid w:val="001F6723"/>
    <w:rsid w:val="001F6845"/>
    <w:rsid w:val="001F69EB"/>
    <w:rsid w:val="001F72C6"/>
    <w:rsid w:val="001F733E"/>
    <w:rsid w:val="001F7BF5"/>
    <w:rsid w:val="0020030F"/>
    <w:rsid w:val="002006F8"/>
    <w:rsid w:val="00201718"/>
    <w:rsid w:val="00201EBB"/>
    <w:rsid w:val="00201F9B"/>
    <w:rsid w:val="0020289E"/>
    <w:rsid w:val="00202A55"/>
    <w:rsid w:val="00202C85"/>
    <w:rsid w:val="0020319C"/>
    <w:rsid w:val="0020443C"/>
    <w:rsid w:val="0020471D"/>
    <w:rsid w:val="00204FD6"/>
    <w:rsid w:val="00205B4F"/>
    <w:rsid w:val="00206420"/>
    <w:rsid w:val="00206560"/>
    <w:rsid w:val="002066AE"/>
    <w:rsid w:val="002069B1"/>
    <w:rsid w:val="00207314"/>
    <w:rsid w:val="002100B9"/>
    <w:rsid w:val="0021011C"/>
    <w:rsid w:val="0021022A"/>
    <w:rsid w:val="002103AE"/>
    <w:rsid w:val="00210C95"/>
    <w:rsid w:val="00210E97"/>
    <w:rsid w:val="0021169E"/>
    <w:rsid w:val="00211F65"/>
    <w:rsid w:val="00212E75"/>
    <w:rsid w:val="00212F0F"/>
    <w:rsid w:val="00213A74"/>
    <w:rsid w:val="002150C6"/>
    <w:rsid w:val="00215A6F"/>
    <w:rsid w:val="0021623E"/>
    <w:rsid w:val="002164B2"/>
    <w:rsid w:val="00216C71"/>
    <w:rsid w:val="00216F69"/>
    <w:rsid w:val="00217161"/>
    <w:rsid w:val="002171D9"/>
    <w:rsid w:val="002177D8"/>
    <w:rsid w:val="00220A7A"/>
    <w:rsid w:val="00220CFD"/>
    <w:rsid w:val="00221F7D"/>
    <w:rsid w:val="0022206B"/>
    <w:rsid w:val="002231FD"/>
    <w:rsid w:val="002232CA"/>
    <w:rsid w:val="00223304"/>
    <w:rsid w:val="0022385C"/>
    <w:rsid w:val="00224314"/>
    <w:rsid w:val="002243AE"/>
    <w:rsid w:val="00224CDF"/>
    <w:rsid w:val="00224E6A"/>
    <w:rsid w:val="00224F82"/>
    <w:rsid w:val="002255A5"/>
    <w:rsid w:val="0022570A"/>
    <w:rsid w:val="0022587B"/>
    <w:rsid w:val="00225AB7"/>
    <w:rsid w:val="00225B39"/>
    <w:rsid w:val="00225E48"/>
    <w:rsid w:val="002261D2"/>
    <w:rsid w:val="002261EE"/>
    <w:rsid w:val="00226207"/>
    <w:rsid w:val="002265EA"/>
    <w:rsid w:val="0022684B"/>
    <w:rsid w:val="00227058"/>
    <w:rsid w:val="002276BC"/>
    <w:rsid w:val="00227C49"/>
    <w:rsid w:val="00227DF6"/>
    <w:rsid w:val="00227EFA"/>
    <w:rsid w:val="002310CF"/>
    <w:rsid w:val="002315C2"/>
    <w:rsid w:val="002319E1"/>
    <w:rsid w:val="00231F6B"/>
    <w:rsid w:val="0023265C"/>
    <w:rsid w:val="00232B7D"/>
    <w:rsid w:val="00232CC6"/>
    <w:rsid w:val="00232EB3"/>
    <w:rsid w:val="00232F57"/>
    <w:rsid w:val="0023366E"/>
    <w:rsid w:val="00233A7E"/>
    <w:rsid w:val="00233D89"/>
    <w:rsid w:val="00234090"/>
    <w:rsid w:val="00234CA7"/>
    <w:rsid w:val="00235168"/>
    <w:rsid w:val="00235E1A"/>
    <w:rsid w:val="00236226"/>
    <w:rsid w:val="00236C2F"/>
    <w:rsid w:val="00236DC3"/>
    <w:rsid w:val="0023784D"/>
    <w:rsid w:val="0024037D"/>
    <w:rsid w:val="002404B0"/>
    <w:rsid w:val="002404D2"/>
    <w:rsid w:val="002406B0"/>
    <w:rsid w:val="00240B3E"/>
    <w:rsid w:val="00240EC0"/>
    <w:rsid w:val="00240FD9"/>
    <w:rsid w:val="00241836"/>
    <w:rsid w:val="00241854"/>
    <w:rsid w:val="00241D1A"/>
    <w:rsid w:val="00242296"/>
    <w:rsid w:val="00242872"/>
    <w:rsid w:val="002433DC"/>
    <w:rsid w:val="00243468"/>
    <w:rsid w:val="00243D63"/>
    <w:rsid w:val="00243DB5"/>
    <w:rsid w:val="00244081"/>
    <w:rsid w:val="00244248"/>
    <w:rsid w:val="002445AA"/>
    <w:rsid w:val="00244665"/>
    <w:rsid w:val="00244937"/>
    <w:rsid w:val="00244C97"/>
    <w:rsid w:val="00245336"/>
    <w:rsid w:val="00245D5C"/>
    <w:rsid w:val="00245E5C"/>
    <w:rsid w:val="00245EC4"/>
    <w:rsid w:val="00245F5B"/>
    <w:rsid w:val="00246911"/>
    <w:rsid w:val="00246A36"/>
    <w:rsid w:val="0024713E"/>
    <w:rsid w:val="0024763F"/>
    <w:rsid w:val="002477FD"/>
    <w:rsid w:val="002500B3"/>
    <w:rsid w:val="002508B3"/>
    <w:rsid w:val="00250BC3"/>
    <w:rsid w:val="00250BD5"/>
    <w:rsid w:val="00251158"/>
    <w:rsid w:val="002511DC"/>
    <w:rsid w:val="0025120B"/>
    <w:rsid w:val="0025196F"/>
    <w:rsid w:val="002534BF"/>
    <w:rsid w:val="0025368D"/>
    <w:rsid w:val="00254410"/>
    <w:rsid w:val="00254575"/>
    <w:rsid w:val="00254943"/>
    <w:rsid w:val="002551A7"/>
    <w:rsid w:val="0025523C"/>
    <w:rsid w:val="002558CE"/>
    <w:rsid w:val="0025613F"/>
    <w:rsid w:val="00256603"/>
    <w:rsid w:val="002566DD"/>
    <w:rsid w:val="002578A8"/>
    <w:rsid w:val="00260144"/>
    <w:rsid w:val="0026087C"/>
    <w:rsid w:val="002613E4"/>
    <w:rsid w:val="00261FEF"/>
    <w:rsid w:val="002620ED"/>
    <w:rsid w:val="0026287C"/>
    <w:rsid w:val="00262893"/>
    <w:rsid w:val="0026321D"/>
    <w:rsid w:val="002635F1"/>
    <w:rsid w:val="0026372B"/>
    <w:rsid w:val="002641A4"/>
    <w:rsid w:val="0026461F"/>
    <w:rsid w:val="00264672"/>
    <w:rsid w:val="0026476C"/>
    <w:rsid w:val="00264A68"/>
    <w:rsid w:val="00264C12"/>
    <w:rsid w:val="00264E65"/>
    <w:rsid w:val="002650EF"/>
    <w:rsid w:val="0026522D"/>
    <w:rsid w:val="002657CA"/>
    <w:rsid w:val="00266D1D"/>
    <w:rsid w:val="0026729C"/>
    <w:rsid w:val="00267C96"/>
    <w:rsid w:val="002700EE"/>
    <w:rsid w:val="00270507"/>
    <w:rsid w:val="0027064C"/>
    <w:rsid w:val="00270790"/>
    <w:rsid w:val="00270DB0"/>
    <w:rsid w:val="00271057"/>
    <w:rsid w:val="002710E6"/>
    <w:rsid w:val="0027183C"/>
    <w:rsid w:val="0027185B"/>
    <w:rsid w:val="00271CB3"/>
    <w:rsid w:val="00272082"/>
    <w:rsid w:val="002723B8"/>
    <w:rsid w:val="00272919"/>
    <w:rsid w:val="00273246"/>
    <w:rsid w:val="002733E7"/>
    <w:rsid w:val="0027366E"/>
    <w:rsid w:val="0027436C"/>
    <w:rsid w:val="002744D9"/>
    <w:rsid w:val="0027457B"/>
    <w:rsid w:val="0027548C"/>
    <w:rsid w:val="00275B26"/>
    <w:rsid w:val="00275F18"/>
    <w:rsid w:val="002765B2"/>
    <w:rsid w:val="00276A1B"/>
    <w:rsid w:val="00276F0A"/>
    <w:rsid w:val="00277B97"/>
    <w:rsid w:val="00280151"/>
    <w:rsid w:val="0028016E"/>
    <w:rsid w:val="0028039B"/>
    <w:rsid w:val="002803AC"/>
    <w:rsid w:val="00280568"/>
    <w:rsid w:val="002806BD"/>
    <w:rsid w:val="002809B1"/>
    <w:rsid w:val="00280A03"/>
    <w:rsid w:val="00280ADD"/>
    <w:rsid w:val="00283173"/>
    <w:rsid w:val="00283263"/>
    <w:rsid w:val="00283558"/>
    <w:rsid w:val="00283C07"/>
    <w:rsid w:val="00283E3B"/>
    <w:rsid w:val="00284E66"/>
    <w:rsid w:val="00285304"/>
    <w:rsid w:val="0028533A"/>
    <w:rsid w:val="002857D8"/>
    <w:rsid w:val="00285C40"/>
    <w:rsid w:val="0028637D"/>
    <w:rsid w:val="002869C2"/>
    <w:rsid w:val="002879B3"/>
    <w:rsid w:val="00287CE3"/>
    <w:rsid w:val="00290063"/>
    <w:rsid w:val="00290223"/>
    <w:rsid w:val="0029077F"/>
    <w:rsid w:val="00290D41"/>
    <w:rsid w:val="00291560"/>
    <w:rsid w:val="00291B3E"/>
    <w:rsid w:val="00292C14"/>
    <w:rsid w:val="00293C58"/>
    <w:rsid w:val="00294450"/>
    <w:rsid w:val="002949D0"/>
    <w:rsid w:val="00294F66"/>
    <w:rsid w:val="00295197"/>
    <w:rsid w:val="00295296"/>
    <w:rsid w:val="00296A3C"/>
    <w:rsid w:val="00297398"/>
    <w:rsid w:val="002979E1"/>
    <w:rsid w:val="00297DDD"/>
    <w:rsid w:val="002A051C"/>
    <w:rsid w:val="002A0577"/>
    <w:rsid w:val="002A0C3A"/>
    <w:rsid w:val="002A0F03"/>
    <w:rsid w:val="002A119B"/>
    <w:rsid w:val="002A1AB0"/>
    <w:rsid w:val="002A1AC5"/>
    <w:rsid w:val="002A2426"/>
    <w:rsid w:val="002A2437"/>
    <w:rsid w:val="002A2691"/>
    <w:rsid w:val="002A28DB"/>
    <w:rsid w:val="002A33A3"/>
    <w:rsid w:val="002A33A4"/>
    <w:rsid w:val="002A34F2"/>
    <w:rsid w:val="002A383B"/>
    <w:rsid w:val="002A3D9C"/>
    <w:rsid w:val="002A4620"/>
    <w:rsid w:val="002A47CB"/>
    <w:rsid w:val="002A4926"/>
    <w:rsid w:val="002A52A9"/>
    <w:rsid w:val="002A55DA"/>
    <w:rsid w:val="002A5DFD"/>
    <w:rsid w:val="002A6906"/>
    <w:rsid w:val="002A691D"/>
    <w:rsid w:val="002B04F9"/>
    <w:rsid w:val="002B1362"/>
    <w:rsid w:val="002B1443"/>
    <w:rsid w:val="002B1989"/>
    <w:rsid w:val="002B1A52"/>
    <w:rsid w:val="002B1E50"/>
    <w:rsid w:val="002B2294"/>
    <w:rsid w:val="002B22AB"/>
    <w:rsid w:val="002B24A7"/>
    <w:rsid w:val="002B2658"/>
    <w:rsid w:val="002B2C8C"/>
    <w:rsid w:val="002B2DC2"/>
    <w:rsid w:val="002B302E"/>
    <w:rsid w:val="002B30C2"/>
    <w:rsid w:val="002B3770"/>
    <w:rsid w:val="002B435A"/>
    <w:rsid w:val="002B4666"/>
    <w:rsid w:val="002B4D8B"/>
    <w:rsid w:val="002B5256"/>
    <w:rsid w:val="002B617F"/>
    <w:rsid w:val="002B62B6"/>
    <w:rsid w:val="002B666A"/>
    <w:rsid w:val="002B6675"/>
    <w:rsid w:val="002B6800"/>
    <w:rsid w:val="002B6E2C"/>
    <w:rsid w:val="002B743C"/>
    <w:rsid w:val="002B79A3"/>
    <w:rsid w:val="002B79C1"/>
    <w:rsid w:val="002C0186"/>
    <w:rsid w:val="002C0586"/>
    <w:rsid w:val="002C092D"/>
    <w:rsid w:val="002C0F26"/>
    <w:rsid w:val="002C10B9"/>
    <w:rsid w:val="002C14C4"/>
    <w:rsid w:val="002C1774"/>
    <w:rsid w:val="002C1A27"/>
    <w:rsid w:val="002C2482"/>
    <w:rsid w:val="002C2728"/>
    <w:rsid w:val="002C2D31"/>
    <w:rsid w:val="002C3B50"/>
    <w:rsid w:val="002C4308"/>
    <w:rsid w:val="002C43FB"/>
    <w:rsid w:val="002C466F"/>
    <w:rsid w:val="002C4E30"/>
    <w:rsid w:val="002C4E8D"/>
    <w:rsid w:val="002C52C5"/>
    <w:rsid w:val="002C595A"/>
    <w:rsid w:val="002C59AC"/>
    <w:rsid w:val="002C5D2D"/>
    <w:rsid w:val="002C6828"/>
    <w:rsid w:val="002C703A"/>
    <w:rsid w:val="002C755E"/>
    <w:rsid w:val="002C7CE8"/>
    <w:rsid w:val="002D01BA"/>
    <w:rsid w:val="002D038E"/>
    <w:rsid w:val="002D058D"/>
    <w:rsid w:val="002D07D8"/>
    <w:rsid w:val="002D175D"/>
    <w:rsid w:val="002D1778"/>
    <w:rsid w:val="002D1A06"/>
    <w:rsid w:val="002D1CDD"/>
    <w:rsid w:val="002D22BF"/>
    <w:rsid w:val="002D244C"/>
    <w:rsid w:val="002D35DB"/>
    <w:rsid w:val="002D391C"/>
    <w:rsid w:val="002D3CD3"/>
    <w:rsid w:val="002D3DC1"/>
    <w:rsid w:val="002D3F7D"/>
    <w:rsid w:val="002D3F83"/>
    <w:rsid w:val="002D470F"/>
    <w:rsid w:val="002D56BD"/>
    <w:rsid w:val="002D596F"/>
    <w:rsid w:val="002D59CF"/>
    <w:rsid w:val="002D5C14"/>
    <w:rsid w:val="002D5D42"/>
    <w:rsid w:val="002D6263"/>
    <w:rsid w:val="002D6780"/>
    <w:rsid w:val="002D738C"/>
    <w:rsid w:val="002D7473"/>
    <w:rsid w:val="002D77B7"/>
    <w:rsid w:val="002E0642"/>
    <w:rsid w:val="002E16F8"/>
    <w:rsid w:val="002E26D8"/>
    <w:rsid w:val="002E2A63"/>
    <w:rsid w:val="002E2DAA"/>
    <w:rsid w:val="002E2E34"/>
    <w:rsid w:val="002E3169"/>
    <w:rsid w:val="002E35F3"/>
    <w:rsid w:val="002E366B"/>
    <w:rsid w:val="002E43AB"/>
    <w:rsid w:val="002E441F"/>
    <w:rsid w:val="002E44A4"/>
    <w:rsid w:val="002E47D9"/>
    <w:rsid w:val="002E4C4F"/>
    <w:rsid w:val="002E51AE"/>
    <w:rsid w:val="002E53D7"/>
    <w:rsid w:val="002E5A8E"/>
    <w:rsid w:val="002E5E08"/>
    <w:rsid w:val="002E62A3"/>
    <w:rsid w:val="002E68DF"/>
    <w:rsid w:val="002E6BB6"/>
    <w:rsid w:val="002E6FC8"/>
    <w:rsid w:val="002E71D3"/>
    <w:rsid w:val="002E72C5"/>
    <w:rsid w:val="002E7683"/>
    <w:rsid w:val="002E76F6"/>
    <w:rsid w:val="002F0403"/>
    <w:rsid w:val="002F0428"/>
    <w:rsid w:val="002F13A1"/>
    <w:rsid w:val="002F1510"/>
    <w:rsid w:val="002F179D"/>
    <w:rsid w:val="002F1AD1"/>
    <w:rsid w:val="002F1AE6"/>
    <w:rsid w:val="002F1C7C"/>
    <w:rsid w:val="002F2345"/>
    <w:rsid w:val="002F23C6"/>
    <w:rsid w:val="002F37D0"/>
    <w:rsid w:val="002F3BBD"/>
    <w:rsid w:val="002F400E"/>
    <w:rsid w:val="002F461C"/>
    <w:rsid w:val="002F48D6"/>
    <w:rsid w:val="002F4A9F"/>
    <w:rsid w:val="002F4C22"/>
    <w:rsid w:val="002F53A2"/>
    <w:rsid w:val="002F56AC"/>
    <w:rsid w:val="002F5F62"/>
    <w:rsid w:val="002F66F9"/>
    <w:rsid w:val="002F6BAE"/>
    <w:rsid w:val="002F6F69"/>
    <w:rsid w:val="002F6FFC"/>
    <w:rsid w:val="002F7F2B"/>
    <w:rsid w:val="00300022"/>
    <w:rsid w:val="00300136"/>
    <w:rsid w:val="0030025F"/>
    <w:rsid w:val="003005C4"/>
    <w:rsid w:val="0030198F"/>
    <w:rsid w:val="003020DC"/>
    <w:rsid w:val="00302943"/>
    <w:rsid w:val="00302ABA"/>
    <w:rsid w:val="00302B41"/>
    <w:rsid w:val="00302D2D"/>
    <w:rsid w:val="00303364"/>
    <w:rsid w:val="00303748"/>
    <w:rsid w:val="0030586F"/>
    <w:rsid w:val="00305F17"/>
    <w:rsid w:val="00306545"/>
    <w:rsid w:val="00307276"/>
    <w:rsid w:val="003078A4"/>
    <w:rsid w:val="00307B6D"/>
    <w:rsid w:val="00307B91"/>
    <w:rsid w:val="003102D5"/>
    <w:rsid w:val="0031071A"/>
    <w:rsid w:val="00310728"/>
    <w:rsid w:val="003108BB"/>
    <w:rsid w:val="00310C95"/>
    <w:rsid w:val="00311276"/>
    <w:rsid w:val="0031147C"/>
    <w:rsid w:val="003118E0"/>
    <w:rsid w:val="00311DCB"/>
    <w:rsid w:val="0031227C"/>
    <w:rsid w:val="00312477"/>
    <w:rsid w:val="003127BE"/>
    <w:rsid w:val="00312FBE"/>
    <w:rsid w:val="003132F4"/>
    <w:rsid w:val="00313879"/>
    <w:rsid w:val="003138DD"/>
    <w:rsid w:val="0031483A"/>
    <w:rsid w:val="00315032"/>
    <w:rsid w:val="003152F6"/>
    <w:rsid w:val="003153E6"/>
    <w:rsid w:val="003171DD"/>
    <w:rsid w:val="003177BC"/>
    <w:rsid w:val="00320671"/>
    <w:rsid w:val="00320ACD"/>
    <w:rsid w:val="00320AFB"/>
    <w:rsid w:val="00321137"/>
    <w:rsid w:val="0032117D"/>
    <w:rsid w:val="00321FFC"/>
    <w:rsid w:val="00322037"/>
    <w:rsid w:val="003225DF"/>
    <w:rsid w:val="0032281F"/>
    <w:rsid w:val="00322974"/>
    <w:rsid w:val="00322DB6"/>
    <w:rsid w:val="00322FA8"/>
    <w:rsid w:val="00323E41"/>
    <w:rsid w:val="00323EB9"/>
    <w:rsid w:val="0032473F"/>
    <w:rsid w:val="003247B1"/>
    <w:rsid w:val="003249E8"/>
    <w:rsid w:val="00324EE3"/>
    <w:rsid w:val="00325161"/>
    <w:rsid w:val="00325C92"/>
    <w:rsid w:val="00325D58"/>
    <w:rsid w:val="00325E08"/>
    <w:rsid w:val="003265BD"/>
    <w:rsid w:val="0032680C"/>
    <w:rsid w:val="00327076"/>
    <w:rsid w:val="00327B4A"/>
    <w:rsid w:val="00330652"/>
    <w:rsid w:val="0033099E"/>
    <w:rsid w:val="00331247"/>
    <w:rsid w:val="0033150D"/>
    <w:rsid w:val="00331A74"/>
    <w:rsid w:val="00331D2E"/>
    <w:rsid w:val="0033211F"/>
    <w:rsid w:val="003324D5"/>
    <w:rsid w:val="003337E7"/>
    <w:rsid w:val="003337FF"/>
    <w:rsid w:val="00334255"/>
    <w:rsid w:val="00334266"/>
    <w:rsid w:val="003351E0"/>
    <w:rsid w:val="00335BA4"/>
    <w:rsid w:val="0033621E"/>
    <w:rsid w:val="003364FE"/>
    <w:rsid w:val="003366DD"/>
    <w:rsid w:val="003368CE"/>
    <w:rsid w:val="00337252"/>
    <w:rsid w:val="0033764E"/>
    <w:rsid w:val="00341296"/>
    <w:rsid w:val="00341678"/>
    <w:rsid w:val="00341DCB"/>
    <w:rsid w:val="00341E77"/>
    <w:rsid w:val="0034244C"/>
    <w:rsid w:val="00343325"/>
    <w:rsid w:val="00343889"/>
    <w:rsid w:val="00344123"/>
    <w:rsid w:val="00344780"/>
    <w:rsid w:val="00344C18"/>
    <w:rsid w:val="0034556F"/>
    <w:rsid w:val="003456E3"/>
    <w:rsid w:val="00345BE0"/>
    <w:rsid w:val="003461A3"/>
    <w:rsid w:val="00346871"/>
    <w:rsid w:val="00346A57"/>
    <w:rsid w:val="00346BA0"/>
    <w:rsid w:val="00347DB2"/>
    <w:rsid w:val="003505CA"/>
    <w:rsid w:val="00351AE2"/>
    <w:rsid w:val="00352DFE"/>
    <w:rsid w:val="003536A3"/>
    <w:rsid w:val="00353704"/>
    <w:rsid w:val="00353ADB"/>
    <w:rsid w:val="00353DC9"/>
    <w:rsid w:val="0035451C"/>
    <w:rsid w:val="003545A3"/>
    <w:rsid w:val="003545BD"/>
    <w:rsid w:val="0035487C"/>
    <w:rsid w:val="003550B6"/>
    <w:rsid w:val="00355B11"/>
    <w:rsid w:val="00355D7F"/>
    <w:rsid w:val="003568FD"/>
    <w:rsid w:val="00356BE4"/>
    <w:rsid w:val="0035729A"/>
    <w:rsid w:val="003604CA"/>
    <w:rsid w:val="00360730"/>
    <w:rsid w:val="00360939"/>
    <w:rsid w:val="00360ED5"/>
    <w:rsid w:val="003622D1"/>
    <w:rsid w:val="003623B8"/>
    <w:rsid w:val="00362599"/>
    <w:rsid w:val="003625CB"/>
    <w:rsid w:val="00362873"/>
    <w:rsid w:val="00362890"/>
    <w:rsid w:val="00363F4E"/>
    <w:rsid w:val="003641D0"/>
    <w:rsid w:val="003642F5"/>
    <w:rsid w:val="0036450A"/>
    <w:rsid w:val="00364735"/>
    <w:rsid w:val="003648E0"/>
    <w:rsid w:val="00365830"/>
    <w:rsid w:val="00365ABC"/>
    <w:rsid w:val="00365C55"/>
    <w:rsid w:val="00366382"/>
    <w:rsid w:val="0036681A"/>
    <w:rsid w:val="0036686B"/>
    <w:rsid w:val="003671BA"/>
    <w:rsid w:val="003671DB"/>
    <w:rsid w:val="0036734A"/>
    <w:rsid w:val="00367637"/>
    <w:rsid w:val="00370324"/>
    <w:rsid w:val="00370D03"/>
    <w:rsid w:val="00371047"/>
    <w:rsid w:val="00371147"/>
    <w:rsid w:val="003711A5"/>
    <w:rsid w:val="0037148B"/>
    <w:rsid w:val="00372071"/>
    <w:rsid w:val="00372137"/>
    <w:rsid w:val="00372BC6"/>
    <w:rsid w:val="00374FEF"/>
    <w:rsid w:val="00375AF9"/>
    <w:rsid w:val="003765BA"/>
    <w:rsid w:val="003767BA"/>
    <w:rsid w:val="003769B3"/>
    <w:rsid w:val="00377307"/>
    <w:rsid w:val="003777C1"/>
    <w:rsid w:val="003779BB"/>
    <w:rsid w:val="003805F0"/>
    <w:rsid w:val="00380718"/>
    <w:rsid w:val="003808DB"/>
    <w:rsid w:val="003815E3"/>
    <w:rsid w:val="00381622"/>
    <w:rsid w:val="0038185F"/>
    <w:rsid w:val="0038199B"/>
    <w:rsid w:val="00381D35"/>
    <w:rsid w:val="00381EBA"/>
    <w:rsid w:val="00382059"/>
    <w:rsid w:val="00382068"/>
    <w:rsid w:val="0038206E"/>
    <w:rsid w:val="003822B0"/>
    <w:rsid w:val="003823F8"/>
    <w:rsid w:val="0038278F"/>
    <w:rsid w:val="00382900"/>
    <w:rsid w:val="00382F00"/>
    <w:rsid w:val="00383044"/>
    <w:rsid w:val="003830A9"/>
    <w:rsid w:val="00383E2F"/>
    <w:rsid w:val="00383FC9"/>
    <w:rsid w:val="00383FE3"/>
    <w:rsid w:val="003840CF"/>
    <w:rsid w:val="0038419C"/>
    <w:rsid w:val="00384CCE"/>
    <w:rsid w:val="00385115"/>
    <w:rsid w:val="003853D8"/>
    <w:rsid w:val="00385434"/>
    <w:rsid w:val="003854D5"/>
    <w:rsid w:val="00385845"/>
    <w:rsid w:val="00385CF2"/>
    <w:rsid w:val="00386A88"/>
    <w:rsid w:val="00387135"/>
    <w:rsid w:val="00390172"/>
    <w:rsid w:val="003912B4"/>
    <w:rsid w:val="0039151E"/>
    <w:rsid w:val="00391738"/>
    <w:rsid w:val="003918A7"/>
    <w:rsid w:val="0039285F"/>
    <w:rsid w:val="00392FA1"/>
    <w:rsid w:val="0039308B"/>
    <w:rsid w:val="003930F0"/>
    <w:rsid w:val="00393234"/>
    <w:rsid w:val="00393429"/>
    <w:rsid w:val="00393C92"/>
    <w:rsid w:val="003940D5"/>
    <w:rsid w:val="00394921"/>
    <w:rsid w:val="00394B12"/>
    <w:rsid w:val="003954D5"/>
    <w:rsid w:val="003954E1"/>
    <w:rsid w:val="0039593B"/>
    <w:rsid w:val="00395DD4"/>
    <w:rsid w:val="00396177"/>
    <w:rsid w:val="00397222"/>
    <w:rsid w:val="00397716"/>
    <w:rsid w:val="00397A76"/>
    <w:rsid w:val="00397CB7"/>
    <w:rsid w:val="003A01EF"/>
    <w:rsid w:val="003A09B6"/>
    <w:rsid w:val="003A0A97"/>
    <w:rsid w:val="003A1B4D"/>
    <w:rsid w:val="003A2608"/>
    <w:rsid w:val="003A2676"/>
    <w:rsid w:val="003A2E78"/>
    <w:rsid w:val="003A30E5"/>
    <w:rsid w:val="003A3778"/>
    <w:rsid w:val="003A386A"/>
    <w:rsid w:val="003A3998"/>
    <w:rsid w:val="003A3ACF"/>
    <w:rsid w:val="003A4847"/>
    <w:rsid w:val="003A504D"/>
    <w:rsid w:val="003A51FE"/>
    <w:rsid w:val="003A55B9"/>
    <w:rsid w:val="003A592E"/>
    <w:rsid w:val="003A5B1C"/>
    <w:rsid w:val="003A62D1"/>
    <w:rsid w:val="003A6832"/>
    <w:rsid w:val="003A6C58"/>
    <w:rsid w:val="003A6F8F"/>
    <w:rsid w:val="003A714C"/>
    <w:rsid w:val="003A7372"/>
    <w:rsid w:val="003A7F17"/>
    <w:rsid w:val="003B04B7"/>
    <w:rsid w:val="003B060C"/>
    <w:rsid w:val="003B09FE"/>
    <w:rsid w:val="003B0ACB"/>
    <w:rsid w:val="003B0B0B"/>
    <w:rsid w:val="003B1356"/>
    <w:rsid w:val="003B16E5"/>
    <w:rsid w:val="003B1DB6"/>
    <w:rsid w:val="003B20F4"/>
    <w:rsid w:val="003B214E"/>
    <w:rsid w:val="003B21CA"/>
    <w:rsid w:val="003B27E4"/>
    <w:rsid w:val="003B292D"/>
    <w:rsid w:val="003B2EDB"/>
    <w:rsid w:val="003B33B7"/>
    <w:rsid w:val="003B34F0"/>
    <w:rsid w:val="003B3549"/>
    <w:rsid w:val="003B39A5"/>
    <w:rsid w:val="003B3D54"/>
    <w:rsid w:val="003B3DDF"/>
    <w:rsid w:val="003B42A9"/>
    <w:rsid w:val="003B466F"/>
    <w:rsid w:val="003B4F25"/>
    <w:rsid w:val="003B58D7"/>
    <w:rsid w:val="003B5DB8"/>
    <w:rsid w:val="003B6615"/>
    <w:rsid w:val="003B73ED"/>
    <w:rsid w:val="003C0231"/>
    <w:rsid w:val="003C02C8"/>
    <w:rsid w:val="003C02D1"/>
    <w:rsid w:val="003C0300"/>
    <w:rsid w:val="003C067C"/>
    <w:rsid w:val="003C0A53"/>
    <w:rsid w:val="003C0C8D"/>
    <w:rsid w:val="003C1196"/>
    <w:rsid w:val="003C14D2"/>
    <w:rsid w:val="003C187B"/>
    <w:rsid w:val="003C1D27"/>
    <w:rsid w:val="003C2095"/>
    <w:rsid w:val="003C28C5"/>
    <w:rsid w:val="003C2A35"/>
    <w:rsid w:val="003C339D"/>
    <w:rsid w:val="003C3685"/>
    <w:rsid w:val="003C36FF"/>
    <w:rsid w:val="003C53F8"/>
    <w:rsid w:val="003C5C37"/>
    <w:rsid w:val="003C5F56"/>
    <w:rsid w:val="003C636B"/>
    <w:rsid w:val="003C6A8B"/>
    <w:rsid w:val="003C7348"/>
    <w:rsid w:val="003C77B8"/>
    <w:rsid w:val="003C7D57"/>
    <w:rsid w:val="003D0302"/>
    <w:rsid w:val="003D08BB"/>
    <w:rsid w:val="003D0D40"/>
    <w:rsid w:val="003D2A8F"/>
    <w:rsid w:val="003D2D7B"/>
    <w:rsid w:val="003D3A70"/>
    <w:rsid w:val="003D4165"/>
    <w:rsid w:val="003D4F99"/>
    <w:rsid w:val="003D51C7"/>
    <w:rsid w:val="003D548C"/>
    <w:rsid w:val="003D5619"/>
    <w:rsid w:val="003D5B2B"/>
    <w:rsid w:val="003D7AAE"/>
    <w:rsid w:val="003D7CCD"/>
    <w:rsid w:val="003E0303"/>
    <w:rsid w:val="003E084E"/>
    <w:rsid w:val="003E0913"/>
    <w:rsid w:val="003E0AC7"/>
    <w:rsid w:val="003E0C55"/>
    <w:rsid w:val="003E17CB"/>
    <w:rsid w:val="003E1A2D"/>
    <w:rsid w:val="003E1A7D"/>
    <w:rsid w:val="003E1F92"/>
    <w:rsid w:val="003E2404"/>
    <w:rsid w:val="003E279C"/>
    <w:rsid w:val="003E27EF"/>
    <w:rsid w:val="003E2ECA"/>
    <w:rsid w:val="003E328C"/>
    <w:rsid w:val="003E3419"/>
    <w:rsid w:val="003E36AA"/>
    <w:rsid w:val="003E3A1A"/>
    <w:rsid w:val="003E408C"/>
    <w:rsid w:val="003E4103"/>
    <w:rsid w:val="003E4222"/>
    <w:rsid w:val="003E4441"/>
    <w:rsid w:val="003E4A24"/>
    <w:rsid w:val="003E530B"/>
    <w:rsid w:val="003E5CA9"/>
    <w:rsid w:val="003E5F6D"/>
    <w:rsid w:val="003E6115"/>
    <w:rsid w:val="003E64EB"/>
    <w:rsid w:val="003E6593"/>
    <w:rsid w:val="003E6A75"/>
    <w:rsid w:val="003E6D31"/>
    <w:rsid w:val="003E7800"/>
    <w:rsid w:val="003E7D47"/>
    <w:rsid w:val="003F0700"/>
    <w:rsid w:val="003F1360"/>
    <w:rsid w:val="003F1468"/>
    <w:rsid w:val="003F1AF1"/>
    <w:rsid w:val="003F1B02"/>
    <w:rsid w:val="003F1B3D"/>
    <w:rsid w:val="003F1DDA"/>
    <w:rsid w:val="003F1E4E"/>
    <w:rsid w:val="003F1F49"/>
    <w:rsid w:val="003F2119"/>
    <w:rsid w:val="003F2302"/>
    <w:rsid w:val="003F2BB4"/>
    <w:rsid w:val="003F33EA"/>
    <w:rsid w:val="003F36C8"/>
    <w:rsid w:val="003F3BEB"/>
    <w:rsid w:val="003F3FC2"/>
    <w:rsid w:val="003F475F"/>
    <w:rsid w:val="003F5080"/>
    <w:rsid w:val="003F5717"/>
    <w:rsid w:val="003F5DBC"/>
    <w:rsid w:val="003F5F55"/>
    <w:rsid w:val="003F6114"/>
    <w:rsid w:val="003F6142"/>
    <w:rsid w:val="003F66E8"/>
    <w:rsid w:val="003F687C"/>
    <w:rsid w:val="003F753F"/>
    <w:rsid w:val="003F75A7"/>
    <w:rsid w:val="003F772D"/>
    <w:rsid w:val="003F7CDA"/>
    <w:rsid w:val="003F7E2F"/>
    <w:rsid w:val="00400109"/>
    <w:rsid w:val="0040085D"/>
    <w:rsid w:val="00400B05"/>
    <w:rsid w:val="00400C3A"/>
    <w:rsid w:val="004010C3"/>
    <w:rsid w:val="0040188F"/>
    <w:rsid w:val="00401B37"/>
    <w:rsid w:val="00401BF7"/>
    <w:rsid w:val="004020F5"/>
    <w:rsid w:val="00402356"/>
    <w:rsid w:val="0040262C"/>
    <w:rsid w:val="0040276D"/>
    <w:rsid w:val="00402FF5"/>
    <w:rsid w:val="004032B0"/>
    <w:rsid w:val="00403396"/>
    <w:rsid w:val="00403ADD"/>
    <w:rsid w:val="00404266"/>
    <w:rsid w:val="0040453C"/>
    <w:rsid w:val="0040457C"/>
    <w:rsid w:val="004048F3"/>
    <w:rsid w:val="00405854"/>
    <w:rsid w:val="00405A96"/>
    <w:rsid w:val="00406EA2"/>
    <w:rsid w:val="00410AB6"/>
    <w:rsid w:val="00411622"/>
    <w:rsid w:val="00411660"/>
    <w:rsid w:val="0041170F"/>
    <w:rsid w:val="0041178E"/>
    <w:rsid w:val="00411C98"/>
    <w:rsid w:val="00411FDB"/>
    <w:rsid w:val="00412436"/>
    <w:rsid w:val="004124CB"/>
    <w:rsid w:val="004125E7"/>
    <w:rsid w:val="00412867"/>
    <w:rsid w:val="00412A1D"/>
    <w:rsid w:val="00412A52"/>
    <w:rsid w:val="00413A8B"/>
    <w:rsid w:val="00414879"/>
    <w:rsid w:val="00414A42"/>
    <w:rsid w:val="00414CCF"/>
    <w:rsid w:val="004153E5"/>
    <w:rsid w:val="00415C95"/>
    <w:rsid w:val="00416232"/>
    <w:rsid w:val="00417002"/>
    <w:rsid w:val="00417037"/>
    <w:rsid w:val="004178A7"/>
    <w:rsid w:val="00417E85"/>
    <w:rsid w:val="00420B7F"/>
    <w:rsid w:val="004218AE"/>
    <w:rsid w:val="0042199D"/>
    <w:rsid w:val="00421EEE"/>
    <w:rsid w:val="00421FEE"/>
    <w:rsid w:val="00422BA1"/>
    <w:rsid w:val="00422EF0"/>
    <w:rsid w:val="00422F27"/>
    <w:rsid w:val="004231B7"/>
    <w:rsid w:val="00423531"/>
    <w:rsid w:val="00423E7F"/>
    <w:rsid w:val="00424634"/>
    <w:rsid w:val="004249A1"/>
    <w:rsid w:val="00424B7D"/>
    <w:rsid w:val="00424E05"/>
    <w:rsid w:val="00424F31"/>
    <w:rsid w:val="00424FDD"/>
    <w:rsid w:val="00425BCE"/>
    <w:rsid w:val="00426769"/>
    <w:rsid w:val="0042722F"/>
    <w:rsid w:val="00427888"/>
    <w:rsid w:val="00427BF0"/>
    <w:rsid w:val="004308FA"/>
    <w:rsid w:val="00430B6A"/>
    <w:rsid w:val="00430CE1"/>
    <w:rsid w:val="0043169B"/>
    <w:rsid w:val="00431E7A"/>
    <w:rsid w:val="00432297"/>
    <w:rsid w:val="00432FAF"/>
    <w:rsid w:val="00433777"/>
    <w:rsid w:val="00433C7C"/>
    <w:rsid w:val="00434012"/>
    <w:rsid w:val="00434220"/>
    <w:rsid w:val="0043451C"/>
    <w:rsid w:val="00434AB0"/>
    <w:rsid w:val="00434BA3"/>
    <w:rsid w:val="00434C0D"/>
    <w:rsid w:val="00435610"/>
    <w:rsid w:val="004368B8"/>
    <w:rsid w:val="00436BCB"/>
    <w:rsid w:val="00436D7B"/>
    <w:rsid w:val="00436D82"/>
    <w:rsid w:val="004372EE"/>
    <w:rsid w:val="004372FC"/>
    <w:rsid w:val="004379D4"/>
    <w:rsid w:val="00437D53"/>
    <w:rsid w:val="00440219"/>
    <w:rsid w:val="0044068E"/>
    <w:rsid w:val="004408C2"/>
    <w:rsid w:val="00441715"/>
    <w:rsid w:val="00441D17"/>
    <w:rsid w:val="0044202C"/>
    <w:rsid w:val="00442430"/>
    <w:rsid w:val="00442954"/>
    <w:rsid w:val="00442967"/>
    <w:rsid w:val="004433EC"/>
    <w:rsid w:val="0044359B"/>
    <w:rsid w:val="0044376C"/>
    <w:rsid w:val="00443A1D"/>
    <w:rsid w:val="004443AA"/>
    <w:rsid w:val="004443D5"/>
    <w:rsid w:val="004444BD"/>
    <w:rsid w:val="004456C6"/>
    <w:rsid w:val="00445AE8"/>
    <w:rsid w:val="00445E02"/>
    <w:rsid w:val="004466A3"/>
    <w:rsid w:val="00446821"/>
    <w:rsid w:val="004469AF"/>
    <w:rsid w:val="00450037"/>
    <w:rsid w:val="004504AF"/>
    <w:rsid w:val="00450ADD"/>
    <w:rsid w:val="00450DE9"/>
    <w:rsid w:val="00450E5C"/>
    <w:rsid w:val="004513B8"/>
    <w:rsid w:val="00451B89"/>
    <w:rsid w:val="00451D12"/>
    <w:rsid w:val="00452269"/>
    <w:rsid w:val="004525E4"/>
    <w:rsid w:val="00452AFA"/>
    <w:rsid w:val="00453328"/>
    <w:rsid w:val="004541EB"/>
    <w:rsid w:val="0045426D"/>
    <w:rsid w:val="0045442D"/>
    <w:rsid w:val="004544F4"/>
    <w:rsid w:val="00454B50"/>
    <w:rsid w:val="0045500A"/>
    <w:rsid w:val="004552A7"/>
    <w:rsid w:val="0045533C"/>
    <w:rsid w:val="0045541F"/>
    <w:rsid w:val="0045566E"/>
    <w:rsid w:val="0045567F"/>
    <w:rsid w:val="00455FFA"/>
    <w:rsid w:val="004564F0"/>
    <w:rsid w:val="00456A72"/>
    <w:rsid w:val="00456BA0"/>
    <w:rsid w:val="00456F26"/>
    <w:rsid w:val="00457524"/>
    <w:rsid w:val="00457AA0"/>
    <w:rsid w:val="00457EC7"/>
    <w:rsid w:val="0046021C"/>
    <w:rsid w:val="0046043E"/>
    <w:rsid w:val="0046093A"/>
    <w:rsid w:val="00460CA1"/>
    <w:rsid w:val="004610CD"/>
    <w:rsid w:val="004616E5"/>
    <w:rsid w:val="00461C4F"/>
    <w:rsid w:val="00461D47"/>
    <w:rsid w:val="00462009"/>
    <w:rsid w:val="00462BFA"/>
    <w:rsid w:val="00462FB8"/>
    <w:rsid w:val="004630E8"/>
    <w:rsid w:val="00463703"/>
    <w:rsid w:val="004638C9"/>
    <w:rsid w:val="0046517D"/>
    <w:rsid w:val="00465384"/>
    <w:rsid w:val="00466544"/>
    <w:rsid w:val="00466684"/>
    <w:rsid w:val="0046671B"/>
    <w:rsid w:val="00466ADE"/>
    <w:rsid w:val="00466C06"/>
    <w:rsid w:val="00467251"/>
    <w:rsid w:val="004703F8"/>
    <w:rsid w:val="004709AC"/>
    <w:rsid w:val="00470E96"/>
    <w:rsid w:val="0047151C"/>
    <w:rsid w:val="00471C55"/>
    <w:rsid w:val="00472166"/>
    <w:rsid w:val="004722C7"/>
    <w:rsid w:val="00472BAE"/>
    <w:rsid w:val="00472C90"/>
    <w:rsid w:val="00473195"/>
    <w:rsid w:val="0047337F"/>
    <w:rsid w:val="004736A5"/>
    <w:rsid w:val="00473762"/>
    <w:rsid w:val="004738F5"/>
    <w:rsid w:val="00473DE4"/>
    <w:rsid w:val="00474FF2"/>
    <w:rsid w:val="00475089"/>
    <w:rsid w:val="00475470"/>
    <w:rsid w:val="00475848"/>
    <w:rsid w:val="00476ABE"/>
    <w:rsid w:val="00477025"/>
    <w:rsid w:val="00477365"/>
    <w:rsid w:val="00477D41"/>
    <w:rsid w:val="004805A1"/>
    <w:rsid w:val="00480BC6"/>
    <w:rsid w:val="00480C85"/>
    <w:rsid w:val="00481B7A"/>
    <w:rsid w:val="004827FE"/>
    <w:rsid w:val="0048313C"/>
    <w:rsid w:val="004834E9"/>
    <w:rsid w:val="004837CD"/>
    <w:rsid w:val="00483A2A"/>
    <w:rsid w:val="00483BCA"/>
    <w:rsid w:val="0048446E"/>
    <w:rsid w:val="00484901"/>
    <w:rsid w:val="00484AA6"/>
    <w:rsid w:val="0048537A"/>
    <w:rsid w:val="00485496"/>
    <w:rsid w:val="00485890"/>
    <w:rsid w:val="004858C6"/>
    <w:rsid w:val="00485986"/>
    <w:rsid w:val="00485C1A"/>
    <w:rsid w:val="0048652D"/>
    <w:rsid w:val="00486C1A"/>
    <w:rsid w:val="00486FAF"/>
    <w:rsid w:val="004870AC"/>
    <w:rsid w:val="00487815"/>
    <w:rsid w:val="004878EC"/>
    <w:rsid w:val="00487A26"/>
    <w:rsid w:val="00487D9E"/>
    <w:rsid w:val="00487F2A"/>
    <w:rsid w:val="00487F42"/>
    <w:rsid w:val="004904D7"/>
    <w:rsid w:val="00490515"/>
    <w:rsid w:val="0049195A"/>
    <w:rsid w:val="0049197B"/>
    <w:rsid w:val="00491D81"/>
    <w:rsid w:val="00491F73"/>
    <w:rsid w:val="00492741"/>
    <w:rsid w:val="00492BA8"/>
    <w:rsid w:val="00492E0B"/>
    <w:rsid w:val="004934C6"/>
    <w:rsid w:val="0049377C"/>
    <w:rsid w:val="00493B2A"/>
    <w:rsid w:val="00494059"/>
    <w:rsid w:val="00494242"/>
    <w:rsid w:val="004942AE"/>
    <w:rsid w:val="0049434C"/>
    <w:rsid w:val="004943B8"/>
    <w:rsid w:val="00494C65"/>
    <w:rsid w:val="004956D5"/>
    <w:rsid w:val="00495F84"/>
    <w:rsid w:val="00496129"/>
    <w:rsid w:val="0049630A"/>
    <w:rsid w:val="004966E3"/>
    <w:rsid w:val="00496E3C"/>
    <w:rsid w:val="00497224"/>
    <w:rsid w:val="00497BB3"/>
    <w:rsid w:val="004A01AD"/>
    <w:rsid w:val="004A0B22"/>
    <w:rsid w:val="004A0D2C"/>
    <w:rsid w:val="004A164A"/>
    <w:rsid w:val="004A210E"/>
    <w:rsid w:val="004A2269"/>
    <w:rsid w:val="004A22D8"/>
    <w:rsid w:val="004A2380"/>
    <w:rsid w:val="004A23AE"/>
    <w:rsid w:val="004A2ACA"/>
    <w:rsid w:val="004A2CF4"/>
    <w:rsid w:val="004A2D6B"/>
    <w:rsid w:val="004A3169"/>
    <w:rsid w:val="004A362B"/>
    <w:rsid w:val="004A40EB"/>
    <w:rsid w:val="004A4BD5"/>
    <w:rsid w:val="004A5473"/>
    <w:rsid w:val="004A5496"/>
    <w:rsid w:val="004A5733"/>
    <w:rsid w:val="004A575A"/>
    <w:rsid w:val="004A638D"/>
    <w:rsid w:val="004A6CA9"/>
    <w:rsid w:val="004A73AE"/>
    <w:rsid w:val="004A74A1"/>
    <w:rsid w:val="004A7613"/>
    <w:rsid w:val="004A7BC5"/>
    <w:rsid w:val="004A7E19"/>
    <w:rsid w:val="004B0018"/>
    <w:rsid w:val="004B016E"/>
    <w:rsid w:val="004B0531"/>
    <w:rsid w:val="004B10D9"/>
    <w:rsid w:val="004B1632"/>
    <w:rsid w:val="004B1A9A"/>
    <w:rsid w:val="004B1B3F"/>
    <w:rsid w:val="004B23CD"/>
    <w:rsid w:val="004B2793"/>
    <w:rsid w:val="004B2D0F"/>
    <w:rsid w:val="004B3040"/>
    <w:rsid w:val="004B324E"/>
    <w:rsid w:val="004B334A"/>
    <w:rsid w:val="004B3B82"/>
    <w:rsid w:val="004B484B"/>
    <w:rsid w:val="004B5012"/>
    <w:rsid w:val="004B5322"/>
    <w:rsid w:val="004B65E6"/>
    <w:rsid w:val="004B673F"/>
    <w:rsid w:val="004B698C"/>
    <w:rsid w:val="004B6C21"/>
    <w:rsid w:val="004B70C9"/>
    <w:rsid w:val="004B766A"/>
    <w:rsid w:val="004B7AC6"/>
    <w:rsid w:val="004C0906"/>
    <w:rsid w:val="004C11FF"/>
    <w:rsid w:val="004C1467"/>
    <w:rsid w:val="004C1522"/>
    <w:rsid w:val="004C15B8"/>
    <w:rsid w:val="004C1AD0"/>
    <w:rsid w:val="004C1F0A"/>
    <w:rsid w:val="004C212A"/>
    <w:rsid w:val="004C28D9"/>
    <w:rsid w:val="004C2A88"/>
    <w:rsid w:val="004C316C"/>
    <w:rsid w:val="004C4499"/>
    <w:rsid w:val="004C485B"/>
    <w:rsid w:val="004C4ED2"/>
    <w:rsid w:val="004C4F2F"/>
    <w:rsid w:val="004C61C4"/>
    <w:rsid w:val="004C61DD"/>
    <w:rsid w:val="004C65E8"/>
    <w:rsid w:val="004C6696"/>
    <w:rsid w:val="004C70D1"/>
    <w:rsid w:val="004C7121"/>
    <w:rsid w:val="004C7389"/>
    <w:rsid w:val="004D022C"/>
    <w:rsid w:val="004D07A1"/>
    <w:rsid w:val="004D08DB"/>
    <w:rsid w:val="004D0BD1"/>
    <w:rsid w:val="004D1332"/>
    <w:rsid w:val="004D20BC"/>
    <w:rsid w:val="004D2CD7"/>
    <w:rsid w:val="004D2F7B"/>
    <w:rsid w:val="004D336B"/>
    <w:rsid w:val="004D3AE1"/>
    <w:rsid w:val="004D43F4"/>
    <w:rsid w:val="004D451B"/>
    <w:rsid w:val="004D483F"/>
    <w:rsid w:val="004D49D6"/>
    <w:rsid w:val="004D4B0F"/>
    <w:rsid w:val="004D4E31"/>
    <w:rsid w:val="004D54E3"/>
    <w:rsid w:val="004D54ED"/>
    <w:rsid w:val="004D5904"/>
    <w:rsid w:val="004D6091"/>
    <w:rsid w:val="004D61C3"/>
    <w:rsid w:val="004D6B02"/>
    <w:rsid w:val="004D6BDC"/>
    <w:rsid w:val="004D6CB0"/>
    <w:rsid w:val="004D7A4F"/>
    <w:rsid w:val="004D7E49"/>
    <w:rsid w:val="004D7F26"/>
    <w:rsid w:val="004E028F"/>
    <w:rsid w:val="004E0C97"/>
    <w:rsid w:val="004E0CBC"/>
    <w:rsid w:val="004E1089"/>
    <w:rsid w:val="004E10DF"/>
    <w:rsid w:val="004E1D47"/>
    <w:rsid w:val="004E1DF6"/>
    <w:rsid w:val="004E2AE6"/>
    <w:rsid w:val="004E2BA1"/>
    <w:rsid w:val="004E30A0"/>
    <w:rsid w:val="004E3259"/>
    <w:rsid w:val="004E36C5"/>
    <w:rsid w:val="004E41C0"/>
    <w:rsid w:val="004E4614"/>
    <w:rsid w:val="004E4F0F"/>
    <w:rsid w:val="004E5570"/>
    <w:rsid w:val="004E557D"/>
    <w:rsid w:val="004E55FB"/>
    <w:rsid w:val="004E55FC"/>
    <w:rsid w:val="004E6351"/>
    <w:rsid w:val="004E662F"/>
    <w:rsid w:val="004E6DA4"/>
    <w:rsid w:val="004F00EF"/>
    <w:rsid w:val="004F02EF"/>
    <w:rsid w:val="004F0F3E"/>
    <w:rsid w:val="004F19DB"/>
    <w:rsid w:val="004F1F6A"/>
    <w:rsid w:val="004F217A"/>
    <w:rsid w:val="004F2239"/>
    <w:rsid w:val="004F2464"/>
    <w:rsid w:val="004F2B5B"/>
    <w:rsid w:val="004F2B67"/>
    <w:rsid w:val="004F325D"/>
    <w:rsid w:val="004F36B3"/>
    <w:rsid w:val="004F3766"/>
    <w:rsid w:val="004F387E"/>
    <w:rsid w:val="004F3ACC"/>
    <w:rsid w:val="004F3AF6"/>
    <w:rsid w:val="004F42F9"/>
    <w:rsid w:val="004F477C"/>
    <w:rsid w:val="004F4F64"/>
    <w:rsid w:val="004F4F66"/>
    <w:rsid w:val="004F4FFC"/>
    <w:rsid w:val="004F5727"/>
    <w:rsid w:val="004F58D2"/>
    <w:rsid w:val="004F5B71"/>
    <w:rsid w:val="004F6006"/>
    <w:rsid w:val="004F63AD"/>
    <w:rsid w:val="004F6AFF"/>
    <w:rsid w:val="004F700E"/>
    <w:rsid w:val="004F7160"/>
    <w:rsid w:val="004F71A2"/>
    <w:rsid w:val="004F71A8"/>
    <w:rsid w:val="004F7AFE"/>
    <w:rsid w:val="004F7C51"/>
    <w:rsid w:val="004F7CB7"/>
    <w:rsid w:val="004F7DE8"/>
    <w:rsid w:val="00500235"/>
    <w:rsid w:val="005003D6"/>
    <w:rsid w:val="00500567"/>
    <w:rsid w:val="005006B9"/>
    <w:rsid w:val="0050091A"/>
    <w:rsid w:val="00501567"/>
    <w:rsid w:val="0050222A"/>
    <w:rsid w:val="0050229D"/>
    <w:rsid w:val="00502592"/>
    <w:rsid w:val="00502990"/>
    <w:rsid w:val="00502EC8"/>
    <w:rsid w:val="005033EB"/>
    <w:rsid w:val="00503EB8"/>
    <w:rsid w:val="00504392"/>
    <w:rsid w:val="005044A5"/>
    <w:rsid w:val="00504B6F"/>
    <w:rsid w:val="00504C60"/>
    <w:rsid w:val="00505B67"/>
    <w:rsid w:val="00505B92"/>
    <w:rsid w:val="00505D4C"/>
    <w:rsid w:val="00506053"/>
    <w:rsid w:val="00506BA5"/>
    <w:rsid w:val="00506BC6"/>
    <w:rsid w:val="00506F74"/>
    <w:rsid w:val="005070DE"/>
    <w:rsid w:val="00507273"/>
    <w:rsid w:val="00507583"/>
    <w:rsid w:val="00507597"/>
    <w:rsid w:val="00507C4C"/>
    <w:rsid w:val="005104A0"/>
    <w:rsid w:val="005109F0"/>
    <w:rsid w:val="00511B22"/>
    <w:rsid w:val="00512A54"/>
    <w:rsid w:val="00513022"/>
    <w:rsid w:val="00513201"/>
    <w:rsid w:val="0051354A"/>
    <w:rsid w:val="00513575"/>
    <w:rsid w:val="005139D6"/>
    <w:rsid w:val="00513E60"/>
    <w:rsid w:val="00514054"/>
    <w:rsid w:val="0051414C"/>
    <w:rsid w:val="00514356"/>
    <w:rsid w:val="005153C9"/>
    <w:rsid w:val="005161E0"/>
    <w:rsid w:val="00516300"/>
    <w:rsid w:val="00516473"/>
    <w:rsid w:val="00516841"/>
    <w:rsid w:val="00516BAA"/>
    <w:rsid w:val="00516BCE"/>
    <w:rsid w:val="00516F46"/>
    <w:rsid w:val="00516FD7"/>
    <w:rsid w:val="005176C5"/>
    <w:rsid w:val="00517777"/>
    <w:rsid w:val="00517C85"/>
    <w:rsid w:val="00520167"/>
    <w:rsid w:val="00520303"/>
    <w:rsid w:val="00520483"/>
    <w:rsid w:val="0052054A"/>
    <w:rsid w:val="00521027"/>
    <w:rsid w:val="005211F6"/>
    <w:rsid w:val="0052140B"/>
    <w:rsid w:val="005214F4"/>
    <w:rsid w:val="00521C00"/>
    <w:rsid w:val="00522263"/>
    <w:rsid w:val="0052246C"/>
    <w:rsid w:val="005224BE"/>
    <w:rsid w:val="005225EA"/>
    <w:rsid w:val="00522624"/>
    <w:rsid w:val="0052266F"/>
    <w:rsid w:val="00522731"/>
    <w:rsid w:val="00522B37"/>
    <w:rsid w:val="00522F98"/>
    <w:rsid w:val="00523425"/>
    <w:rsid w:val="005235FB"/>
    <w:rsid w:val="005238B3"/>
    <w:rsid w:val="00524515"/>
    <w:rsid w:val="00524C25"/>
    <w:rsid w:val="00525041"/>
    <w:rsid w:val="00525442"/>
    <w:rsid w:val="0052587B"/>
    <w:rsid w:val="00526C3D"/>
    <w:rsid w:val="00527ACB"/>
    <w:rsid w:val="00527B12"/>
    <w:rsid w:val="005306BB"/>
    <w:rsid w:val="00531053"/>
    <w:rsid w:val="0053109A"/>
    <w:rsid w:val="00531CC6"/>
    <w:rsid w:val="005321A1"/>
    <w:rsid w:val="00532547"/>
    <w:rsid w:val="005325C9"/>
    <w:rsid w:val="005327CD"/>
    <w:rsid w:val="005331BE"/>
    <w:rsid w:val="005341E7"/>
    <w:rsid w:val="00534632"/>
    <w:rsid w:val="00534A4E"/>
    <w:rsid w:val="005352C1"/>
    <w:rsid w:val="00535F18"/>
    <w:rsid w:val="00537D2E"/>
    <w:rsid w:val="00540276"/>
    <w:rsid w:val="00540478"/>
    <w:rsid w:val="00540875"/>
    <w:rsid w:val="005408B7"/>
    <w:rsid w:val="00541117"/>
    <w:rsid w:val="005411B8"/>
    <w:rsid w:val="005414CB"/>
    <w:rsid w:val="005418BB"/>
    <w:rsid w:val="005418C7"/>
    <w:rsid w:val="00541A01"/>
    <w:rsid w:val="00541DFD"/>
    <w:rsid w:val="00542531"/>
    <w:rsid w:val="00542723"/>
    <w:rsid w:val="005427B4"/>
    <w:rsid w:val="00542CD9"/>
    <w:rsid w:val="00542D26"/>
    <w:rsid w:val="00543A4F"/>
    <w:rsid w:val="00544604"/>
    <w:rsid w:val="00544737"/>
    <w:rsid w:val="00544D1D"/>
    <w:rsid w:val="005451EF"/>
    <w:rsid w:val="0054543F"/>
    <w:rsid w:val="005472A1"/>
    <w:rsid w:val="00547388"/>
    <w:rsid w:val="005500EE"/>
    <w:rsid w:val="00550647"/>
    <w:rsid w:val="00550AD8"/>
    <w:rsid w:val="005511C4"/>
    <w:rsid w:val="00551445"/>
    <w:rsid w:val="00551648"/>
    <w:rsid w:val="00551E23"/>
    <w:rsid w:val="00552711"/>
    <w:rsid w:val="00552D03"/>
    <w:rsid w:val="00552E72"/>
    <w:rsid w:val="005532CC"/>
    <w:rsid w:val="005532FE"/>
    <w:rsid w:val="00553371"/>
    <w:rsid w:val="005534FC"/>
    <w:rsid w:val="005537F3"/>
    <w:rsid w:val="00554317"/>
    <w:rsid w:val="005546F2"/>
    <w:rsid w:val="00554894"/>
    <w:rsid w:val="0055519A"/>
    <w:rsid w:val="00555E7B"/>
    <w:rsid w:val="005560CC"/>
    <w:rsid w:val="00556549"/>
    <w:rsid w:val="00556583"/>
    <w:rsid w:val="00556DE6"/>
    <w:rsid w:val="005575A8"/>
    <w:rsid w:val="00557815"/>
    <w:rsid w:val="00557943"/>
    <w:rsid w:val="00557995"/>
    <w:rsid w:val="005602F9"/>
    <w:rsid w:val="00560820"/>
    <w:rsid w:val="00560A04"/>
    <w:rsid w:val="005613CF"/>
    <w:rsid w:val="0056185D"/>
    <w:rsid w:val="00562295"/>
    <w:rsid w:val="00562373"/>
    <w:rsid w:val="00562FDA"/>
    <w:rsid w:val="005638CF"/>
    <w:rsid w:val="00563E02"/>
    <w:rsid w:val="00563FCE"/>
    <w:rsid w:val="005642DF"/>
    <w:rsid w:val="00564E38"/>
    <w:rsid w:val="00565992"/>
    <w:rsid w:val="00566C35"/>
    <w:rsid w:val="00566E79"/>
    <w:rsid w:val="00566E85"/>
    <w:rsid w:val="0056725F"/>
    <w:rsid w:val="00567A4C"/>
    <w:rsid w:val="00571595"/>
    <w:rsid w:val="00571681"/>
    <w:rsid w:val="00571A27"/>
    <w:rsid w:val="00571F8D"/>
    <w:rsid w:val="005720CA"/>
    <w:rsid w:val="0057260C"/>
    <w:rsid w:val="0057272A"/>
    <w:rsid w:val="005727E4"/>
    <w:rsid w:val="00572A24"/>
    <w:rsid w:val="00573200"/>
    <w:rsid w:val="005733FD"/>
    <w:rsid w:val="005734EF"/>
    <w:rsid w:val="0057351E"/>
    <w:rsid w:val="005736FD"/>
    <w:rsid w:val="005739B4"/>
    <w:rsid w:val="00573DF7"/>
    <w:rsid w:val="00574678"/>
    <w:rsid w:val="00574917"/>
    <w:rsid w:val="00574B37"/>
    <w:rsid w:val="00574E3F"/>
    <w:rsid w:val="00574FC0"/>
    <w:rsid w:val="00575301"/>
    <w:rsid w:val="00575561"/>
    <w:rsid w:val="00575675"/>
    <w:rsid w:val="00575994"/>
    <w:rsid w:val="00575A60"/>
    <w:rsid w:val="00575BA2"/>
    <w:rsid w:val="005762DA"/>
    <w:rsid w:val="005763C9"/>
    <w:rsid w:val="005765AA"/>
    <w:rsid w:val="00576ACE"/>
    <w:rsid w:val="00576F85"/>
    <w:rsid w:val="005770AA"/>
    <w:rsid w:val="00577913"/>
    <w:rsid w:val="00577A85"/>
    <w:rsid w:val="00577CCA"/>
    <w:rsid w:val="0058008F"/>
    <w:rsid w:val="00580136"/>
    <w:rsid w:val="0058028F"/>
    <w:rsid w:val="0058053A"/>
    <w:rsid w:val="00580586"/>
    <w:rsid w:val="005806E2"/>
    <w:rsid w:val="00580A5E"/>
    <w:rsid w:val="00580E92"/>
    <w:rsid w:val="00581489"/>
    <w:rsid w:val="00582407"/>
    <w:rsid w:val="005838EC"/>
    <w:rsid w:val="00584560"/>
    <w:rsid w:val="0058467D"/>
    <w:rsid w:val="0058481F"/>
    <w:rsid w:val="005849C7"/>
    <w:rsid w:val="005854FA"/>
    <w:rsid w:val="00585BCF"/>
    <w:rsid w:val="00587BD5"/>
    <w:rsid w:val="00587F40"/>
    <w:rsid w:val="005900C5"/>
    <w:rsid w:val="00591435"/>
    <w:rsid w:val="00591737"/>
    <w:rsid w:val="00591B6E"/>
    <w:rsid w:val="00592430"/>
    <w:rsid w:val="005924D7"/>
    <w:rsid w:val="00592550"/>
    <w:rsid w:val="00592A65"/>
    <w:rsid w:val="00592B3A"/>
    <w:rsid w:val="00592F84"/>
    <w:rsid w:val="0059378B"/>
    <w:rsid w:val="00594047"/>
    <w:rsid w:val="0059465D"/>
    <w:rsid w:val="00594A6A"/>
    <w:rsid w:val="00594D78"/>
    <w:rsid w:val="00595356"/>
    <w:rsid w:val="00595ABA"/>
    <w:rsid w:val="00595E19"/>
    <w:rsid w:val="005961F4"/>
    <w:rsid w:val="00596239"/>
    <w:rsid w:val="0059627D"/>
    <w:rsid w:val="0059666A"/>
    <w:rsid w:val="005966AC"/>
    <w:rsid w:val="00596969"/>
    <w:rsid w:val="00596E28"/>
    <w:rsid w:val="005974EC"/>
    <w:rsid w:val="00597727"/>
    <w:rsid w:val="00597A02"/>
    <w:rsid w:val="005A1546"/>
    <w:rsid w:val="005A1839"/>
    <w:rsid w:val="005A2188"/>
    <w:rsid w:val="005A2201"/>
    <w:rsid w:val="005A2CD7"/>
    <w:rsid w:val="005A36DF"/>
    <w:rsid w:val="005A3F38"/>
    <w:rsid w:val="005A4347"/>
    <w:rsid w:val="005A4C7D"/>
    <w:rsid w:val="005A508F"/>
    <w:rsid w:val="005A5340"/>
    <w:rsid w:val="005A53EB"/>
    <w:rsid w:val="005A56B9"/>
    <w:rsid w:val="005A5D91"/>
    <w:rsid w:val="005A5D97"/>
    <w:rsid w:val="005A5E47"/>
    <w:rsid w:val="005A6E2B"/>
    <w:rsid w:val="005A71A8"/>
    <w:rsid w:val="005A79DB"/>
    <w:rsid w:val="005A7D1D"/>
    <w:rsid w:val="005B0A79"/>
    <w:rsid w:val="005B0EC1"/>
    <w:rsid w:val="005B11B1"/>
    <w:rsid w:val="005B1338"/>
    <w:rsid w:val="005B1B86"/>
    <w:rsid w:val="005B1CC1"/>
    <w:rsid w:val="005B1F10"/>
    <w:rsid w:val="005B2E45"/>
    <w:rsid w:val="005B2E7B"/>
    <w:rsid w:val="005B397A"/>
    <w:rsid w:val="005B43ED"/>
    <w:rsid w:val="005B45CC"/>
    <w:rsid w:val="005B5495"/>
    <w:rsid w:val="005B560B"/>
    <w:rsid w:val="005B570E"/>
    <w:rsid w:val="005B5AD8"/>
    <w:rsid w:val="005B5C2F"/>
    <w:rsid w:val="005B6196"/>
    <w:rsid w:val="005B6213"/>
    <w:rsid w:val="005B68A2"/>
    <w:rsid w:val="005B70E2"/>
    <w:rsid w:val="005B723F"/>
    <w:rsid w:val="005B7312"/>
    <w:rsid w:val="005C0930"/>
    <w:rsid w:val="005C0A07"/>
    <w:rsid w:val="005C0E13"/>
    <w:rsid w:val="005C0F59"/>
    <w:rsid w:val="005C1090"/>
    <w:rsid w:val="005C182B"/>
    <w:rsid w:val="005C1A27"/>
    <w:rsid w:val="005C1D23"/>
    <w:rsid w:val="005C1E82"/>
    <w:rsid w:val="005C2C40"/>
    <w:rsid w:val="005C2D98"/>
    <w:rsid w:val="005C2EB5"/>
    <w:rsid w:val="005C30F2"/>
    <w:rsid w:val="005C31C5"/>
    <w:rsid w:val="005C37BD"/>
    <w:rsid w:val="005C3EEB"/>
    <w:rsid w:val="005C443A"/>
    <w:rsid w:val="005C44AC"/>
    <w:rsid w:val="005C46F2"/>
    <w:rsid w:val="005C6877"/>
    <w:rsid w:val="005C6A7E"/>
    <w:rsid w:val="005C6A7F"/>
    <w:rsid w:val="005C719E"/>
    <w:rsid w:val="005C7304"/>
    <w:rsid w:val="005C7BEC"/>
    <w:rsid w:val="005C7D31"/>
    <w:rsid w:val="005C7F76"/>
    <w:rsid w:val="005D018B"/>
    <w:rsid w:val="005D0799"/>
    <w:rsid w:val="005D07C0"/>
    <w:rsid w:val="005D0A78"/>
    <w:rsid w:val="005D13CA"/>
    <w:rsid w:val="005D170D"/>
    <w:rsid w:val="005D1849"/>
    <w:rsid w:val="005D19B3"/>
    <w:rsid w:val="005D19DC"/>
    <w:rsid w:val="005D1DEB"/>
    <w:rsid w:val="005D1DF3"/>
    <w:rsid w:val="005D233F"/>
    <w:rsid w:val="005D240F"/>
    <w:rsid w:val="005D29CD"/>
    <w:rsid w:val="005D2B85"/>
    <w:rsid w:val="005D2D91"/>
    <w:rsid w:val="005D2FEC"/>
    <w:rsid w:val="005D38E3"/>
    <w:rsid w:val="005D3CA1"/>
    <w:rsid w:val="005D3D1C"/>
    <w:rsid w:val="005D3F3E"/>
    <w:rsid w:val="005D4517"/>
    <w:rsid w:val="005D45E6"/>
    <w:rsid w:val="005D528D"/>
    <w:rsid w:val="005D59C3"/>
    <w:rsid w:val="005D68CE"/>
    <w:rsid w:val="005D6A0D"/>
    <w:rsid w:val="005D744B"/>
    <w:rsid w:val="005D7733"/>
    <w:rsid w:val="005D7A8B"/>
    <w:rsid w:val="005E0994"/>
    <w:rsid w:val="005E0A5D"/>
    <w:rsid w:val="005E139C"/>
    <w:rsid w:val="005E18E5"/>
    <w:rsid w:val="005E1A58"/>
    <w:rsid w:val="005E1B4D"/>
    <w:rsid w:val="005E21D6"/>
    <w:rsid w:val="005E266F"/>
    <w:rsid w:val="005E2876"/>
    <w:rsid w:val="005E2B00"/>
    <w:rsid w:val="005E2E0A"/>
    <w:rsid w:val="005E2FBA"/>
    <w:rsid w:val="005E3002"/>
    <w:rsid w:val="005E308D"/>
    <w:rsid w:val="005E3178"/>
    <w:rsid w:val="005E3E3F"/>
    <w:rsid w:val="005E40AF"/>
    <w:rsid w:val="005E41FD"/>
    <w:rsid w:val="005E4941"/>
    <w:rsid w:val="005E5128"/>
    <w:rsid w:val="005E51EA"/>
    <w:rsid w:val="005E5323"/>
    <w:rsid w:val="005E552E"/>
    <w:rsid w:val="005E5877"/>
    <w:rsid w:val="005E5963"/>
    <w:rsid w:val="005E65A9"/>
    <w:rsid w:val="005E670F"/>
    <w:rsid w:val="005E6C78"/>
    <w:rsid w:val="005E73D9"/>
    <w:rsid w:val="005E7745"/>
    <w:rsid w:val="005E77D7"/>
    <w:rsid w:val="005E7838"/>
    <w:rsid w:val="005E7910"/>
    <w:rsid w:val="005E7FC0"/>
    <w:rsid w:val="005F0460"/>
    <w:rsid w:val="005F0485"/>
    <w:rsid w:val="005F052A"/>
    <w:rsid w:val="005F0A9C"/>
    <w:rsid w:val="005F11B0"/>
    <w:rsid w:val="005F19D9"/>
    <w:rsid w:val="005F1D03"/>
    <w:rsid w:val="005F1FC9"/>
    <w:rsid w:val="005F25CC"/>
    <w:rsid w:val="005F262D"/>
    <w:rsid w:val="005F26BC"/>
    <w:rsid w:val="005F292B"/>
    <w:rsid w:val="005F2957"/>
    <w:rsid w:val="005F2F20"/>
    <w:rsid w:val="005F3243"/>
    <w:rsid w:val="005F33D0"/>
    <w:rsid w:val="005F347A"/>
    <w:rsid w:val="005F3F89"/>
    <w:rsid w:val="005F404C"/>
    <w:rsid w:val="005F422E"/>
    <w:rsid w:val="005F4655"/>
    <w:rsid w:val="005F4755"/>
    <w:rsid w:val="005F4B5D"/>
    <w:rsid w:val="005F4D21"/>
    <w:rsid w:val="005F4ED8"/>
    <w:rsid w:val="005F569D"/>
    <w:rsid w:val="005F5838"/>
    <w:rsid w:val="005F5BF0"/>
    <w:rsid w:val="005F65B1"/>
    <w:rsid w:val="005F6618"/>
    <w:rsid w:val="005F68C9"/>
    <w:rsid w:val="005F770A"/>
    <w:rsid w:val="005F78E3"/>
    <w:rsid w:val="00600041"/>
    <w:rsid w:val="00600A1E"/>
    <w:rsid w:val="006012A9"/>
    <w:rsid w:val="0060140F"/>
    <w:rsid w:val="006015AD"/>
    <w:rsid w:val="00601735"/>
    <w:rsid w:val="006017AD"/>
    <w:rsid w:val="006022D1"/>
    <w:rsid w:val="00602C74"/>
    <w:rsid w:val="00603146"/>
    <w:rsid w:val="006031C0"/>
    <w:rsid w:val="006039B7"/>
    <w:rsid w:val="00604BDB"/>
    <w:rsid w:val="00604CC7"/>
    <w:rsid w:val="00605799"/>
    <w:rsid w:val="0060590B"/>
    <w:rsid w:val="00605AA3"/>
    <w:rsid w:val="0060645C"/>
    <w:rsid w:val="006068B3"/>
    <w:rsid w:val="00606A4F"/>
    <w:rsid w:val="00607908"/>
    <w:rsid w:val="00607E9B"/>
    <w:rsid w:val="006108E0"/>
    <w:rsid w:val="00610C9E"/>
    <w:rsid w:val="0061149A"/>
    <w:rsid w:val="0061194E"/>
    <w:rsid w:val="00611AFF"/>
    <w:rsid w:val="00611F74"/>
    <w:rsid w:val="00612C87"/>
    <w:rsid w:val="00612D10"/>
    <w:rsid w:val="00612D69"/>
    <w:rsid w:val="00613134"/>
    <w:rsid w:val="00613502"/>
    <w:rsid w:val="00613738"/>
    <w:rsid w:val="00613775"/>
    <w:rsid w:val="00614171"/>
    <w:rsid w:val="00614BE9"/>
    <w:rsid w:val="00614CAE"/>
    <w:rsid w:val="00615BCD"/>
    <w:rsid w:val="00616463"/>
    <w:rsid w:val="00616603"/>
    <w:rsid w:val="00616714"/>
    <w:rsid w:val="00616970"/>
    <w:rsid w:val="00616E26"/>
    <w:rsid w:val="00617222"/>
    <w:rsid w:val="00617346"/>
    <w:rsid w:val="006176C7"/>
    <w:rsid w:val="00620943"/>
    <w:rsid w:val="00620F99"/>
    <w:rsid w:val="00621323"/>
    <w:rsid w:val="00621C80"/>
    <w:rsid w:val="00622804"/>
    <w:rsid w:val="00623321"/>
    <w:rsid w:val="006237D4"/>
    <w:rsid w:val="00623FFF"/>
    <w:rsid w:val="00624163"/>
    <w:rsid w:val="00624164"/>
    <w:rsid w:val="0062416B"/>
    <w:rsid w:val="00624202"/>
    <w:rsid w:val="00624FE8"/>
    <w:rsid w:val="0062501E"/>
    <w:rsid w:val="00625371"/>
    <w:rsid w:val="006253FF"/>
    <w:rsid w:val="00625ACD"/>
    <w:rsid w:val="00625BE0"/>
    <w:rsid w:val="00625EB9"/>
    <w:rsid w:val="00626461"/>
    <w:rsid w:val="00627DC6"/>
    <w:rsid w:val="006303A4"/>
    <w:rsid w:val="00630446"/>
    <w:rsid w:val="00630838"/>
    <w:rsid w:val="006308ED"/>
    <w:rsid w:val="006313EA"/>
    <w:rsid w:val="00631DD3"/>
    <w:rsid w:val="006325EF"/>
    <w:rsid w:val="00632DC3"/>
    <w:rsid w:val="00632F89"/>
    <w:rsid w:val="00633582"/>
    <w:rsid w:val="0063366E"/>
    <w:rsid w:val="006348D5"/>
    <w:rsid w:val="006349F1"/>
    <w:rsid w:val="00634AB3"/>
    <w:rsid w:val="00634B36"/>
    <w:rsid w:val="00634B77"/>
    <w:rsid w:val="00634F27"/>
    <w:rsid w:val="006350E0"/>
    <w:rsid w:val="00635A07"/>
    <w:rsid w:val="00635EE7"/>
    <w:rsid w:val="0063609C"/>
    <w:rsid w:val="006369AB"/>
    <w:rsid w:val="00636C19"/>
    <w:rsid w:val="00637011"/>
    <w:rsid w:val="006372FE"/>
    <w:rsid w:val="00637792"/>
    <w:rsid w:val="00637D4F"/>
    <w:rsid w:val="00640146"/>
    <w:rsid w:val="00640334"/>
    <w:rsid w:val="00640FEA"/>
    <w:rsid w:val="00641254"/>
    <w:rsid w:val="006412F1"/>
    <w:rsid w:val="00641791"/>
    <w:rsid w:val="006417E7"/>
    <w:rsid w:val="00641BDF"/>
    <w:rsid w:val="00641EBB"/>
    <w:rsid w:val="00641F5C"/>
    <w:rsid w:val="0064208E"/>
    <w:rsid w:val="006422A4"/>
    <w:rsid w:val="00642646"/>
    <w:rsid w:val="00642A39"/>
    <w:rsid w:val="00642DEB"/>
    <w:rsid w:val="00642FB1"/>
    <w:rsid w:val="00643FB6"/>
    <w:rsid w:val="00644314"/>
    <w:rsid w:val="0064455C"/>
    <w:rsid w:val="006453C4"/>
    <w:rsid w:val="0064590F"/>
    <w:rsid w:val="00646104"/>
    <w:rsid w:val="0064626F"/>
    <w:rsid w:val="006468B4"/>
    <w:rsid w:val="0064707D"/>
    <w:rsid w:val="00647471"/>
    <w:rsid w:val="00647A65"/>
    <w:rsid w:val="00647B2C"/>
    <w:rsid w:val="0065029A"/>
    <w:rsid w:val="0065035B"/>
    <w:rsid w:val="006504B0"/>
    <w:rsid w:val="00650944"/>
    <w:rsid w:val="00650EAE"/>
    <w:rsid w:val="00650ED2"/>
    <w:rsid w:val="00651FF2"/>
    <w:rsid w:val="00652527"/>
    <w:rsid w:val="006526E6"/>
    <w:rsid w:val="0065299C"/>
    <w:rsid w:val="00653C2F"/>
    <w:rsid w:val="00653E96"/>
    <w:rsid w:val="0065438A"/>
    <w:rsid w:val="00654C89"/>
    <w:rsid w:val="006553F6"/>
    <w:rsid w:val="00655BA6"/>
    <w:rsid w:val="00655D05"/>
    <w:rsid w:val="00655D80"/>
    <w:rsid w:val="00656143"/>
    <w:rsid w:val="00656AD0"/>
    <w:rsid w:val="00656B73"/>
    <w:rsid w:val="006572DB"/>
    <w:rsid w:val="00660355"/>
    <w:rsid w:val="00660A81"/>
    <w:rsid w:val="00661296"/>
    <w:rsid w:val="006618E1"/>
    <w:rsid w:val="00663347"/>
    <w:rsid w:val="00663982"/>
    <w:rsid w:val="00663FFB"/>
    <w:rsid w:val="006640A8"/>
    <w:rsid w:val="006641E1"/>
    <w:rsid w:val="00664CFA"/>
    <w:rsid w:val="00664EC1"/>
    <w:rsid w:val="006654DA"/>
    <w:rsid w:val="00665574"/>
    <w:rsid w:val="006659C3"/>
    <w:rsid w:val="00665F89"/>
    <w:rsid w:val="0066613F"/>
    <w:rsid w:val="006667B2"/>
    <w:rsid w:val="00666F0D"/>
    <w:rsid w:val="00666F1D"/>
    <w:rsid w:val="006672A4"/>
    <w:rsid w:val="00667995"/>
    <w:rsid w:val="00667AD5"/>
    <w:rsid w:val="00670197"/>
    <w:rsid w:val="006706A1"/>
    <w:rsid w:val="00670D62"/>
    <w:rsid w:val="00670E00"/>
    <w:rsid w:val="006710A0"/>
    <w:rsid w:val="0067187E"/>
    <w:rsid w:val="00671902"/>
    <w:rsid w:val="00671D55"/>
    <w:rsid w:val="00671E47"/>
    <w:rsid w:val="00671EAE"/>
    <w:rsid w:val="006720B8"/>
    <w:rsid w:val="0067229F"/>
    <w:rsid w:val="006723B0"/>
    <w:rsid w:val="0067338D"/>
    <w:rsid w:val="0067359E"/>
    <w:rsid w:val="006737D3"/>
    <w:rsid w:val="00673942"/>
    <w:rsid w:val="00673ADB"/>
    <w:rsid w:val="00673C4E"/>
    <w:rsid w:val="00674026"/>
    <w:rsid w:val="00674610"/>
    <w:rsid w:val="006747AD"/>
    <w:rsid w:val="006749F4"/>
    <w:rsid w:val="00674FEB"/>
    <w:rsid w:val="00675067"/>
    <w:rsid w:val="00675544"/>
    <w:rsid w:val="00676067"/>
    <w:rsid w:val="006763BC"/>
    <w:rsid w:val="0067654B"/>
    <w:rsid w:val="00676BE7"/>
    <w:rsid w:val="00676CD8"/>
    <w:rsid w:val="00676E34"/>
    <w:rsid w:val="006771F4"/>
    <w:rsid w:val="00677698"/>
    <w:rsid w:val="0068035C"/>
    <w:rsid w:val="00680A05"/>
    <w:rsid w:val="006813D1"/>
    <w:rsid w:val="00681598"/>
    <w:rsid w:val="00681745"/>
    <w:rsid w:val="00681A92"/>
    <w:rsid w:val="00681D7F"/>
    <w:rsid w:val="00681DCB"/>
    <w:rsid w:val="00682EE2"/>
    <w:rsid w:val="006833BE"/>
    <w:rsid w:val="006835F3"/>
    <w:rsid w:val="00683607"/>
    <w:rsid w:val="00683890"/>
    <w:rsid w:val="00683B6A"/>
    <w:rsid w:val="00683E42"/>
    <w:rsid w:val="00683F2F"/>
    <w:rsid w:val="00684478"/>
    <w:rsid w:val="006848EA"/>
    <w:rsid w:val="0068497A"/>
    <w:rsid w:val="006849F3"/>
    <w:rsid w:val="00684AAD"/>
    <w:rsid w:val="00684C77"/>
    <w:rsid w:val="00685037"/>
    <w:rsid w:val="006865E6"/>
    <w:rsid w:val="006871BA"/>
    <w:rsid w:val="00687A4F"/>
    <w:rsid w:val="00690576"/>
    <w:rsid w:val="006908B9"/>
    <w:rsid w:val="00690CE2"/>
    <w:rsid w:val="00690DC9"/>
    <w:rsid w:val="006917FE"/>
    <w:rsid w:val="00691B05"/>
    <w:rsid w:val="00691E24"/>
    <w:rsid w:val="006920FA"/>
    <w:rsid w:val="00692609"/>
    <w:rsid w:val="00692AE1"/>
    <w:rsid w:val="0069333B"/>
    <w:rsid w:val="006935A2"/>
    <w:rsid w:val="00693612"/>
    <w:rsid w:val="00693CBF"/>
    <w:rsid w:val="00693F0B"/>
    <w:rsid w:val="0069414C"/>
    <w:rsid w:val="006942B9"/>
    <w:rsid w:val="006943EC"/>
    <w:rsid w:val="00694982"/>
    <w:rsid w:val="00695176"/>
    <w:rsid w:val="00695393"/>
    <w:rsid w:val="00695A0E"/>
    <w:rsid w:val="00695BB5"/>
    <w:rsid w:val="00695F20"/>
    <w:rsid w:val="0069605B"/>
    <w:rsid w:val="0069734D"/>
    <w:rsid w:val="00697F51"/>
    <w:rsid w:val="006A04B3"/>
    <w:rsid w:val="006A07E1"/>
    <w:rsid w:val="006A0FCB"/>
    <w:rsid w:val="006A0FDA"/>
    <w:rsid w:val="006A109D"/>
    <w:rsid w:val="006A14A7"/>
    <w:rsid w:val="006A1669"/>
    <w:rsid w:val="006A2304"/>
    <w:rsid w:val="006A25C3"/>
    <w:rsid w:val="006A2B48"/>
    <w:rsid w:val="006A2C36"/>
    <w:rsid w:val="006A2CDE"/>
    <w:rsid w:val="006A2D98"/>
    <w:rsid w:val="006A2DAA"/>
    <w:rsid w:val="006A329C"/>
    <w:rsid w:val="006A3FE6"/>
    <w:rsid w:val="006A44DF"/>
    <w:rsid w:val="006A4509"/>
    <w:rsid w:val="006A4A83"/>
    <w:rsid w:val="006A5670"/>
    <w:rsid w:val="006A5C58"/>
    <w:rsid w:val="006A6249"/>
    <w:rsid w:val="006A646E"/>
    <w:rsid w:val="006A6F5D"/>
    <w:rsid w:val="006A745C"/>
    <w:rsid w:val="006A7D94"/>
    <w:rsid w:val="006A7DCB"/>
    <w:rsid w:val="006B0937"/>
    <w:rsid w:val="006B0B7D"/>
    <w:rsid w:val="006B0D12"/>
    <w:rsid w:val="006B0E7A"/>
    <w:rsid w:val="006B18B5"/>
    <w:rsid w:val="006B1A23"/>
    <w:rsid w:val="006B1ED1"/>
    <w:rsid w:val="006B2411"/>
    <w:rsid w:val="006B256D"/>
    <w:rsid w:val="006B2A09"/>
    <w:rsid w:val="006B2CE2"/>
    <w:rsid w:val="006B2DAB"/>
    <w:rsid w:val="006B30E1"/>
    <w:rsid w:val="006B3947"/>
    <w:rsid w:val="006B40A5"/>
    <w:rsid w:val="006B4240"/>
    <w:rsid w:val="006B4321"/>
    <w:rsid w:val="006B4A98"/>
    <w:rsid w:val="006B4AE2"/>
    <w:rsid w:val="006B4D71"/>
    <w:rsid w:val="006B56D1"/>
    <w:rsid w:val="006B64EC"/>
    <w:rsid w:val="006B66DA"/>
    <w:rsid w:val="006B6F11"/>
    <w:rsid w:val="006B7692"/>
    <w:rsid w:val="006B7704"/>
    <w:rsid w:val="006B7D0F"/>
    <w:rsid w:val="006B7D19"/>
    <w:rsid w:val="006C0A7F"/>
    <w:rsid w:val="006C0E4B"/>
    <w:rsid w:val="006C1398"/>
    <w:rsid w:val="006C13A4"/>
    <w:rsid w:val="006C1B8E"/>
    <w:rsid w:val="006C21E5"/>
    <w:rsid w:val="006C24E4"/>
    <w:rsid w:val="006C2B98"/>
    <w:rsid w:val="006C35D6"/>
    <w:rsid w:val="006C3877"/>
    <w:rsid w:val="006C3C44"/>
    <w:rsid w:val="006C3D76"/>
    <w:rsid w:val="006C3EE9"/>
    <w:rsid w:val="006C437B"/>
    <w:rsid w:val="006C4A23"/>
    <w:rsid w:val="006C4CE2"/>
    <w:rsid w:val="006C553E"/>
    <w:rsid w:val="006C5ACB"/>
    <w:rsid w:val="006C7971"/>
    <w:rsid w:val="006C7DF5"/>
    <w:rsid w:val="006D0149"/>
    <w:rsid w:val="006D16CE"/>
    <w:rsid w:val="006D17F9"/>
    <w:rsid w:val="006D1868"/>
    <w:rsid w:val="006D1EFA"/>
    <w:rsid w:val="006D1F65"/>
    <w:rsid w:val="006D35A0"/>
    <w:rsid w:val="006D3978"/>
    <w:rsid w:val="006D494E"/>
    <w:rsid w:val="006D5358"/>
    <w:rsid w:val="006D6188"/>
    <w:rsid w:val="006D6550"/>
    <w:rsid w:val="006D6715"/>
    <w:rsid w:val="006D6866"/>
    <w:rsid w:val="006D6B48"/>
    <w:rsid w:val="006D77C0"/>
    <w:rsid w:val="006D7971"/>
    <w:rsid w:val="006D7D52"/>
    <w:rsid w:val="006D7F30"/>
    <w:rsid w:val="006E0019"/>
    <w:rsid w:val="006E0181"/>
    <w:rsid w:val="006E04C4"/>
    <w:rsid w:val="006E060E"/>
    <w:rsid w:val="006E080C"/>
    <w:rsid w:val="006E0ADC"/>
    <w:rsid w:val="006E0D37"/>
    <w:rsid w:val="006E0FE3"/>
    <w:rsid w:val="006E10F1"/>
    <w:rsid w:val="006E143F"/>
    <w:rsid w:val="006E177E"/>
    <w:rsid w:val="006E1D7E"/>
    <w:rsid w:val="006E20DF"/>
    <w:rsid w:val="006E2D6E"/>
    <w:rsid w:val="006E2E64"/>
    <w:rsid w:val="006E35DD"/>
    <w:rsid w:val="006E3813"/>
    <w:rsid w:val="006E38CB"/>
    <w:rsid w:val="006E3A7A"/>
    <w:rsid w:val="006E3C1C"/>
    <w:rsid w:val="006E48E2"/>
    <w:rsid w:val="006E4D9D"/>
    <w:rsid w:val="006E4FFF"/>
    <w:rsid w:val="006E5747"/>
    <w:rsid w:val="006E574C"/>
    <w:rsid w:val="006E57D7"/>
    <w:rsid w:val="006E5A10"/>
    <w:rsid w:val="006E67A3"/>
    <w:rsid w:val="006E751E"/>
    <w:rsid w:val="006E758D"/>
    <w:rsid w:val="006E75F8"/>
    <w:rsid w:val="006E7E72"/>
    <w:rsid w:val="006F0644"/>
    <w:rsid w:val="006F0E10"/>
    <w:rsid w:val="006F1437"/>
    <w:rsid w:val="006F1834"/>
    <w:rsid w:val="006F1F12"/>
    <w:rsid w:val="006F221E"/>
    <w:rsid w:val="006F22BD"/>
    <w:rsid w:val="006F2480"/>
    <w:rsid w:val="006F30DB"/>
    <w:rsid w:val="006F3464"/>
    <w:rsid w:val="006F34B3"/>
    <w:rsid w:val="006F39CC"/>
    <w:rsid w:val="006F3C17"/>
    <w:rsid w:val="006F3D56"/>
    <w:rsid w:val="006F43BA"/>
    <w:rsid w:val="006F4A17"/>
    <w:rsid w:val="006F4B2A"/>
    <w:rsid w:val="006F5355"/>
    <w:rsid w:val="006F56E7"/>
    <w:rsid w:val="006F5CEF"/>
    <w:rsid w:val="006F6442"/>
    <w:rsid w:val="006F6862"/>
    <w:rsid w:val="006F78D3"/>
    <w:rsid w:val="006F78F9"/>
    <w:rsid w:val="00700393"/>
    <w:rsid w:val="007006A3"/>
    <w:rsid w:val="007006CF"/>
    <w:rsid w:val="0070075F"/>
    <w:rsid w:val="00700775"/>
    <w:rsid w:val="00701289"/>
    <w:rsid w:val="00702B9E"/>
    <w:rsid w:val="0070324D"/>
    <w:rsid w:val="007033D5"/>
    <w:rsid w:val="0070348E"/>
    <w:rsid w:val="007035DF"/>
    <w:rsid w:val="00703AE5"/>
    <w:rsid w:val="007048F8"/>
    <w:rsid w:val="0070492E"/>
    <w:rsid w:val="00705046"/>
    <w:rsid w:val="007050F5"/>
    <w:rsid w:val="007054E2"/>
    <w:rsid w:val="007056DC"/>
    <w:rsid w:val="007059A3"/>
    <w:rsid w:val="00705BF1"/>
    <w:rsid w:val="0070636D"/>
    <w:rsid w:val="00706622"/>
    <w:rsid w:val="00706F54"/>
    <w:rsid w:val="00707435"/>
    <w:rsid w:val="00707E68"/>
    <w:rsid w:val="00710187"/>
    <w:rsid w:val="0071035F"/>
    <w:rsid w:val="00710386"/>
    <w:rsid w:val="0071061B"/>
    <w:rsid w:val="00710F1B"/>
    <w:rsid w:val="00710FB2"/>
    <w:rsid w:val="00711532"/>
    <w:rsid w:val="0071178C"/>
    <w:rsid w:val="007117AF"/>
    <w:rsid w:val="00711886"/>
    <w:rsid w:val="00711A73"/>
    <w:rsid w:val="00711EF3"/>
    <w:rsid w:val="007121B7"/>
    <w:rsid w:val="00712409"/>
    <w:rsid w:val="007124D1"/>
    <w:rsid w:val="00712687"/>
    <w:rsid w:val="00712AC4"/>
    <w:rsid w:val="00712B2C"/>
    <w:rsid w:val="00712C85"/>
    <w:rsid w:val="00713B11"/>
    <w:rsid w:val="0071427B"/>
    <w:rsid w:val="00714998"/>
    <w:rsid w:val="007149C7"/>
    <w:rsid w:val="00714CD8"/>
    <w:rsid w:val="00714DAD"/>
    <w:rsid w:val="00715272"/>
    <w:rsid w:val="00715988"/>
    <w:rsid w:val="0071628F"/>
    <w:rsid w:val="00716439"/>
    <w:rsid w:val="00716C39"/>
    <w:rsid w:val="0071718B"/>
    <w:rsid w:val="007177F6"/>
    <w:rsid w:val="007179C6"/>
    <w:rsid w:val="00720774"/>
    <w:rsid w:val="007207FE"/>
    <w:rsid w:val="0072138F"/>
    <w:rsid w:val="00721550"/>
    <w:rsid w:val="00721574"/>
    <w:rsid w:val="00721DDD"/>
    <w:rsid w:val="00722076"/>
    <w:rsid w:val="007239A5"/>
    <w:rsid w:val="007243CD"/>
    <w:rsid w:val="00724BB1"/>
    <w:rsid w:val="0072513C"/>
    <w:rsid w:val="0072545E"/>
    <w:rsid w:val="007265D0"/>
    <w:rsid w:val="00726914"/>
    <w:rsid w:val="00726F6F"/>
    <w:rsid w:val="00727B49"/>
    <w:rsid w:val="0073001A"/>
    <w:rsid w:val="007300AF"/>
    <w:rsid w:val="007302E2"/>
    <w:rsid w:val="0073040B"/>
    <w:rsid w:val="00730D5F"/>
    <w:rsid w:val="007312D9"/>
    <w:rsid w:val="00731E0E"/>
    <w:rsid w:val="00732770"/>
    <w:rsid w:val="00732774"/>
    <w:rsid w:val="007327CA"/>
    <w:rsid w:val="00732B03"/>
    <w:rsid w:val="00732CF1"/>
    <w:rsid w:val="00733060"/>
    <w:rsid w:val="0073320E"/>
    <w:rsid w:val="00733F37"/>
    <w:rsid w:val="00734323"/>
    <w:rsid w:val="00734345"/>
    <w:rsid w:val="0073481A"/>
    <w:rsid w:val="00735644"/>
    <w:rsid w:val="00735A2D"/>
    <w:rsid w:val="00735A78"/>
    <w:rsid w:val="00735B37"/>
    <w:rsid w:val="00735F8F"/>
    <w:rsid w:val="00736AE5"/>
    <w:rsid w:val="00736EAE"/>
    <w:rsid w:val="00737422"/>
    <w:rsid w:val="007374C2"/>
    <w:rsid w:val="00737ABE"/>
    <w:rsid w:val="00737D4D"/>
    <w:rsid w:val="00737EC5"/>
    <w:rsid w:val="007407AB"/>
    <w:rsid w:val="00741524"/>
    <w:rsid w:val="0074263C"/>
    <w:rsid w:val="0074281F"/>
    <w:rsid w:val="00742A91"/>
    <w:rsid w:val="00742E25"/>
    <w:rsid w:val="007433A4"/>
    <w:rsid w:val="00743609"/>
    <w:rsid w:val="00743AFF"/>
    <w:rsid w:val="00743ECE"/>
    <w:rsid w:val="00743F5A"/>
    <w:rsid w:val="007442FE"/>
    <w:rsid w:val="0074446A"/>
    <w:rsid w:val="00744E29"/>
    <w:rsid w:val="00745AF6"/>
    <w:rsid w:val="00745EF3"/>
    <w:rsid w:val="00745F7E"/>
    <w:rsid w:val="0074644F"/>
    <w:rsid w:val="00746C25"/>
    <w:rsid w:val="00746CD0"/>
    <w:rsid w:val="00746D86"/>
    <w:rsid w:val="00746FD1"/>
    <w:rsid w:val="0074720E"/>
    <w:rsid w:val="007479FE"/>
    <w:rsid w:val="00747CB8"/>
    <w:rsid w:val="00747CCF"/>
    <w:rsid w:val="00747DF7"/>
    <w:rsid w:val="0075003C"/>
    <w:rsid w:val="00750157"/>
    <w:rsid w:val="00750D95"/>
    <w:rsid w:val="007518FC"/>
    <w:rsid w:val="007520B4"/>
    <w:rsid w:val="0075280B"/>
    <w:rsid w:val="00752928"/>
    <w:rsid w:val="00752D5C"/>
    <w:rsid w:val="007539F0"/>
    <w:rsid w:val="00753EB5"/>
    <w:rsid w:val="00753FF4"/>
    <w:rsid w:val="007540F1"/>
    <w:rsid w:val="007543F5"/>
    <w:rsid w:val="00754784"/>
    <w:rsid w:val="00754C9C"/>
    <w:rsid w:val="007550DC"/>
    <w:rsid w:val="007555EB"/>
    <w:rsid w:val="0075598A"/>
    <w:rsid w:val="00755D86"/>
    <w:rsid w:val="00756075"/>
    <w:rsid w:val="00756E06"/>
    <w:rsid w:val="00756E12"/>
    <w:rsid w:val="00757211"/>
    <w:rsid w:val="00757408"/>
    <w:rsid w:val="007574E6"/>
    <w:rsid w:val="00757A84"/>
    <w:rsid w:val="00757D9E"/>
    <w:rsid w:val="00757E0D"/>
    <w:rsid w:val="00757EA2"/>
    <w:rsid w:val="00760722"/>
    <w:rsid w:val="00760DBB"/>
    <w:rsid w:val="0076109E"/>
    <w:rsid w:val="007613D1"/>
    <w:rsid w:val="00761475"/>
    <w:rsid w:val="007616CF"/>
    <w:rsid w:val="00761A84"/>
    <w:rsid w:val="00761AA3"/>
    <w:rsid w:val="00762279"/>
    <w:rsid w:val="007623C7"/>
    <w:rsid w:val="00763B6B"/>
    <w:rsid w:val="00763C4C"/>
    <w:rsid w:val="00763F2E"/>
    <w:rsid w:val="007642FF"/>
    <w:rsid w:val="0076574F"/>
    <w:rsid w:val="00765943"/>
    <w:rsid w:val="00765B36"/>
    <w:rsid w:val="0076629A"/>
    <w:rsid w:val="00766BF6"/>
    <w:rsid w:val="00767170"/>
    <w:rsid w:val="007713EA"/>
    <w:rsid w:val="0077166C"/>
    <w:rsid w:val="007717CA"/>
    <w:rsid w:val="00771A1D"/>
    <w:rsid w:val="00771D61"/>
    <w:rsid w:val="0077272A"/>
    <w:rsid w:val="00772AF2"/>
    <w:rsid w:val="00772F73"/>
    <w:rsid w:val="00772F9C"/>
    <w:rsid w:val="00773490"/>
    <w:rsid w:val="00773852"/>
    <w:rsid w:val="00773C8E"/>
    <w:rsid w:val="00773C97"/>
    <w:rsid w:val="00774242"/>
    <w:rsid w:val="007746FD"/>
    <w:rsid w:val="00775AEB"/>
    <w:rsid w:val="00775F79"/>
    <w:rsid w:val="00776B4A"/>
    <w:rsid w:val="00776C59"/>
    <w:rsid w:val="00776C83"/>
    <w:rsid w:val="007772E4"/>
    <w:rsid w:val="0077751E"/>
    <w:rsid w:val="00777602"/>
    <w:rsid w:val="007801C2"/>
    <w:rsid w:val="007806D0"/>
    <w:rsid w:val="0078198F"/>
    <w:rsid w:val="00782680"/>
    <w:rsid w:val="00782888"/>
    <w:rsid w:val="00783ECC"/>
    <w:rsid w:val="007846BF"/>
    <w:rsid w:val="00784749"/>
    <w:rsid w:val="007848A3"/>
    <w:rsid w:val="007849A1"/>
    <w:rsid w:val="00784D71"/>
    <w:rsid w:val="007854CC"/>
    <w:rsid w:val="0078557B"/>
    <w:rsid w:val="007857A2"/>
    <w:rsid w:val="00785E7C"/>
    <w:rsid w:val="00785EEF"/>
    <w:rsid w:val="0078644A"/>
    <w:rsid w:val="007869AE"/>
    <w:rsid w:val="0078721C"/>
    <w:rsid w:val="0078723F"/>
    <w:rsid w:val="00787428"/>
    <w:rsid w:val="00787464"/>
    <w:rsid w:val="00787555"/>
    <w:rsid w:val="007875C1"/>
    <w:rsid w:val="00787CD9"/>
    <w:rsid w:val="0079073C"/>
    <w:rsid w:val="007907B0"/>
    <w:rsid w:val="007907C4"/>
    <w:rsid w:val="00790ED5"/>
    <w:rsid w:val="00791067"/>
    <w:rsid w:val="00791454"/>
    <w:rsid w:val="007914D7"/>
    <w:rsid w:val="0079160E"/>
    <w:rsid w:val="007922C8"/>
    <w:rsid w:val="00792729"/>
    <w:rsid w:val="00792CB7"/>
    <w:rsid w:val="00793DE3"/>
    <w:rsid w:val="00793E30"/>
    <w:rsid w:val="007945C3"/>
    <w:rsid w:val="00794FFA"/>
    <w:rsid w:val="007950E9"/>
    <w:rsid w:val="00795115"/>
    <w:rsid w:val="0079557A"/>
    <w:rsid w:val="0079578E"/>
    <w:rsid w:val="00795F62"/>
    <w:rsid w:val="007960C0"/>
    <w:rsid w:val="00796357"/>
    <w:rsid w:val="00797080"/>
    <w:rsid w:val="007970CE"/>
    <w:rsid w:val="00797322"/>
    <w:rsid w:val="00797525"/>
    <w:rsid w:val="00797DD5"/>
    <w:rsid w:val="007A0428"/>
    <w:rsid w:val="007A0631"/>
    <w:rsid w:val="007A0F03"/>
    <w:rsid w:val="007A0FFF"/>
    <w:rsid w:val="007A199F"/>
    <w:rsid w:val="007A1BE0"/>
    <w:rsid w:val="007A1C7D"/>
    <w:rsid w:val="007A27B0"/>
    <w:rsid w:val="007A2FD5"/>
    <w:rsid w:val="007A3337"/>
    <w:rsid w:val="007A3854"/>
    <w:rsid w:val="007A3E6C"/>
    <w:rsid w:val="007A3F66"/>
    <w:rsid w:val="007A48C1"/>
    <w:rsid w:val="007A5111"/>
    <w:rsid w:val="007A5D0D"/>
    <w:rsid w:val="007A66C9"/>
    <w:rsid w:val="007A6709"/>
    <w:rsid w:val="007A692D"/>
    <w:rsid w:val="007A733B"/>
    <w:rsid w:val="007A752A"/>
    <w:rsid w:val="007B0860"/>
    <w:rsid w:val="007B1174"/>
    <w:rsid w:val="007B17D4"/>
    <w:rsid w:val="007B1C1D"/>
    <w:rsid w:val="007B1F80"/>
    <w:rsid w:val="007B1FE9"/>
    <w:rsid w:val="007B20F2"/>
    <w:rsid w:val="007B268A"/>
    <w:rsid w:val="007B276E"/>
    <w:rsid w:val="007B28BC"/>
    <w:rsid w:val="007B318F"/>
    <w:rsid w:val="007B32A1"/>
    <w:rsid w:val="007B3AD5"/>
    <w:rsid w:val="007B4C31"/>
    <w:rsid w:val="007B5386"/>
    <w:rsid w:val="007B5657"/>
    <w:rsid w:val="007B5C83"/>
    <w:rsid w:val="007B5C8D"/>
    <w:rsid w:val="007B5F29"/>
    <w:rsid w:val="007B5F7A"/>
    <w:rsid w:val="007B6355"/>
    <w:rsid w:val="007B641D"/>
    <w:rsid w:val="007B671B"/>
    <w:rsid w:val="007B7151"/>
    <w:rsid w:val="007B737E"/>
    <w:rsid w:val="007B7BE8"/>
    <w:rsid w:val="007B7F31"/>
    <w:rsid w:val="007B7F98"/>
    <w:rsid w:val="007B7FE8"/>
    <w:rsid w:val="007C0016"/>
    <w:rsid w:val="007C0110"/>
    <w:rsid w:val="007C016D"/>
    <w:rsid w:val="007C0198"/>
    <w:rsid w:val="007C10E1"/>
    <w:rsid w:val="007C2191"/>
    <w:rsid w:val="007C2273"/>
    <w:rsid w:val="007C2677"/>
    <w:rsid w:val="007C2900"/>
    <w:rsid w:val="007C321A"/>
    <w:rsid w:val="007C35AF"/>
    <w:rsid w:val="007C3B5A"/>
    <w:rsid w:val="007C43A8"/>
    <w:rsid w:val="007C4779"/>
    <w:rsid w:val="007C4C78"/>
    <w:rsid w:val="007C514A"/>
    <w:rsid w:val="007C57DC"/>
    <w:rsid w:val="007C57E3"/>
    <w:rsid w:val="007C6799"/>
    <w:rsid w:val="007C6C3E"/>
    <w:rsid w:val="007C764A"/>
    <w:rsid w:val="007C7B95"/>
    <w:rsid w:val="007C7F05"/>
    <w:rsid w:val="007D05AE"/>
    <w:rsid w:val="007D0E43"/>
    <w:rsid w:val="007D0EF3"/>
    <w:rsid w:val="007D13D9"/>
    <w:rsid w:val="007D14B0"/>
    <w:rsid w:val="007D1A5E"/>
    <w:rsid w:val="007D24A5"/>
    <w:rsid w:val="007D26C6"/>
    <w:rsid w:val="007D2C22"/>
    <w:rsid w:val="007D311A"/>
    <w:rsid w:val="007D31E6"/>
    <w:rsid w:val="007D373B"/>
    <w:rsid w:val="007D3D05"/>
    <w:rsid w:val="007D43E1"/>
    <w:rsid w:val="007D458F"/>
    <w:rsid w:val="007D4D5A"/>
    <w:rsid w:val="007D52C8"/>
    <w:rsid w:val="007D5B25"/>
    <w:rsid w:val="007D5B3C"/>
    <w:rsid w:val="007D5E74"/>
    <w:rsid w:val="007D629D"/>
    <w:rsid w:val="007D64B6"/>
    <w:rsid w:val="007D6971"/>
    <w:rsid w:val="007D783C"/>
    <w:rsid w:val="007D7B15"/>
    <w:rsid w:val="007D7D69"/>
    <w:rsid w:val="007E01CF"/>
    <w:rsid w:val="007E0B87"/>
    <w:rsid w:val="007E1E0C"/>
    <w:rsid w:val="007E203F"/>
    <w:rsid w:val="007E20AE"/>
    <w:rsid w:val="007E27B4"/>
    <w:rsid w:val="007E296F"/>
    <w:rsid w:val="007E2DE6"/>
    <w:rsid w:val="007E2FE3"/>
    <w:rsid w:val="007E36C1"/>
    <w:rsid w:val="007E3B74"/>
    <w:rsid w:val="007E3DD7"/>
    <w:rsid w:val="007E3F29"/>
    <w:rsid w:val="007E43C6"/>
    <w:rsid w:val="007E489A"/>
    <w:rsid w:val="007E4D94"/>
    <w:rsid w:val="007E5134"/>
    <w:rsid w:val="007E5301"/>
    <w:rsid w:val="007E56B7"/>
    <w:rsid w:val="007E5947"/>
    <w:rsid w:val="007E59AC"/>
    <w:rsid w:val="007E63CC"/>
    <w:rsid w:val="007E67BA"/>
    <w:rsid w:val="007E77FD"/>
    <w:rsid w:val="007E7BDD"/>
    <w:rsid w:val="007E7D83"/>
    <w:rsid w:val="007F0676"/>
    <w:rsid w:val="007F0AD7"/>
    <w:rsid w:val="007F1183"/>
    <w:rsid w:val="007F1401"/>
    <w:rsid w:val="007F181F"/>
    <w:rsid w:val="007F18D9"/>
    <w:rsid w:val="007F198F"/>
    <w:rsid w:val="007F1CD1"/>
    <w:rsid w:val="007F22FB"/>
    <w:rsid w:val="007F23F2"/>
    <w:rsid w:val="007F2B1D"/>
    <w:rsid w:val="007F2DE3"/>
    <w:rsid w:val="007F31B5"/>
    <w:rsid w:val="007F3213"/>
    <w:rsid w:val="007F332A"/>
    <w:rsid w:val="007F3963"/>
    <w:rsid w:val="007F4410"/>
    <w:rsid w:val="007F45ED"/>
    <w:rsid w:val="007F4674"/>
    <w:rsid w:val="007F470D"/>
    <w:rsid w:val="007F479B"/>
    <w:rsid w:val="007F47C5"/>
    <w:rsid w:val="007F4C72"/>
    <w:rsid w:val="007F4CA7"/>
    <w:rsid w:val="007F54A8"/>
    <w:rsid w:val="007F59BB"/>
    <w:rsid w:val="007F5A6A"/>
    <w:rsid w:val="007F649A"/>
    <w:rsid w:val="007F7063"/>
    <w:rsid w:val="007F73D7"/>
    <w:rsid w:val="007F740C"/>
    <w:rsid w:val="007F744A"/>
    <w:rsid w:val="008007B8"/>
    <w:rsid w:val="00800E9E"/>
    <w:rsid w:val="00800F57"/>
    <w:rsid w:val="00800F99"/>
    <w:rsid w:val="0080127E"/>
    <w:rsid w:val="008015BB"/>
    <w:rsid w:val="00801619"/>
    <w:rsid w:val="00801636"/>
    <w:rsid w:val="0080165A"/>
    <w:rsid w:val="008020A5"/>
    <w:rsid w:val="0080272D"/>
    <w:rsid w:val="0080293A"/>
    <w:rsid w:val="00803F8A"/>
    <w:rsid w:val="0080467B"/>
    <w:rsid w:val="00804733"/>
    <w:rsid w:val="00804B69"/>
    <w:rsid w:val="00804B9C"/>
    <w:rsid w:val="00804B9D"/>
    <w:rsid w:val="00804D78"/>
    <w:rsid w:val="00805593"/>
    <w:rsid w:val="00805A0E"/>
    <w:rsid w:val="00805D8F"/>
    <w:rsid w:val="00806303"/>
    <w:rsid w:val="0080680F"/>
    <w:rsid w:val="00806C7C"/>
    <w:rsid w:val="008072E5"/>
    <w:rsid w:val="0081011C"/>
    <w:rsid w:val="008103B7"/>
    <w:rsid w:val="0081054D"/>
    <w:rsid w:val="0081056E"/>
    <w:rsid w:val="00810AAE"/>
    <w:rsid w:val="00810B78"/>
    <w:rsid w:val="00810F50"/>
    <w:rsid w:val="0081121B"/>
    <w:rsid w:val="0081122D"/>
    <w:rsid w:val="00812046"/>
    <w:rsid w:val="008126C8"/>
    <w:rsid w:val="0081336A"/>
    <w:rsid w:val="0081351E"/>
    <w:rsid w:val="0081401E"/>
    <w:rsid w:val="008141E8"/>
    <w:rsid w:val="0081430A"/>
    <w:rsid w:val="008148AF"/>
    <w:rsid w:val="00814978"/>
    <w:rsid w:val="00814A55"/>
    <w:rsid w:val="00816F21"/>
    <w:rsid w:val="00816F39"/>
    <w:rsid w:val="008175FA"/>
    <w:rsid w:val="00817736"/>
    <w:rsid w:val="00817B1E"/>
    <w:rsid w:val="00817B49"/>
    <w:rsid w:val="00817D4D"/>
    <w:rsid w:val="008206A6"/>
    <w:rsid w:val="00820AB9"/>
    <w:rsid w:val="008214F4"/>
    <w:rsid w:val="00821FD1"/>
    <w:rsid w:val="0082224D"/>
    <w:rsid w:val="00824D9F"/>
    <w:rsid w:val="00824F02"/>
    <w:rsid w:val="00824F3C"/>
    <w:rsid w:val="00825089"/>
    <w:rsid w:val="00825547"/>
    <w:rsid w:val="00825D16"/>
    <w:rsid w:val="00826023"/>
    <w:rsid w:val="008265FC"/>
    <w:rsid w:val="0082679C"/>
    <w:rsid w:val="008272C1"/>
    <w:rsid w:val="0082739F"/>
    <w:rsid w:val="00827428"/>
    <w:rsid w:val="008277D4"/>
    <w:rsid w:val="00827911"/>
    <w:rsid w:val="00827B72"/>
    <w:rsid w:val="00830498"/>
    <w:rsid w:val="00830507"/>
    <w:rsid w:val="00830D35"/>
    <w:rsid w:val="008316DF"/>
    <w:rsid w:val="00831B14"/>
    <w:rsid w:val="00831F0F"/>
    <w:rsid w:val="00832266"/>
    <w:rsid w:val="008325FC"/>
    <w:rsid w:val="00832F1E"/>
    <w:rsid w:val="008332C8"/>
    <w:rsid w:val="0083414D"/>
    <w:rsid w:val="00834CA9"/>
    <w:rsid w:val="00834DC3"/>
    <w:rsid w:val="00834F9F"/>
    <w:rsid w:val="0083513F"/>
    <w:rsid w:val="0083522A"/>
    <w:rsid w:val="0083579F"/>
    <w:rsid w:val="00835914"/>
    <w:rsid w:val="00836172"/>
    <w:rsid w:val="008369A9"/>
    <w:rsid w:val="00837CEF"/>
    <w:rsid w:val="00837E24"/>
    <w:rsid w:val="0084051B"/>
    <w:rsid w:val="00840627"/>
    <w:rsid w:val="00840F72"/>
    <w:rsid w:val="00841207"/>
    <w:rsid w:val="00841213"/>
    <w:rsid w:val="00841CDB"/>
    <w:rsid w:val="00841D11"/>
    <w:rsid w:val="00841FBD"/>
    <w:rsid w:val="008427F5"/>
    <w:rsid w:val="00842C63"/>
    <w:rsid w:val="00842EFF"/>
    <w:rsid w:val="00843338"/>
    <w:rsid w:val="00843683"/>
    <w:rsid w:val="00843A56"/>
    <w:rsid w:val="00844015"/>
    <w:rsid w:val="0084472B"/>
    <w:rsid w:val="00844E02"/>
    <w:rsid w:val="00844F2E"/>
    <w:rsid w:val="00845111"/>
    <w:rsid w:val="00845414"/>
    <w:rsid w:val="00845E23"/>
    <w:rsid w:val="00846551"/>
    <w:rsid w:val="008468A3"/>
    <w:rsid w:val="008468C5"/>
    <w:rsid w:val="00847803"/>
    <w:rsid w:val="00847EA1"/>
    <w:rsid w:val="00847F7E"/>
    <w:rsid w:val="00850AC3"/>
    <w:rsid w:val="00850B32"/>
    <w:rsid w:val="0085133A"/>
    <w:rsid w:val="0085142B"/>
    <w:rsid w:val="00851A55"/>
    <w:rsid w:val="0085247F"/>
    <w:rsid w:val="0085278F"/>
    <w:rsid w:val="00853E42"/>
    <w:rsid w:val="00853F78"/>
    <w:rsid w:val="00853FAF"/>
    <w:rsid w:val="0085474C"/>
    <w:rsid w:val="008548E8"/>
    <w:rsid w:val="008556C9"/>
    <w:rsid w:val="00855736"/>
    <w:rsid w:val="00855B4A"/>
    <w:rsid w:val="008561AB"/>
    <w:rsid w:val="00856234"/>
    <w:rsid w:val="008564D8"/>
    <w:rsid w:val="008565FD"/>
    <w:rsid w:val="008569AF"/>
    <w:rsid w:val="008569CD"/>
    <w:rsid w:val="0085718F"/>
    <w:rsid w:val="00857840"/>
    <w:rsid w:val="0085794E"/>
    <w:rsid w:val="00857B9C"/>
    <w:rsid w:val="00857BA9"/>
    <w:rsid w:val="00860767"/>
    <w:rsid w:val="008610FF"/>
    <w:rsid w:val="00861CF3"/>
    <w:rsid w:val="00862DDA"/>
    <w:rsid w:val="00862E8C"/>
    <w:rsid w:val="00863628"/>
    <w:rsid w:val="00863767"/>
    <w:rsid w:val="008638C5"/>
    <w:rsid w:val="00863B31"/>
    <w:rsid w:val="00864503"/>
    <w:rsid w:val="00864972"/>
    <w:rsid w:val="00864EE2"/>
    <w:rsid w:val="008651F4"/>
    <w:rsid w:val="00865916"/>
    <w:rsid w:val="008659DA"/>
    <w:rsid w:val="00865C47"/>
    <w:rsid w:val="0086609F"/>
    <w:rsid w:val="008660D0"/>
    <w:rsid w:val="008660E5"/>
    <w:rsid w:val="008663A7"/>
    <w:rsid w:val="008666B6"/>
    <w:rsid w:val="00866DB6"/>
    <w:rsid w:val="008670F4"/>
    <w:rsid w:val="00867345"/>
    <w:rsid w:val="008706C3"/>
    <w:rsid w:val="00870B1A"/>
    <w:rsid w:val="00871186"/>
    <w:rsid w:val="00871E46"/>
    <w:rsid w:val="008732CF"/>
    <w:rsid w:val="008734A5"/>
    <w:rsid w:val="0087353D"/>
    <w:rsid w:val="00873585"/>
    <w:rsid w:val="00873B6A"/>
    <w:rsid w:val="00873CCD"/>
    <w:rsid w:val="008745AB"/>
    <w:rsid w:val="0087492B"/>
    <w:rsid w:val="00874A5B"/>
    <w:rsid w:val="00874DF8"/>
    <w:rsid w:val="008751C2"/>
    <w:rsid w:val="008753CE"/>
    <w:rsid w:val="0087559E"/>
    <w:rsid w:val="00875A8B"/>
    <w:rsid w:val="0087642E"/>
    <w:rsid w:val="00876451"/>
    <w:rsid w:val="00876A2D"/>
    <w:rsid w:val="00876E5A"/>
    <w:rsid w:val="00876E5D"/>
    <w:rsid w:val="00876EE3"/>
    <w:rsid w:val="00877284"/>
    <w:rsid w:val="0087788F"/>
    <w:rsid w:val="00877D81"/>
    <w:rsid w:val="00880A1F"/>
    <w:rsid w:val="00881107"/>
    <w:rsid w:val="0088158E"/>
    <w:rsid w:val="008816C9"/>
    <w:rsid w:val="0088198A"/>
    <w:rsid w:val="00882717"/>
    <w:rsid w:val="00882928"/>
    <w:rsid w:val="00882938"/>
    <w:rsid w:val="008840FD"/>
    <w:rsid w:val="0088438D"/>
    <w:rsid w:val="00884400"/>
    <w:rsid w:val="0088462C"/>
    <w:rsid w:val="00884974"/>
    <w:rsid w:val="00884BD1"/>
    <w:rsid w:val="008852AE"/>
    <w:rsid w:val="00885EBC"/>
    <w:rsid w:val="008868BE"/>
    <w:rsid w:val="00886CF2"/>
    <w:rsid w:val="00886DA1"/>
    <w:rsid w:val="00886EBA"/>
    <w:rsid w:val="00886FD7"/>
    <w:rsid w:val="00890255"/>
    <w:rsid w:val="00890451"/>
    <w:rsid w:val="008904D9"/>
    <w:rsid w:val="00890C13"/>
    <w:rsid w:val="00890E22"/>
    <w:rsid w:val="00891067"/>
    <w:rsid w:val="0089108A"/>
    <w:rsid w:val="0089149B"/>
    <w:rsid w:val="0089182C"/>
    <w:rsid w:val="00892A80"/>
    <w:rsid w:val="0089332A"/>
    <w:rsid w:val="00893638"/>
    <w:rsid w:val="00894744"/>
    <w:rsid w:val="0089561C"/>
    <w:rsid w:val="00895DA7"/>
    <w:rsid w:val="00896641"/>
    <w:rsid w:val="0089678C"/>
    <w:rsid w:val="00896B08"/>
    <w:rsid w:val="00896CB2"/>
    <w:rsid w:val="00896CB4"/>
    <w:rsid w:val="0089702D"/>
    <w:rsid w:val="0089756A"/>
    <w:rsid w:val="0089764C"/>
    <w:rsid w:val="008976EF"/>
    <w:rsid w:val="00897E40"/>
    <w:rsid w:val="008A0308"/>
    <w:rsid w:val="008A0ABB"/>
    <w:rsid w:val="008A1053"/>
    <w:rsid w:val="008A1578"/>
    <w:rsid w:val="008A16F7"/>
    <w:rsid w:val="008A245E"/>
    <w:rsid w:val="008A26BE"/>
    <w:rsid w:val="008A2806"/>
    <w:rsid w:val="008A29E1"/>
    <w:rsid w:val="008A3918"/>
    <w:rsid w:val="008A3D0C"/>
    <w:rsid w:val="008A3EAC"/>
    <w:rsid w:val="008A3FB4"/>
    <w:rsid w:val="008A43C9"/>
    <w:rsid w:val="008A47EC"/>
    <w:rsid w:val="008A4858"/>
    <w:rsid w:val="008A4C3B"/>
    <w:rsid w:val="008A4D14"/>
    <w:rsid w:val="008A506D"/>
    <w:rsid w:val="008A54C6"/>
    <w:rsid w:val="008A5B60"/>
    <w:rsid w:val="008A6238"/>
    <w:rsid w:val="008A6394"/>
    <w:rsid w:val="008A644E"/>
    <w:rsid w:val="008A6531"/>
    <w:rsid w:val="008A672E"/>
    <w:rsid w:val="008A7799"/>
    <w:rsid w:val="008A78E2"/>
    <w:rsid w:val="008A7E77"/>
    <w:rsid w:val="008B02C5"/>
    <w:rsid w:val="008B03C8"/>
    <w:rsid w:val="008B0860"/>
    <w:rsid w:val="008B0929"/>
    <w:rsid w:val="008B0A55"/>
    <w:rsid w:val="008B0BAC"/>
    <w:rsid w:val="008B0FD3"/>
    <w:rsid w:val="008B139C"/>
    <w:rsid w:val="008B1EBC"/>
    <w:rsid w:val="008B2745"/>
    <w:rsid w:val="008B2BE4"/>
    <w:rsid w:val="008B2CD5"/>
    <w:rsid w:val="008B2D81"/>
    <w:rsid w:val="008B30AE"/>
    <w:rsid w:val="008B30D9"/>
    <w:rsid w:val="008B32CC"/>
    <w:rsid w:val="008B4033"/>
    <w:rsid w:val="008B4F53"/>
    <w:rsid w:val="008B4F88"/>
    <w:rsid w:val="008B54FA"/>
    <w:rsid w:val="008B58F8"/>
    <w:rsid w:val="008B5BC6"/>
    <w:rsid w:val="008B5E34"/>
    <w:rsid w:val="008B668A"/>
    <w:rsid w:val="008B6D24"/>
    <w:rsid w:val="008B73ED"/>
    <w:rsid w:val="008B7D1F"/>
    <w:rsid w:val="008C0231"/>
    <w:rsid w:val="008C07B6"/>
    <w:rsid w:val="008C0DDF"/>
    <w:rsid w:val="008C0FEF"/>
    <w:rsid w:val="008C101E"/>
    <w:rsid w:val="008C1951"/>
    <w:rsid w:val="008C20A7"/>
    <w:rsid w:val="008C23E7"/>
    <w:rsid w:val="008C2524"/>
    <w:rsid w:val="008C2703"/>
    <w:rsid w:val="008C3E6F"/>
    <w:rsid w:val="008C41B1"/>
    <w:rsid w:val="008C46D8"/>
    <w:rsid w:val="008C477A"/>
    <w:rsid w:val="008C5154"/>
    <w:rsid w:val="008C53FA"/>
    <w:rsid w:val="008C54EF"/>
    <w:rsid w:val="008C57FE"/>
    <w:rsid w:val="008C58FB"/>
    <w:rsid w:val="008C5BA7"/>
    <w:rsid w:val="008C5F53"/>
    <w:rsid w:val="008C6A9F"/>
    <w:rsid w:val="008C6C81"/>
    <w:rsid w:val="008C6D32"/>
    <w:rsid w:val="008C6D4B"/>
    <w:rsid w:val="008C7463"/>
    <w:rsid w:val="008C76C1"/>
    <w:rsid w:val="008C7AFD"/>
    <w:rsid w:val="008C7CB8"/>
    <w:rsid w:val="008C7CC7"/>
    <w:rsid w:val="008D0689"/>
    <w:rsid w:val="008D13D5"/>
    <w:rsid w:val="008D159F"/>
    <w:rsid w:val="008D27F0"/>
    <w:rsid w:val="008D2BAD"/>
    <w:rsid w:val="008D2F31"/>
    <w:rsid w:val="008D2F55"/>
    <w:rsid w:val="008D338D"/>
    <w:rsid w:val="008D3397"/>
    <w:rsid w:val="008D3B57"/>
    <w:rsid w:val="008D44DE"/>
    <w:rsid w:val="008D46A6"/>
    <w:rsid w:val="008D5611"/>
    <w:rsid w:val="008D6365"/>
    <w:rsid w:val="008D6668"/>
    <w:rsid w:val="008D6A3D"/>
    <w:rsid w:val="008D6D53"/>
    <w:rsid w:val="008D732D"/>
    <w:rsid w:val="008D7EDC"/>
    <w:rsid w:val="008E0123"/>
    <w:rsid w:val="008E0346"/>
    <w:rsid w:val="008E13D1"/>
    <w:rsid w:val="008E14FB"/>
    <w:rsid w:val="008E156C"/>
    <w:rsid w:val="008E1B1C"/>
    <w:rsid w:val="008E206C"/>
    <w:rsid w:val="008E21CE"/>
    <w:rsid w:val="008E2219"/>
    <w:rsid w:val="008E34C6"/>
    <w:rsid w:val="008E3C03"/>
    <w:rsid w:val="008E4022"/>
    <w:rsid w:val="008E4EB6"/>
    <w:rsid w:val="008E50F7"/>
    <w:rsid w:val="008E5983"/>
    <w:rsid w:val="008E5994"/>
    <w:rsid w:val="008E5AE2"/>
    <w:rsid w:val="008E6561"/>
    <w:rsid w:val="008E6737"/>
    <w:rsid w:val="008E71AB"/>
    <w:rsid w:val="008E74E4"/>
    <w:rsid w:val="008E76D7"/>
    <w:rsid w:val="008E7EB4"/>
    <w:rsid w:val="008F0672"/>
    <w:rsid w:val="008F0F6C"/>
    <w:rsid w:val="008F12A7"/>
    <w:rsid w:val="008F1660"/>
    <w:rsid w:val="008F1C61"/>
    <w:rsid w:val="008F1CB8"/>
    <w:rsid w:val="008F1FBD"/>
    <w:rsid w:val="008F1FF6"/>
    <w:rsid w:val="008F25F8"/>
    <w:rsid w:val="008F388B"/>
    <w:rsid w:val="008F3D28"/>
    <w:rsid w:val="008F454B"/>
    <w:rsid w:val="008F48EC"/>
    <w:rsid w:val="008F496E"/>
    <w:rsid w:val="008F4CEC"/>
    <w:rsid w:val="008F4DCF"/>
    <w:rsid w:val="008F4E26"/>
    <w:rsid w:val="008F4FF6"/>
    <w:rsid w:val="008F60F5"/>
    <w:rsid w:val="008F6507"/>
    <w:rsid w:val="008F692B"/>
    <w:rsid w:val="008F7345"/>
    <w:rsid w:val="008F749F"/>
    <w:rsid w:val="008F7F15"/>
    <w:rsid w:val="0090020A"/>
    <w:rsid w:val="009005FF"/>
    <w:rsid w:val="00900AB2"/>
    <w:rsid w:val="00900FAF"/>
    <w:rsid w:val="0090154A"/>
    <w:rsid w:val="009018E2"/>
    <w:rsid w:val="00901928"/>
    <w:rsid w:val="0090202F"/>
    <w:rsid w:val="0090225F"/>
    <w:rsid w:val="00902294"/>
    <w:rsid w:val="00902BE2"/>
    <w:rsid w:val="00902DB0"/>
    <w:rsid w:val="0090390C"/>
    <w:rsid w:val="00903E56"/>
    <w:rsid w:val="00904301"/>
    <w:rsid w:val="00904669"/>
    <w:rsid w:val="0090648C"/>
    <w:rsid w:val="00906A9B"/>
    <w:rsid w:val="00906AF7"/>
    <w:rsid w:val="00906DFF"/>
    <w:rsid w:val="00907B8B"/>
    <w:rsid w:val="0091056D"/>
    <w:rsid w:val="00910C92"/>
    <w:rsid w:val="0091220F"/>
    <w:rsid w:val="009127D1"/>
    <w:rsid w:val="00912863"/>
    <w:rsid w:val="00912907"/>
    <w:rsid w:val="00912E2A"/>
    <w:rsid w:val="00913D90"/>
    <w:rsid w:val="00913EBB"/>
    <w:rsid w:val="00914233"/>
    <w:rsid w:val="00914510"/>
    <w:rsid w:val="00914C40"/>
    <w:rsid w:val="00914E0F"/>
    <w:rsid w:val="00915701"/>
    <w:rsid w:val="0091586F"/>
    <w:rsid w:val="009158DD"/>
    <w:rsid w:val="00915AA5"/>
    <w:rsid w:val="0091668D"/>
    <w:rsid w:val="00916CD2"/>
    <w:rsid w:val="00916ED4"/>
    <w:rsid w:val="00916F3F"/>
    <w:rsid w:val="00917761"/>
    <w:rsid w:val="00917AEF"/>
    <w:rsid w:val="009207FF"/>
    <w:rsid w:val="009209CE"/>
    <w:rsid w:val="0092106C"/>
    <w:rsid w:val="00921125"/>
    <w:rsid w:val="00921EAE"/>
    <w:rsid w:val="00922634"/>
    <w:rsid w:val="0092289E"/>
    <w:rsid w:val="00922A70"/>
    <w:rsid w:val="009230E6"/>
    <w:rsid w:val="00923E3D"/>
    <w:rsid w:val="009240EA"/>
    <w:rsid w:val="009249B5"/>
    <w:rsid w:val="00924D51"/>
    <w:rsid w:val="00924FA9"/>
    <w:rsid w:val="00925BC3"/>
    <w:rsid w:val="00925D96"/>
    <w:rsid w:val="00925EAE"/>
    <w:rsid w:val="0092631A"/>
    <w:rsid w:val="00926352"/>
    <w:rsid w:val="0092683E"/>
    <w:rsid w:val="00930022"/>
    <w:rsid w:val="009301FE"/>
    <w:rsid w:val="009302F6"/>
    <w:rsid w:val="00930433"/>
    <w:rsid w:val="009306E6"/>
    <w:rsid w:val="00930ED8"/>
    <w:rsid w:val="0093115D"/>
    <w:rsid w:val="00931DD5"/>
    <w:rsid w:val="00931F69"/>
    <w:rsid w:val="0093214D"/>
    <w:rsid w:val="009324EF"/>
    <w:rsid w:val="0093320F"/>
    <w:rsid w:val="0093359A"/>
    <w:rsid w:val="00933658"/>
    <w:rsid w:val="0093367D"/>
    <w:rsid w:val="00933971"/>
    <w:rsid w:val="0093542E"/>
    <w:rsid w:val="0093595C"/>
    <w:rsid w:val="00935CF1"/>
    <w:rsid w:val="0093620C"/>
    <w:rsid w:val="0093663C"/>
    <w:rsid w:val="009369D9"/>
    <w:rsid w:val="0093701A"/>
    <w:rsid w:val="0093735D"/>
    <w:rsid w:val="009376D9"/>
    <w:rsid w:val="00937D28"/>
    <w:rsid w:val="0094039A"/>
    <w:rsid w:val="009404A0"/>
    <w:rsid w:val="00940625"/>
    <w:rsid w:val="0094068A"/>
    <w:rsid w:val="009407B8"/>
    <w:rsid w:val="00940E4D"/>
    <w:rsid w:val="00941C32"/>
    <w:rsid w:val="00942C6C"/>
    <w:rsid w:val="0094344E"/>
    <w:rsid w:val="009434DF"/>
    <w:rsid w:val="0094386F"/>
    <w:rsid w:val="0094466A"/>
    <w:rsid w:val="00944ED7"/>
    <w:rsid w:val="00945303"/>
    <w:rsid w:val="00945851"/>
    <w:rsid w:val="00945BB7"/>
    <w:rsid w:val="009460D9"/>
    <w:rsid w:val="00946139"/>
    <w:rsid w:val="00946971"/>
    <w:rsid w:val="0094699E"/>
    <w:rsid w:val="009469C9"/>
    <w:rsid w:val="0094702A"/>
    <w:rsid w:val="00947553"/>
    <w:rsid w:val="009479AD"/>
    <w:rsid w:val="00947AF3"/>
    <w:rsid w:val="00947CA8"/>
    <w:rsid w:val="00950299"/>
    <w:rsid w:val="0095093E"/>
    <w:rsid w:val="00950F85"/>
    <w:rsid w:val="00951870"/>
    <w:rsid w:val="00951F4D"/>
    <w:rsid w:val="00951FD1"/>
    <w:rsid w:val="009521A7"/>
    <w:rsid w:val="009521F3"/>
    <w:rsid w:val="0095220C"/>
    <w:rsid w:val="009522DF"/>
    <w:rsid w:val="009528DF"/>
    <w:rsid w:val="00952C45"/>
    <w:rsid w:val="00952CCF"/>
    <w:rsid w:val="00952CEE"/>
    <w:rsid w:val="00952DC4"/>
    <w:rsid w:val="0095323C"/>
    <w:rsid w:val="009534A0"/>
    <w:rsid w:val="00953516"/>
    <w:rsid w:val="00953644"/>
    <w:rsid w:val="0095372E"/>
    <w:rsid w:val="0095393A"/>
    <w:rsid w:val="00954732"/>
    <w:rsid w:val="00954855"/>
    <w:rsid w:val="00954887"/>
    <w:rsid w:val="00955A46"/>
    <w:rsid w:val="00955A83"/>
    <w:rsid w:val="00955B4C"/>
    <w:rsid w:val="00956389"/>
    <w:rsid w:val="00956A22"/>
    <w:rsid w:val="00956EE0"/>
    <w:rsid w:val="009579CE"/>
    <w:rsid w:val="00957C94"/>
    <w:rsid w:val="00957E16"/>
    <w:rsid w:val="00960D19"/>
    <w:rsid w:val="00961569"/>
    <w:rsid w:val="00961DF6"/>
    <w:rsid w:val="00962272"/>
    <w:rsid w:val="0096228E"/>
    <w:rsid w:val="00962A33"/>
    <w:rsid w:val="00962C45"/>
    <w:rsid w:val="0096318C"/>
    <w:rsid w:val="00963CC5"/>
    <w:rsid w:val="009641C0"/>
    <w:rsid w:val="0096434D"/>
    <w:rsid w:val="00964722"/>
    <w:rsid w:val="00964F8F"/>
    <w:rsid w:val="009652A2"/>
    <w:rsid w:val="0096537A"/>
    <w:rsid w:val="00965ADC"/>
    <w:rsid w:val="009662E5"/>
    <w:rsid w:val="0096647A"/>
    <w:rsid w:val="00966E55"/>
    <w:rsid w:val="00966F24"/>
    <w:rsid w:val="009670C9"/>
    <w:rsid w:val="0096738F"/>
    <w:rsid w:val="009676DC"/>
    <w:rsid w:val="00967B5F"/>
    <w:rsid w:val="00967F5A"/>
    <w:rsid w:val="00970DCE"/>
    <w:rsid w:val="00971E31"/>
    <w:rsid w:val="00971FD7"/>
    <w:rsid w:val="00972490"/>
    <w:rsid w:val="00972867"/>
    <w:rsid w:val="009733DF"/>
    <w:rsid w:val="009751B5"/>
    <w:rsid w:val="00975550"/>
    <w:rsid w:val="00975C93"/>
    <w:rsid w:val="0097652E"/>
    <w:rsid w:val="009765F9"/>
    <w:rsid w:val="009768A5"/>
    <w:rsid w:val="0097694B"/>
    <w:rsid w:val="00976A52"/>
    <w:rsid w:val="00976F96"/>
    <w:rsid w:val="00977222"/>
    <w:rsid w:val="00977827"/>
    <w:rsid w:val="0097790D"/>
    <w:rsid w:val="00977BDA"/>
    <w:rsid w:val="00977DE1"/>
    <w:rsid w:val="009804B3"/>
    <w:rsid w:val="00980730"/>
    <w:rsid w:val="0098080A"/>
    <w:rsid w:val="009810B8"/>
    <w:rsid w:val="00981682"/>
    <w:rsid w:val="0098188E"/>
    <w:rsid w:val="009818CC"/>
    <w:rsid w:val="009819B2"/>
    <w:rsid w:val="00981CBD"/>
    <w:rsid w:val="0098297F"/>
    <w:rsid w:val="00982CB4"/>
    <w:rsid w:val="00982EE1"/>
    <w:rsid w:val="00983B5C"/>
    <w:rsid w:val="00983E6B"/>
    <w:rsid w:val="0098455B"/>
    <w:rsid w:val="00984614"/>
    <w:rsid w:val="009848D2"/>
    <w:rsid w:val="009852AD"/>
    <w:rsid w:val="0098544B"/>
    <w:rsid w:val="009854FA"/>
    <w:rsid w:val="00985617"/>
    <w:rsid w:val="00985B1E"/>
    <w:rsid w:val="00986554"/>
    <w:rsid w:val="00987193"/>
    <w:rsid w:val="0098725E"/>
    <w:rsid w:val="00987673"/>
    <w:rsid w:val="0098785F"/>
    <w:rsid w:val="00987D3B"/>
    <w:rsid w:val="00990148"/>
    <w:rsid w:val="00990286"/>
    <w:rsid w:val="009905E2"/>
    <w:rsid w:val="00990F6F"/>
    <w:rsid w:val="009915D5"/>
    <w:rsid w:val="00991650"/>
    <w:rsid w:val="00991748"/>
    <w:rsid w:val="00991CFE"/>
    <w:rsid w:val="00991D07"/>
    <w:rsid w:val="009923B3"/>
    <w:rsid w:val="00992599"/>
    <w:rsid w:val="00992932"/>
    <w:rsid w:val="009931B7"/>
    <w:rsid w:val="0099371C"/>
    <w:rsid w:val="00993DFD"/>
    <w:rsid w:val="00994B74"/>
    <w:rsid w:val="00994DDA"/>
    <w:rsid w:val="00995C88"/>
    <w:rsid w:val="0099661C"/>
    <w:rsid w:val="009966BB"/>
    <w:rsid w:val="009966E1"/>
    <w:rsid w:val="00996802"/>
    <w:rsid w:val="00996A0D"/>
    <w:rsid w:val="00997185"/>
    <w:rsid w:val="00997356"/>
    <w:rsid w:val="009975FE"/>
    <w:rsid w:val="009A053E"/>
    <w:rsid w:val="009A1A72"/>
    <w:rsid w:val="009A221B"/>
    <w:rsid w:val="009A3EC9"/>
    <w:rsid w:val="009A4FA1"/>
    <w:rsid w:val="009A5A94"/>
    <w:rsid w:val="009A5AE1"/>
    <w:rsid w:val="009A6AF6"/>
    <w:rsid w:val="009A6DCF"/>
    <w:rsid w:val="009A6ED8"/>
    <w:rsid w:val="009A70D0"/>
    <w:rsid w:val="009B063D"/>
    <w:rsid w:val="009B0861"/>
    <w:rsid w:val="009B0958"/>
    <w:rsid w:val="009B0F68"/>
    <w:rsid w:val="009B156D"/>
    <w:rsid w:val="009B1864"/>
    <w:rsid w:val="009B1C32"/>
    <w:rsid w:val="009B219C"/>
    <w:rsid w:val="009B2BFD"/>
    <w:rsid w:val="009B2EFC"/>
    <w:rsid w:val="009B36EE"/>
    <w:rsid w:val="009B38D6"/>
    <w:rsid w:val="009B39B3"/>
    <w:rsid w:val="009B39C2"/>
    <w:rsid w:val="009B3EF1"/>
    <w:rsid w:val="009B4188"/>
    <w:rsid w:val="009B41A3"/>
    <w:rsid w:val="009B41DC"/>
    <w:rsid w:val="009B45E0"/>
    <w:rsid w:val="009B46F6"/>
    <w:rsid w:val="009B4858"/>
    <w:rsid w:val="009B4EE5"/>
    <w:rsid w:val="009B5DF0"/>
    <w:rsid w:val="009B6AF4"/>
    <w:rsid w:val="009B6C7C"/>
    <w:rsid w:val="009B70B1"/>
    <w:rsid w:val="009B7F45"/>
    <w:rsid w:val="009B7FD8"/>
    <w:rsid w:val="009C0EB9"/>
    <w:rsid w:val="009C0FDE"/>
    <w:rsid w:val="009C1159"/>
    <w:rsid w:val="009C1EB8"/>
    <w:rsid w:val="009C2B39"/>
    <w:rsid w:val="009C2C42"/>
    <w:rsid w:val="009C39F8"/>
    <w:rsid w:val="009C4010"/>
    <w:rsid w:val="009C4C38"/>
    <w:rsid w:val="009C6857"/>
    <w:rsid w:val="009C6F7B"/>
    <w:rsid w:val="009C6FE3"/>
    <w:rsid w:val="009C75B2"/>
    <w:rsid w:val="009C7AD9"/>
    <w:rsid w:val="009C7CF7"/>
    <w:rsid w:val="009C7E4B"/>
    <w:rsid w:val="009C7F33"/>
    <w:rsid w:val="009D074F"/>
    <w:rsid w:val="009D0963"/>
    <w:rsid w:val="009D0B8B"/>
    <w:rsid w:val="009D0D8F"/>
    <w:rsid w:val="009D0E9D"/>
    <w:rsid w:val="009D1665"/>
    <w:rsid w:val="009D244A"/>
    <w:rsid w:val="009D2D6B"/>
    <w:rsid w:val="009D2E84"/>
    <w:rsid w:val="009D2FCA"/>
    <w:rsid w:val="009D383E"/>
    <w:rsid w:val="009D396C"/>
    <w:rsid w:val="009D3B43"/>
    <w:rsid w:val="009D3D12"/>
    <w:rsid w:val="009D4AE2"/>
    <w:rsid w:val="009D5793"/>
    <w:rsid w:val="009D5BC0"/>
    <w:rsid w:val="009D5C92"/>
    <w:rsid w:val="009D61DF"/>
    <w:rsid w:val="009D6582"/>
    <w:rsid w:val="009D6F09"/>
    <w:rsid w:val="009D73B2"/>
    <w:rsid w:val="009D7420"/>
    <w:rsid w:val="009D79D8"/>
    <w:rsid w:val="009E0306"/>
    <w:rsid w:val="009E0472"/>
    <w:rsid w:val="009E0867"/>
    <w:rsid w:val="009E0C5C"/>
    <w:rsid w:val="009E10FD"/>
    <w:rsid w:val="009E1620"/>
    <w:rsid w:val="009E1AEC"/>
    <w:rsid w:val="009E20AC"/>
    <w:rsid w:val="009E2994"/>
    <w:rsid w:val="009E29DD"/>
    <w:rsid w:val="009E2CD3"/>
    <w:rsid w:val="009E302C"/>
    <w:rsid w:val="009E31BB"/>
    <w:rsid w:val="009E3A28"/>
    <w:rsid w:val="009E3B72"/>
    <w:rsid w:val="009E4B7C"/>
    <w:rsid w:val="009E4FAF"/>
    <w:rsid w:val="009E5267"/>
    <w:rsid w:val="009E55C7"/>
    <w:rsid w:val="009E5772"/>
    <w:rsid w:val="009E5820"/>
    <w:rsid w:val="009E5BDD"/>
    <w:rsid w:val="009E5E02"/>
    <w:rsid w:val="009E6475"/>
    <w:rsid w:val="009E6628"/>
    <w:rsid w:val="009E6A06"/>
    <w:rsid w:val="009E6C9C"/>
    <w:rsid w:val="009F026C"/>
    <w:rsid w:val="009F06C5"/>
    <w:rsid w:val="009F0DCA"/>
    <w:rsid w:val="009F0E09"/>
    <w:rsid w:val="009F0EDA"/>
    <w:rsid w:val="009F1536"/>
    <w:rsid w:val="009F19E4"/>
    <w:rsid w:val="009F1B34"/>
    <w:rsid w:val="009F1B8E"/>
    <w:rsid w:val="009F203C"/>
    <w:rsid w:val="009F2145"/>
    <w:rsid w:val="009F2437"/>
    <w:rsid w:val="009F29B4"/>
    <w:rsid w:val="009F3057"/>
    <w:rsid w:val="009F3119"/>
    <w:rsid w:val="009F33B9"/>
    <w:rsid w:val="009F35D3"/>
    <w:rsid w:val="009F35D6"/>
    <w:rsid w:val="009F3834"/>
    <w:rsid w:val="009F3F49"/>
    <w:rsid w:val="009F5563"/>
    <w:rsid w:val="009F5BB8"/>
    <w:rsid w:val="009F5CB0"/>
    <w:rsid w:val="009F70FC"/>
    <w:rsid w:val="009F739E"/>
    <w:rsid w:val="009F7A38"/>
    <w:rsid w:val="009F7AF6"/>
    <w:rsid w:val="009F7CFA"/>
    <w:rsid w:val="00A000B1"/>
    <w:rsid w:val="00A005D7"/>
    <w:rsid w:val="00A008BA"/>
    <w:rsid w:val="00A009E2"/>
    <w:rsid w:val="00A0141D"/>
    <w:rsid w:val="00A01C30"/>
    <w:rsid w:val="00A02CE4"/>
    <w:rsid w:val="00A02E7A"/>
    <w:rsid w:val="00A02F9C"/>
    <w:rsid w:val="00A0311B"/>
    <w:rsid w:val="00A0370D"/>
    <w:rsid w:val="00A0376C"/>
    <w:rsid w:val="00A043B0"/>
    <w:rsid w:val="00A04913"/>
    <w:rsid w:val="00A05179"/>
    <w:rsid w:val="00A05A3D"/>
    <w:rsid w:val="00A05BE5"/>
    <w:rsid w:val="00A05E9D"/>
    <w:rsid w:val="00A0627E"/>
    <w:rsid w:val="00A06C58"/>
    <w:rsid w:val="00A07654"/>
    <w:rsid w:val="00A104EE"/>
    <w:rsid w:val="00A10C56"/>
    <w:rsid w:val="00A110C1"/>
    <w:rsid w:val="00A112FF"/>
    <w:rsid w:val="00A113D1"/>
    <w:rsid w:val="00A116BE"/>
    <w:rsid w:val="00A11E50"/>
    <w:rsid w:val="00A11F1A"/>
    <w:rsid w:val="00A11F54"/>
    <w:rsid w:val="00A12093"/>
    <w:rsid w:val="00A127B9"/>
    <w:rsid w:val="00A12DE2"/>
    <w:rsid w:val="00A136CF"/>
    <w:rsid w:val="00A13868"/>
    <w:rsid w:val="00A138FD"/>
    <w:rsid w:val="00A139B6"/>
    <w:rsid w:val="00A13CFE"/>
    <w:rsid w:val="00A14259"/>
    <w:rsid w:val="00A1432D"/>
    <w:rsid w:val="00A14B01"/>
    <w:rsid w:val="00A155DB"/>
    <w:rsid w:val="00A157E4"/>
    <w:rsid w:val="00A15A5D"/>
    <w:rsid w:val="00A15F1B"/>
    <w:rsid w:val="00A16915"/>
    <w:rsid w:val="00A169BF"/>
    <w:rsid w:val="00A16BC4"/>
    <w:rsid w:val="00A16E22"/>
    <w:rsid w:val="00A171DC"/>
    <w:rsid w:val="00A1760E"/>
    <w:rsid w:val="00A17E7E"/>
    <w:rsid w:val="00A17FBB"/>
    <w:rsid w:val="00A204C1"/>
    <w:rsid w:val="00A2079C"/>
    <w:rsid w:val="00A21904"/>
    <w:rsid w:val="00A21918"/>
    <w:rsid w:val="00A21E3A"/>
    <w:rsid w:val="00A22567"/>
    <w:rsid w:val="00A2257F"/>
    <w:rsid w:val="00A228D9"/>
    <w:rsid w:val="00A23C75"/>
    <w:rsid w:val="00A241DE"/>
    <w:rsid w:val="00A243E7"/>
    <w:rsid w:val="00A24B5A"/>
    <w:rsid w:val="00A24D2C"/>
    <w:rsid w:val="00A24F90"/>
    <w:rsid w:val="00A252A7"/>
    <w:rsid w:val="00A261FC"/>
    <w:rsid w:val="00A265CF"/>
    <w:rsid w:val="00A268D4"/>
    <w:rsid w:val="00A26CE3"/>
    <w:rsid w:val="00A274AC"/>
    <w:rsid w:val="00A27AB7"/>
    <w:rsid w:val="00A27DEB"/>
    <w:rsid w:val="00A3011E"/>
    <w:rsid w:val="00A30FDB"/>
    <w:rsid w:val="00A30FFC"/>
    <w:rsid w:val="00A3138F"/>
    <w:rsid w:val="00A3186A"/>
    <w:rsid w:val="00A31A51"/>
    <w:rsid w:val="00A31D4F"/>
    <w:rsid w:val="00A32F46"/>
    <w:rsid w:val="00A3306B"/>
    <w:rsid w:val="00A3348B"/>
    <w:rsid w:val="00A3379B"/>
    <w:rsid w:val="00A33B13"/>
    <w:rsid w:val="00A354B7"/>
    <w:rsid w:val="00A35879"/>
    <w:rsid w:val="00A35967"/>
    <w:rsid w:val="00A361D5"/>
    <w:rsid w:val="00A36503"/>
    <w:rsid w:val="00A36769"/>
    <w:rsid w:val="00A36A45"/>
    <w:rsid w:val="00A372F0"/>
    <w:rsid w:val="00A3749E"/>
    <w:rsid w:val="00A37E0B"/>
    <w:rsid w:val="00A4069D"/>
    <w:rsid w:val="00A40DC1"/>
    <w:rsid w:val="00A41957"/>
    <w:rsid w:val="00A41C08"/>
    <w:rsid w:val="00A41C23"/>
    <w:rsid w:val="00A421AF"/>
    <w:rsid w:val="00A4258C"/>
    <w:rsid w:val="00A42857"/>
    <w:rsid w:val="00A42B0E"/>
    <w:rsid w:val="00A42C59"/>
    <w:rsid w:val="00A42F82"/>
    <w:rsid w:val="00A431C4"/>
    <w:rsid w:val="00A431CF"/>
    <w:rsid w:val="00A431EA"/>
    <w:rsid w:val="00A435D9"/>
    <w:rsid w:val="00A435FC"/>
    <w:rsid w:val="00A447C3"/>
    <w:rsid w:val="00A44A49"/>
    <w:rsid w:val="00A45F50"/>
    <w:rsid w:val="00A469BA"/>
    <w:rsid w:val="00A475F1"/>
    <w:rsid w:val="00A47CE9"/>
    <w:rsid w:val="00A50108"/>
    <w:rsid w:val="00A502C7"/>
    <w:rsid w:val="00A51803"/>
    <w:rsid w:val="00A51B86"/>
    <w:rsid w:val="00A524FA"/>
    <w:rsid w:val="00A531DB"/>
    <w:rsid w:val="00A539AC"/>
    <w:rsid w:val="00A5405D"/>
    <w:rsid w:val="00A543CF"/>
    <w:rsid w:val="00A54F5F"/>
    <w:rsid w:val="00A5508F"/>
    <w:rsid w:val="00A5512E"/>
    <w:rsid w:val="00A556C5"/>
    <w:rsid w:val="00A5591E"/>
    <w:rsid w:val="00A56E64"/>
    <w:rsid w:val="00A57033"/>
    <w:rsid w:val="00A57695"/>
    <w:rsid w:val="00A57CD2"/>
    <w:rsid w:val="00A57FD0"/>
    <w:rsid w:val="00A57FF9"/>
    <w:rsid w:val="00A601CF"/>
    <w:rsid w:val="00A60A7C"/>
    <w:rsid w:val="00A60F57"/>
    <w:rsid w:val="00A62C78"/>
    <w:rsid w:val="00A630C2"/>
    <w:rsid w:val="00A63832"/>
    <w:rsid w:val="00A63A63"/>
    <w:rsid w:val="00A63E84"/>
    <w:rsid w:val="00A63F06"/>
    <w:rsid w:val="00A6421A"/>
    <w:rsid w:val="00A644B5"/>
    <w:rsid w:val="00A6511E"/>
    <w:rsid w:val="00A65205"/>
    <w:rsid w:val="00A652DC"/>
    <w:rsid w:val="00A656C8"/>
    <w:rsid w:val="00A65A3D"/>
    <w:rsid w:val="00A65DC1"/>
    <w:rsid w:val="00A660EE"/>
    <w:rsid w:val="00A660F7"/>
    <w:rsid w:val="00A6626B"/>
    <w:rsid w:val="00A6663C"/>
    <w:rsid w:val="00A666DB"/>
    <w:rsid w:val="00A67371"/>
    <w:rsid w:val="00A701DB"/>
    <w:rsid w:val="00A70504"/>
    <w:rsid w:val="00A70770"/>
    <w:rsid w:val="00A70F98"/>
    <w:rsid w:val="00A720ED"/>
    <w:rsid w:val="00A7244C"/>
    <w:rsid w:val="00A72658"/>
    <w:rsid w:val="00A72698"/>
    <w:rsid w:val="00A7269F"/>
    <w:rsid w:val="00A7285E"/>
    <w:rsid w:val="00A730D0"/>
    <w:rsid w:val="00A73E83"/>
    <w:rsid w:val="00A74742"/>
    <w:rsid w:val="00A7487C"/>
    <w:rsid w:val="00A7547B"/>
    <w:rsid w:val="00A7567E"/>
    <w:rsid w:val="00A7569C"/>
    <w:rsid w:val="00A75FBB"/>
    <w:rsid w:val="00A7614C"/>
    <w:rsid w:val="00A76204"/>
    <w:rsid w:val="00A76A2D"/>
    <w:rsid w:val="00A77017"/>
    <w:rsid w:val="00A770F2"/>
    <w:rsid w:val="00A77372"/>
    <w:rsid w:val="00A773CB"/>
    <w:rsid w:val="00A7741B"/>
    <w:rsid w:val="00A800A7"/>
    <w:rsid w:val="00A8011B"/>
    <w:rsid w:val="00A80135"/>
    <w:rsid w:val="00A806F3"/>
    <w:rsid w:val="00A80BD7"/>
    <w:rsid w:val="00A814A2"/>
    <w:rsid w:val="00A825CB"/>
    <w:rsid w:val="00A82D4D"/>
    <w:rsid w:val="00A82E17"/>
    <w:rsid w:val="00A8328D"/>
    <w:rsid w:val="00A83BDF"/>
    <w:rsid w:val="00A83E74"/>
    <w:rsid w:val="00A841AC"/>
    <w:rsid w:val="00A84214"/>
    <w:rsid w:val="00A84562"/>
    <w:rsid w:val="00A84744"/>
    <w:rsid w:val="00A84882"/>
    <w:rsid w:val="00A85AB5"/>
    <w:rsid w:val="00A85CA5"/>
    <w:rsid w:val="00A85EE6"/>
    <w:rsid w:val="00A85F6E"/>
    <w:rsid w:val="00A86747"/>
    <w:rsid w:val="00A86E8F"/>
    <w:rsid w:val="00A86F17"/>
    <w:rsid w:val="00A87137"/>
    <w:rsid w:val="00A900CA"/>
    <w:rsid w:val="00A902D9"/>
    <w:rsid w:val="00A9038A"/>
    <w:rsid w:val="00A90593"/>
    <w:rsid w:val="00A90AB3"/>
    <w:rsid w:val="00A90DE7"/>
    <w:rsid w:val="00A91367"/>
    <w:rsid w:val="00A913CE"/>
    <w:rsid w:val="00A91557"/>
    <w:rsid w:val="00A91560"/>
    <w:rsid w:val="00A9193A"/>
    <w:rsid w:val="00A91961"/>
    <w:rsid w:val="00A923A8"/>
    <w:rsid w:val="00A92882"/>
    <w:rsid w:val="00A92AEC"/>
    <w:rsid w:val="00A93009"/>
    <w:rsid w:val="00A93107"/>
    <w:rsid w:val="00A93AAE"/>
    <w:rsid w:val="00A94062"/>
    <w:rsid w:val="00A9469A"/>
    <w:rsid w:val="00A948D1"/>
    <w:rsid w:val="00A94981"/>
    <w:rsid w:val="00A94B7B"/>
    <w:rsid w:val="00A94B90"/>
    <w:rsid w:val="00A94FB7"/>
    <w:rsid w:val="00A95120"/>
    <w:rsid w:val="00A9521B"/>
    <w:rsid w:val="00A95C36"/>
    <w:rsid w:val="00A95E78"/>
    <w:rsid w:val="00A96990"/>
    <w:rsid w:val="00A96BF0"/>
    <w:rsid w:val="00A96C9D"/>
    <w:rsid w:val="00A96CB3"/>
    <w:rsid w:val="00A96DEB"/>
    <w:rsid w:val="00A96EF8"/>
    <w:rsid w:val="00A96F9C"/>
    <w:rsid w:val="00A97284"/>
    <w:rsid w:val="00A972E1"/>
    <w:rsid w:val="00A974E8"/>
    <w:rsid w:val="00A978D0"/>
    <w:rsid w:val="00AA0314"/>
    <w:rsid w:val="00AA0930"/>
    <w:rsid w:val="00AA0A22"/>
    <w:rsid w:val="00AA0E90"/>
    <w:rsid w:val="00AA121C"/>
    <w:rsid w:val="00AA121F"/>
    <w:rsid w:val="00AA13CF"/>
    <w:rsid w:val="00AA16FC"/>
    <w:rsid w:val="00AA1FA1"/>
    <w:rsid w:val="00AA209D"/>
    <w:rsid w:val="00AA2137"/>
    <w:rsid w:val="00AA279B"/>
    <w:rsid w:val="00AA2E58"/>
    <w:rsid w:val="00AA36DD"/>
    <w:rsid w:val="00AA3DDF"/>
    <w:rsid w:val="00AA3FBF"/>
    <w:rsid w:val="00AA4B50"/>
    <w:rsid w:val="00AA58DE"/>
    <w:rsid w:val="00AA6506"/>
    <w:rsid w:val="00AA69FE"/>
    <w:rsid w:val="00AA6B25"/>
    <w:rsid w:val="00AA6F3A"/>
    <w:rsid w:val="00AA7590"/>
    <w:rsid w:val="00AB06C5"/>
    <w:rsid w:val="00AB1288"/>
    <w:rsid w:val="00AB1AF2"/>
    <w:rsid w:val="00AB1C89"/>
    <w:rsid w:val="00AB1EB0"/>
    <w:rsid w:val="00AB2407"/>
    <w:rsid w:val="00AB2F47"/>
    <w:rsid w:val="00AB3449"/>
    <w:rsid w:val="00AB346B"/>
    <w:rsid w:val="00AB34C1"/>
    <w:rsid w:val="00AB36E0"/>
    <w:rsid w:val="00AB44C9"/>
    <w:rsid w:val="00AB4DCD"/>
    <w:rsid w:val="00AB5096"/>
    <w:rsid w:val="00AB5B12"/>
    <w:rsid w:val="00AB6EE5"/>
    <w:rsid w:val="00AB7820"/>
    <w:rsid w:val="00AB799E"/>
    <w:rsid w:val="00AB7F89"/>
    <w:rsid w:val="00AC061E"/>
    <w:rsid w:val="00AC16DA"/>
    <w:rsid w:val="00AC1916"/>
    <w:rsid w:val="00AC196B"/>
    <w:rsid w:val="00AC20A7"/>
    <w:rsid w:val="00AC2D32"/>
    <w:rsid w:val="00AC3255"/>
    <w:rsid w:val="00AC3814"/>
    <w:rsid w:val="00AC4B87"/>
    <w:rsid w:val="00AC5785"/>
    <w:rsid w:val="00AC5AAC"/>
    <w:rsid w:val="00AC5F4F"/>
    <w:rsid w:val="00AC6C63"/>
    <w:rsid w:val="00AC7CBA"/>
    <w:rsid w:val="00AD00AC"/>
    <w:rsid w:val="00AD0AA7"/>
    <w:rsid w:val="00AD0C27"/>
    <w:rsid w:val="00AD0D0E"/>
    <w:rsid w:val="00AD0E81"/>
    <w:rsid w:val="00AD0F29"/>
    <w:rsid w:val="00AD1583"/>
    <w:rsid w:val="00AD1A3E"/>
    <w:rsid w:val="00AD25D9"/>
    <w:rsid w:val="00AD290F"/>
    <w:rsid w:val="00AD2F05"/>
    <w:rsid w:val="00AD4002"/>
    <w:rsid w:val="00AD4313"/>
    <w:rsid w:val="00AD4646"/>
    <w:rsid w:val="00AD5028"/>
    <w:rsid w:val="00AD537F"/>
    <w:rsid w:val="00AD5858"/>
    <w:rsid w:val="00AD594B"/>
    <w:rsid w:val="00AD5D3C"/>
    <w:rsid w:val="00AD61A1"/>
    <w:rsid w:val="00AD6757"/>
    <w:rsid w:val="00AD6E88"/>
    <w:rsid w:val="00AD79AC"/>
    <w:rsid w:val="00AE0117"/>
    <w:rsid w:val="00AE0556"/>
    <w:rsid w:val="00AE0755"/>
    <w:rsid w:val="00AE0B22"/>
    <w:rsid w:val="00AE0D89"/>
    <w:rsid w:val="00AE21D2"/>
    <w:rsid w:val="00AE2EA8"/>
    <w:rsid w:val="00AE2F9F"/>
    <w:rsid w:val="00AE378B"/>
    <w:rsid w:val="00AE39BC"/>
    <w:rsid w:val="00AE3C00"/>
    <w:rsid w:val="00AE3C54"/>
    <w:rsid w:val="00AE3E47"/>
    <w:rsid w:val="00AE49B9"/>
    <w:rsid w:val="00AE4F56"/>
    <w:rsid w:val="00AE583D"/>
    <w:rsid w:val="00AE658A"/>
    <w:rsid w:val="00AE71DE"/>
    <w:rsid w:val="00AE7C7E"/>
    <w:rsid w:val="00AE7CB5"/>
    <w:rsid w:val="00AF0412"/>
    <w:rsid w:val="00AF08E4"/>
    <w:rsid w:val="00AF0C1A"/>
    <w:rsid w:val="00AF0E7C"/>
    <w:rsid w:val="00AF1302"/>
    <w:rsid w:val="00AF16C9"/>
    <w:rsid w:val="00AF1728"/>
    <w:rsid w:val="00AF1904"/>
    <w:rsid w:val="00AF1AA0"/>
    <w:rsid w:val="00AF2990"/>
    <w:rsid w:val="00AF3AEB"/>
    <w:rsid w:val="00AF44A2"/>
    <w:rsid w:val="00AF4E25"/>
    <w:rsid w:val="00AF509A"/>
    <w:rsid w:val="00AF512B"/>
    <w:rsid w:val="00AF531F"/>
    <w:rsid w:val="00AF5604"/>
    <w:rsid w:val="00AF5A58"/>
    <w:rsid w:val="00AF65B4"/>
    <w:rsid w:val="00AF6626"/>
    <w:rsid w:val="00AF6D94"/>
    <w:rsid w:val="00AF6E0A"/>
    <w:rsid w:val="00AF71DC"/>
    <w:rsid w:val="00AF7BF4"/>
    <w:rsid w:val="00B000C5"/>
    <w:rsid w:val="00B00107"/>
    <w:rsid w:val="00B002F4"/>
    <w:rsid w:val="00B00BA3"/>
    <w:rsid w:val="00B01F2C"/>
    <w:rsid w:val="00B024F9"/>
    <w:rsid w:val="00B02523"/>
    <w:rsid w:val="00B03D34"/>
    <w:rsid w:val="00B0426F"/>
    <w:rsid w:val="00B046A6"/>
    <w:rsid w:val="00B04728"/>
    <w:rsid w:val="00B04A30"/>
    <w:rsid w:val="00B04C44"/>
    <w:rsid w:val="00B053B2"/>
    <w:rsid w:val="00B05497"/>
    <w:rsid w:val="00B05C92"/>
    <w:rsid w:val="00B05F42"/>
    <w:rsid w:val="00B06027"/>
    <w:rsid w:val="00B06233"/>
    <w:rsid w:val="00B0672D"/>
    <w:rsid w:val="00B0727C"/>
    <w:rsid w:val="00B073F3"/>
    <w:rsid w:val="00B076BF"/>
    <w:rsid w:val="00B07DCF"/>
    <w:rsid w:val="00B10334"/>
    <w:rsid w:val="00B10368"/>
    <w:rsid w:val="00B11611"/>
    <w:rsid w:val="00B1229F"/>
    <w:rsid w:val="00B12408"/>
    <w:rsid w:val="00B13498"/>
    <w:rsid w:val="00B134E0"/>
    <w:rsid w:val="00B13620"/>
    <w:rsid w:val="00B13AED"/>
    <w:rsid w:val="00B14137"/>
    <w:rsid w:val="00B14819"/>
    <w:rsid w:val="00B14ADF"/>
    <w:rsid w:val="00B14CDE"/>
    <w:rsid w:val="00B14D7C"/>
    <w:rsid w:val="00B1519C"/>
    <w:rsid w:val="00B1543B"/>
    <w:rsid w:val="00B15B48"/>
    <w:rsid w:val="00B16296"/>
    <w:rsid w:val="00B1682B"/>
    <w:rsid w:val="00B16BE5"/>
    <w:rsid w:val="00B170FB"/>
    <w:rsid w:val="00B171FF"/>
    <w:rsid w:val="00B172D8"/>
    <w:rsid w:val="00B1738C"/>
    <w:rsid w:val="00B17398"/>
    <w:rsid w:val="00B178FA"/>
    <w:rsid w:val="00B17FA9"/>
    <w:rsid w:val="00B20095"/>
    <w:rsid w:val="00B204F8"/>
    <w:rsid w:val="00B2099E"/>
    <w:rsid w:val="00B213DB"/>
    <w:rsid w:val="00B215A5"/>
    <w:rsid w:val="00B215A7"/>
    <w:rsid w:val="00B21C56"/>
    <w:rsid w:val="00B21CE8"/>
    <w:rsid w:val="00B21FC6"/>
    <w:rsid w:val="00B233C1"/>
    <w:rsid w:val="00B24421"/>
    <w:rsid w:val="00B247E4"/>
    <w:rsid w:val="00B259AC"/>
    <w:rsid w:val="00B267EF"/>
    <w:rsid w:val="00B26A64"/>
    <w:rsid w:val="00B273DA"/>
    <w:rsid w:val="00B2788B"/>
    <w:rsid w:val="00B27B4A"/>
    <w:rsid w:val="00B27D1F"/>
    <w:rsid w:val="00B3014D"/>
    <w:rsid w:val="00B301AE"/>
    <w:rsid w:val="00B30622"/>
    <w:rsid w:val="00B30640"/>
    <w:rsid w:val="00B310CE"/>
    <w:rsid w:val="00B3110E"/>
    <w:rsid w:val="00B3148D"/>
    <w:rsid w:val="00B31FCD"/>
    <w:rsid w:val="00B32A27"/>
    <w:rsid w:val="00B336E1"/>
    <w:rsid w:val="00B3447E"/>
    <w:rsid w:val="00B34549"/>
    <w:rsid w:val="00B34652"/>
    <w:rsid w:val="00B346C1"/>
    <w:rsid w:val="00B34E37"/>
    <w:rsid w:val="00B35358"/>
    <w:rsid w:val="00B35ADD"/>
    <w:rsid w:val="00B36CFD"/>
    <w:rsid w:val="00B36F55"/>
    <w:rsid w:val="00B3725B"/>
    <w:rsid w:val="00B37329"/>
    <w:rsid w:val="00B37C16"/>
    <w:rsid w:val="00B40AD3"/>
    <w:rsid w:val="00B40DF6"/>
    <w:rsid w:val="00B418A8"/>
    <w:rsid w:val="00B41CD4"/>
    <w:rsid w:val="00B4220F"/>
    <w:rsid w:val="00B4252C"/>
    <w:rsid w:val="00B42DA6"/>
    <w:rsid w:val="00B43094"/>
    <w:rsid w:val="00B43616"/>
    <w:rsid w:val="00B44836"/>
    <w:rsid w:val="00B449A2"/>
    <w:rsid w:val="00B44BC8"/>
    <w:rsid w:val="00B44E7A"/>
    <w:rsid w:val="00B45026"/>
    <w:rsid w:val="00B45148"/>
    <w:rsid w:val="00B46009"/>
    <w:rsid w:val="00B465B4"/>
    <w:rsid w:val="00B465EC"/>
    <w:rsid w:val="00B4748F"/>
    <w:rsid w:val="00B474C6"/>
    <w:rsid w:val="00B4753D"/>
    <w:rsid w:val="00B50894"/>
    <w:rsid w:val="00B513B5"/>
    <w:rsid w:val="00B51726"/>
    <w:rsid w:val="00B51B6C"/>
    <w:rsid w:val="00B51D3E"/>
    <w:rsid w:val="00B52D32"/>
    <w:rsid w:val="00B53538"/>
    <w:rsid w:val="00B53EF7"/>
    <w:rsid w:val="00B54440"/>
    <w:rsid w:val="00B548A1"/>
    <w:rsid w:val="00B54AB6"/>
    <w:rsid w:val="00B54CA1"/>
    <w:rsid w:val="00B54CC4"/>
    <w:rsid w:val="00B54ED3"/>
    <w:rsid w:val="00B55311"/>
    <w:rsid w:val="00B55C90"/>
    <w:rsid w:val="00B560D2"/>
    <w:rsid w:val="00B56303"/>
    <w:rsid w:val="00B5638B"/>
    <w:rsid w:val="00B56694"/>
    <w:rsid w:val="00B570C1"/>
    <w:rsid w:val="00B570E8"/>
    <w:rsid w:val="00B57E89"/>
    <w:rsid w:val="00B57FAF"/>
    <w:rsid w:val="00B607A5"/>
    <w:rsid w:val="00B60E5F"/>
    <w:rsid w:val="00B60FA7"/>
    <w:rsid w:val="00B61458"/>
    <w:rsid w:val="00B618C0"/>
    <w:rsid w:val="00B61D4F"/>
    <w:rsid w:val="00B62216"/>
    <w:rsid w:val="00B62330"/>
    <w:rsid w:val="00B62B26"/>
    <w:rsid w:val="00B62DD1"/>
    <w:rsid w:val="00B62E04"/>
    <w:rsid w:val="00B6306C"/>
    <w:rsid w:val="00B633DD"/>
    <w:rsid w:val="00B63860"/>
    <w:rsid w:val="00B63C82"/>
    <w:rsid w:val="00B63D97"/>
    <w:rsid w:val="00B63E57"/>
    <w:rsid w:val="00B6442A"/>
    <w:rsid w:val="00B64703"/>
    <w:rsid w:val="00B64C48"/>
    <w:rsid w:val="00B64E95"/>
    <w:rsid w:val="00B6502F"/>
    <w:rsid w:val="00B650D0"/>
    <w:rsid w:val="00B652C3"/>
    <w:rsid w:val="00B65609"/>
    <w:rsid w:val="00B6587B"/>
    <w:rsid w:val="00B65D22"/>
    <w:rsid w:val="00B665C4"/>
    <w:rsid w:val="00B66EBD"/>
    <w:rsid w:val="00B676D6"/>
    <w:rsid w:val="00B70461"/>
    <w:rsid w:val="00B70BC5"/>
    <w:rsid w:val="00B70D4A"/>
    <w:rsid w:val="00B7113D"/>
    <w:rsid w:val="00B71D18"/>
    <w:rsid w:val="00B72419"/>
    <w:rsid w:val="00B72459"/>
    <w:rsid w:val="00B72535"/>
    <w:rsid w:val="00B728DE"/>
    <w:rsid w:val="00B72A2E"/>
    <w:rsid w:val="00B73348"/>
    <w:rsid w:val="00B741A2"/>
    <w:rsid w:val="00B74627"/>
    <w:rsid w:val="00B7484A"/>
    <w:rsid w:val="00B749B7"/>
    <w:rsid w:val="00B74EAF"/>
    <w:rsid w:val="00B75000"/>
    <w:rsid w:val="00B75206"/>
    <w:rsid w:val="00B75303"/>
    <w:rsid w:val="00B75433"/>
    <w:rsid w:val="00B75742"/>
    <w:rsid w:val="00B757E9"/>
    <w:rsid w:val="00B75810"/>
    <w:rsid w:val="00B76200"/>
    <w:rsid w:val="00B763E5"/>
    <w:rsid w:val="00B76A5C"/>
    <w:rsid w:val="00B76B2A"/>
    <w:rsid w:val="00B7762A"/>
    <w:rsid w:val="00B77F2C"/>
    <w:rsid w:val="00B803DF"/>
    <w:rsid w:val="00B8042F"/>
    <w:rsid w:val="00B80ABE"/>
    <w:rsid w:val="00B81843"/>
    <w:rsid w:val="00B820D8"/>
    <w:rsid w:val="00B827F0"/>
    <w:rsid w:val="00B82C65"/>
    <w:rsid w:val="00B82DE8"/>
    <w:rsid w:val="00B8420A"/>
    <w:rsid w:val="00B84B54"/>
    <w:rsid w:val="00B84D7E"/>
    <w:rsid w:val="00B85255"/>
    <w:rsid w:val="00B854F8"/>
    <w:rsid w:val="00B85694"/>
    <w:rsid w:val="00B861AE"/>
    <w:rsid w:val="00B86601"/>
    <w:rsid w:val="00B86727"/>
    <w:rsid w:val="00B86750"/>
    <w:rsid w:val="00B86DFF"/>
    <w:rsid w:val="00B877E4"/>
    <w:rsid w:val="00B900C6"/>
    <w:rsid w:val="00B9022F"/>
    <w:rsid w:val="00B90308"/>
    <w:rsid w:val="00B90628"/>
    <w:rsid w:val="00B9094E"/>
    <w:rsid w:val="00B90A0A"/>
    <w:rsid w:val="00B90A6D"/>
    <w:rsid w:val="00B91062"/>
    <w:rsid w:val="00B91817"/>
    <w:rsid w:val="00B91E7D"/>
    <w:rsid w:val="00B931AA"/>
    <w:rsid w:val="00B9348F"/>
    <w:rsid w:val="00B93517"/>
    <w:rsid w:val="00B93C08"/>
    <w:rsid w:val="00B94114"/>
    <w:rsid w:val="00B94883"/>
    <w:rsid w:val="00B94924"/>
    <w:rsid w:val="00B94F6C"/>
    <w:rsid w:val="00B95449"/>
    <w:rsid w:val="00B95BDF"/>
    <w:rsid w:val="00B95FCD"/>
    <w:rsid w:val="00B9672E"/>
    <w:rsid w:val="00B972B0"/>
    <w:rsid w:val="00B97330"/>
    <w:rsid w:val="00B973E1"/>
    <w:rsid w:val="00B97441"/>
    <w:rsid w:val="00BA0737"/>
    <w:rsid w:val="00BA07D5"/>
    <w:rsid w:val="00BA08A8"/>
    <w:rsid w:val="00BA09BF"/>
    <w:rsid w:val="00BA0A4A"/>
    <w:rsid w:val="00BA0DB8"/>
    <w:rsid w:val="00BA0FB4"/>
    <w:rsid w:val="00BA1006"/>
    <w:rsid w:val="00BA111C"/>
    <w:rsid w:val="00BA15ED"/>
    <w:rsid w:val="00BA2181"/>
    <w:rsid w:val="00BA33F7"/>
    <w:rsid w:val="00BA3864"/>
    <w:rsid w:val="00BA3889"/>
    <w:rsid w:val="00BA38A2"/>
    <w:rsid w:val="00BA3D02"/>
    <w:rsid w:val="00BA4165"/>
    <w:rsid w:val="00BA45B7"/>
    <w:rsid w:val="00BA490B"/>
    <w:rsid w:val="00BA49DB"/>
    <w:rsid w:val="00BA53BB"/>
    <w:rsid w:val="00BA5F9F"/>
    <w:rsid w:val="00BA6AC6"/>
    <w:rsid w:val="00BA6B89"/>
    <w:rsid w:val="00BA6D6F"/>
    <w:rsid w:val="00BA6FB1"/>
    <w:rsid w:val="00BA7710"/>
    <w:rsid w:val="00BA7E2D"/>
    <w:rsid w:val="00BB1767"/>
    <w:rsid w:val="00BB18FA"/>
    <w:rsid w:val="00BB1D01"/>
    <w:rsid w:val="00BB2A9C"/>
    <w:rsid w:val="00BB2E02"/>
    <w:rsid w:val="00BB359C"/>
    <w:rsid w:val="00BB3619"/>
    <w:rsid w:val="00BB3C94"/>
    <w:rsid w:val="00BB3FC5"/>
    <w:rsid w:val="00BB463F"/>
    <w:rsid w:val="00BB4700"/>
    <w:rsid w:val="00BB47AC"/>
    <w:rsid w:val="00BB49BB"/>
    <w:rsid w:val="00BB4B2E"/>
    <w:rsid w:val="00BB53A5"/>
    <w:rsid w:val="00BB5421"/>
    <w:rsid w:val="00BB57AF"/>
    <w:rsid w:val="00BB58C3"/>
    <w:rsid w:val="00BB5E60"/>
    <w:rsid w:val="00BB5FDA"/>
    <w:rsid w:val="00BB665D"/>
    <w:rsid w:val="00BB720B"/>
    <w:rsid w:val="00BB7316"/>
    <w:rsid w:val="00BB7468"/>
    <w:rsid w:val="00BC0590"/>
    <w:rsid w:val="00BC11BD"/>
    <w:rsid w:val="00BC18F8"/>
    <w:rsid w:val="00BC1C86"/>
    <w:rsid w:val="00BC2406"/>
    <w:rsid w:val="00BC27D1"/>
    <w:rsid w:val="00BC2993"/>
    <w:rsid w:val="00BC2AA5"/>
    <w:rsid w:val="00BC2BB8"/>
    <w:rsid w:val="00BC34BC"/>
    <w:rsid w:val="00BC475E"/>
    <w:rsid w:val="00BC4842"/>
    <w:rsid w:val="00BC4D96"/>
    <w:rsid w:val="00BC504E"/>
    <w:rsid w:val="00BC5B0D"/>
    <w:rsid w:val="00BC5E18"/>
    <w:rsid w:val="00BC6117"/>
    <w:rsid w:val="00BC64D8"/>
    <w:rsid w:val="00BC71B8"/>
    <w:rsid w:val="00BC729B"/>
    <w:rsid w:val="00BC7B37"/>
    <w:rsid w:val="00BC7E64"/>
    <w:rsid w:val="00BC7F4C"/>
    <w:rsid w:val="00BD0C73"/>
    <w:rsid w:val="00BD1128"/>
    <w:rsid w:val="00BD12D8"/>
    <w:rsid w:val="00BD13BF"/>
    <w:rsid w:val="00BD1887"/>
    <w:rsid w:val="00BD1902"/>
    <w:rsid w:val="00BD1CC6"/>
    <w:rsid w:val="00BD2279"/>
    <w:rsid w:val="00BD2BB6"/>
    <w:rsid w:val="00BD2CC4"/>
    <w:rsid w:val="00BD3029"/>
    <w:rsid w:val="00BD3115"/>
    <w:rsid w:val="00BD3123"/>
    <w:rsid w:val="00BD319D"/>
    <w:rsid w:val="00BD327A"/>
    <w:rsid w:val="00BD3387"/>
    <w:rsid w:val="00BD33AB"/>
    <w:rsid w:val="00BD369B"/>
    <w:rsid w:val="00BD3E3B"/>
    <w:rsid w:val="00BD439A"/>
    <w:rsid w:val="00BD4BF7"/>
    <w:rsid w:val="00BD4C87"/>
    <w:rsid w:val="00BD4DEC"/>
    <w:rsid w:val="00BD5378"/>
    <w:rsid w:val="00BD551C"/>
    <w:rsid w:val="00BD55A3"/>
    <w:rsid w:val="00BD640D"/>
    <w:rsid w:val="00BD6763"/>
    <w:rsid w:val="00BE0AE6"/>
    <w:rsid w:val="00BE11B6"/>
    <w:rsid w:val="00BE13F0"/>
    <w:rsid w:val="00BE18DD"/>
    <w:rsid w:val="00BE19F2"/>
    <w:rsid w:val="00BE1C46"/>
    <w:rsid w:val="00BE1E82"/>
    <w:rsid w:val="00BE1EEE"/>
    <w:rsid w:val="00BE1FCB"/>
    <w:rsid w:val="00BE3408"/>
    <w:rsid w:val="00BE354B"/>
    <w:rsid w:val="00BE3716"/>
    <w:rsid w:val="00BE416D"/>
    <w:rsid w:val="00BE44E0"/>
    <w:rsid w:val="00BE492A"/>
    <w:rsid w:val="00BE4A54"/>
    <w:rsid w:val="00BE4BB1"/>
    <w:rsid w:val="00BE4E7A"/>
    <w:rsid w:val="00BE528F"/>
    <w:rsid w:val="00BE54A1"/>
    <w:rsid w:val="00BE56F6"/>
    <w:rsid w:val="00BE625A"/>
    <w:rsid w:val="00BE64CE"/>
    <w:rsid w:val="00BE71C9"/>
    <w:rsid w:val="00BE7263"/>
    <w:rsid w:val="00BF0B40"/>
    <w:rsid w:val="00BF0BF1"/>
    <w:rsid w:val="00BF0F58"/>
    <w:rsid w:val="00BF0FFE"/>
    <w:rsid w:val="00BF1012"/>
    <w:rsid w:val="00BF11F2"/>
    <w:rsid w:val="00BF1921"/>
    <w:rsid w:val="00BF227D"/>
    <w:rsid w:val="00BF2926"/>
    <w:rsid w:val="00BF380E"/>
    <w:rsid w:val="00BF3FC0"/>
    <w:rsid w:val="00BF41DC"/>
    <w:rsid w:val="00BF41DE"/>
    <w:rsid w:val="00BF46F9"/>
    <w:rsid w:val="00BF4852"/>
    <w:rsid w:val="00BF48A1"/>
    <w:rsid w:val="00BF579A"/>
    <w:rsid w:val="00BF58B0"/>
    <w:rsid w:val="00BF6055"/>
    <w:rsid w:val="00BF61CD"/>
    <w:rsid w:val="00BF61E0"/>
    <w:rsid w:val="00BF6390"/>
    <w:rsid w:val="00BF6422"/>
    <w:rsid w:val="00BF6B3B"/>
    <w:rsid w:val="00BF7182"/>
    <w:rsid w:val="00BF735B"/>
    <w:rsid w:val="00BF754D"/>
    <w:rsid w:val="00BF77B3"/>
    <w:rsid w:val="00BF7877"/>
    <w:rsid w:val="00C007B2"/>
    <w:rsid w:val="00C00AEC"/>
    <w:rsid w:val="00C017F8"/>
    <w:rsid w:val="00C01D22"/>
    <w:rsid w:val="00C0245B"/>
    <w:rsid w:val="00C027EF"/>
    <w:rsid w:val="00C03BC3"/>
    <w:rsid w:val="00C04571"/>
    <w:rsid w:val="00C04C18"/>
    <w:rsid w:val="00C051FF"/>
    <w:rsid w:val="00C05425"/>
    <w:rsid w:val="00C05AF0"/>
    <w:rsid w:val="00C05D0E"/>
    <w:rsid w:val="00C060A8"/>
    <w:rsid w:val="00C0651D"/>
    <w:rsid w:val="00C067BC"/>
    <w:rsid w:val="00C06C2D"/>
    <w:rsid w:val="00C06DA9"/>
    <w:rsid w:val="00C06FB9"/>
    <w:rsid w:val="00C076AD"/>
    <w:rsid w:val="00C07CB9"/>
    <w:rsid w:val="00C104BF"/>
    <w:rsid w:val="00C10E2F"/>
    <w:rsid w:val="00C11025"/>
    <w:rsid w:val="00C11AF3"/>
    <w:rsid w:val="00C1232D"/>
    <w:rsid w:val="00C125C7"/>
    <w:rsid w:val="00C12AC9"/>
    <w:rsid w:val="00C1301B"/>
    <w:rsid w:val="00C13A95"/>
    <w:rsid w:val="00C13CA0"/>
    <w:rsid w:val="00C1417F"/>
    <w:rsid w:val="00C1424C"/>
    <w:rsid w:val="00C1443E"/>
    <w:rsid w:val="00C14D91"/>
    <w:rsid w:val="00C14FC1"/>
    <w:rsid w:val="00C15308"/>
    <w:rsid w:val="00C15A04"/>
    <w:rsid w:val="00C15B72"/>
    <w:rsid w:val="00C162F2"/>
    <w:rsid w:val="00C16606"/>
    <w:rsid w:val="00C16843"/>
    <w:rsid w:val="00C168CB"/>
    <w:rsid w:val="00C16C8B"/>
    <w:rsid w:val="00C17870"/>
    <w:rsid w:val="00C17A2B"/>
    <w:rsid w:val="00C17A83"/>
    <w:rsid w:val="00C17B5F"/>
    <w:rsid w:val="00C17BB3"/>
    <w:rsid w:val="00C17BBE"/>
    <w:rsid w:val="00C17CC6"/>
    <w:rsid w:val="00C17DFC"/>
    <w:rsid w:val="00C20833"/>
    <w:rsid w:val="00C215F3"/>
    <w:rsid w:val="00C2183D"/>
    <w:rsid w:val="00C21984"/>
    <w:rsid w:val="00C21F4F"/>
    <w:rsid w:val="00C22369"/>
    <w:rsid w:val="00C2265E"/>
    <w:rsid w:val="00C226EF"/>
    <w:rsid w:val="00C229F4"/>
    <w:rsid w:val="00C23032"/>
    <w:rsid w:val="00C23AF7"/>
    <w:rsid w:val="00C24524"/>
    <w:rsid w:val="00C24E3A"/>
    <w:rsid w:val="00C252B7"/>
    <w:rsid w:val="00C2546B"/>
    <w:rsid w:val="00C25B58"/>
    <w:rsid w:val="00C25EA4"/>
    <w:rsid w:val="00C26853"/>
    <w:rsid w:val="00C269E5"/>
    <w:rsid w:val="00C274BC"/>
    <w:rsid w:val="00C274CC"/>
    <w:rsid w:val="00C2753C"/>
    <w:rsid w:val="00C27D42"/>
    <w:rsid w:val="00C27F46"/>
    <w:rsid w:val="00C30D82"/>
    <w:rsid w:val="00C313AF"/>
    <w:rsid w:val="00C316C6"/>
    <w:rsid w:val="00C31C94"/>
    <w:rsid w:val="00C32CF5"/>
    <w:rsid w:val="00C33C93"/>
    <w:rsid w:val="00C3405F"/>
    <w:rsid w:val="00C34399"/>
    <w:rsid w:val="00C35114"/>
    <w:rsid w:val="00C35491"/>
    <w:rsid w:val="00C357C2"/>
    <w:rsid w:val="00C35EC0"/>
    <w:rsid w:val="00C35EC6"/>
    <w:rsid w:val="00C36170"/>
    <w:rsid w:val="00C363FA"/>
    <w:rsid w:val="00C3694E"/>
    <w:rsid w:val="00C36AFD"/>
    <w:rsid w:val="00C36BAC"/>
    <w:rsid w:val="00C36C9F"/>
    <w:rsid w:val="00C3758B"/>
    <w:rsid w:val="00C375E6"/>
    <w:rsid w:val="00C376BC"/>
    <w:rsid w:val="00C40795"/>
    <w:rsid w:val="00C413B4"/>
    <w:rsid w:val="00C417B4"/>
    <w:rsid w:val="00C417CD"/>
    <w:rsid w:val="00C41AA1"/>
    <w:rsid w:val="00C41FD4"/>
    <w:rsid w:val="00C4205F"/>
    <w:rsid w:val="00C4275A"/>
    <w:rsid w:val="00C42795"/>
    <w:rsid w:val="00C42826"/>
    <w:rsid w:val="00C42B3E"/>
    <w:rsid w:val="00C42D75"/>
    <w:rsid w:val="00C42D8A"/>
    <w:rsid w:val="00C43004"/>
    <w:rsid w:val="00C433C2"/>
    <w:rsid w:val="00C43D5B"/>
    <w:rsid w:val="00C44581"/>
    <w:rsid w:val="00C44752"/>
    <w:rsid w:val="00C44943"/>
    <w:rsid w:val="00C44BEA"/>
    <w:rsid w:val="00C44F09"/>
    <w:rsid w:val="00C45524"/>
    <w:rsid w:val="00C455E7"/>
    <w:rsid w:val="00C4568C"/>
    <w:rsid w:val="00C45EEC"/>
    <w:rsid w:val="00C464B1"/>
    <w:rsid w:val="00C46610"/>
    <w:rsid w:val="00C469A8"/>
    <w:rsid w:val="00C47D31"/>
    <w:rsid w:val="00C50206"/>
    <w:rsid w:val="00C5036A"/>
    <w:rsid w:val="00C508EA"/>
    <w:rsid w:val="00C50EDC"/>
    <w:rsid w:val="00C51774"/>
    <w:rsid w:val="00C5188B"/>
    <w:rsid w:val="00C5203D"/>
    <w:rsid w:val="00C520FC"/>
    <w:rsid w:val="00C5218F"/>
    <w:rsid w:val="00C5230E"/>
    <w:rsid w:val="00C52831"/>
    <w:rsid w:val="00C5360C"/>
    <w:rsid w:val="00C53970"/>
    <w:rsid w:val="00C53B9B"/>
    <w:rsid w:val="00C53BCC"/>
    <w:rsid w:val="00C54521"/>
    <w:rsid w:val="00C548AF"/>
    <w:rsid w:val="00C557BF"/>
    <w:rsid w:val="00C55837"/>
    <w:rsid w:val="00C55A16"/>
    <w:rsid w:val="00C55C69"/>
    <w:rsid w:val="00C56AEE"/>
    <w:rsid w:val="00C56E75"/>
    <w:rsid w:val="00C56F59"/>
    <w:rsid w:val="00C56FDE"/>
    <w:rsid w:val="00C5710E"/>
    <w:rsid w:val="00C572A5"/>
    <w:rsid w:val="00C57693"/>
    <w:rsid w:val="00C57740"/>
    <w:rsid w:val="00C57870"/>
    <w:rsid w:val="00C602C9"/>
    <w:rsid w:val="00C60719"/>
    <w:rsid w:val="00C60A0F"/>
    <w:rsid w:val="00C60DC0"/>
    <w:rsid w:val="00C6143A"/>
    <w:rsid w:val="00C61D91"/>
    <w:rsid w:val="00C625EB"/>
    <w:rsid w:val="00C627F5"/>
    <w:rsid w:val="00C62993"/>
    <w:rsid w:val="00C63077"/>
    <w:rsid w:val="00C630C4"/>
    <w:rsid w:val="00C6333B"/>
    <w:rsid w:val="00C637B0"/>
    <w:rsid w:val="00C64B45"/>
    <w:rsid w:val="00C65B4F"/>
    <w:rsid w:val="00C6653E"/>
    <w:rsid w:val="00C667C0"/>
    <w:rsid w:val="00C66A2B"/>
    <w:rsid w:val="00C67248"/>
    <w:rsid w:val="00C6768B"/>
    <w:rsid w:val="00C67A74"/>
    <w:rsid w:val="00C70225"/>
    <w:rsid w:val="00C705C2"/>
    <w:rsid w:val="00C7064D"/>
    <w:rsid w:val="00C70E66"/>
    <w:rsid w:val="00C7121D"/>
    <w:rsid w:val="00C7163F"/>
    <w:rsid w:val="00C71646"/>
    <w:rsid w:val="00C71C71"/>
    <w:rsid w:val="00C7253C"/>
    <w:rsid w:val="00C72705"/>
    <w:rsid w:val="00C73630"/>
    <w:rsid w:val="00C73CEC"/>
    <w:rsid w:val="00C741BF"/>
    <w:rsid w:val="00C7480D"/>
    <w:rsid w:val="00C76341"/>
    <w:rsid w:val="00C76923"/>
    <w:rsid w:val="00C76A3B"/>
    <w:rsid w:val="00C77642"/>
    <w:rsid w:val="00C779CD"/>
    <w:rsid w:val="00C77A17"/>
    <w:rsid w:val="00C77B4C"/>
    <w:rsid w:val="00C800C2"/>
    <w:rsid w:val="00C80468"/>
    <w:rsid w:val="00C808D8"/>
    <w:rsid w:val="00C8099E"/>
    <w:rsid w:val="00C80C31"/>
    <w:rsid w:val="00C80C58"/>
    <w:rsid w:val="00C8259A"/>
    <w:rsid w:val="00C82B12"/>
    <w:rsid w:val="00C82C7F"/>
    <w:rsid w:val="00C831C7"/>
    <w:rsid w:val="00C8363C"/>
    <w:rsid w:val="00C83873"/>
    <w:rsid w:val="00C83A66"/>
    <w:rsid w:val="00C83AE1"/>
    <w:rsid w:val="00C84096"/>
    <w:rsid w:val="00C8420F"/>
    <w:rsid w:val="00C845A6"/>
    <w:rsid w:val="00C84AD3"/>
    <w:rsid w:val="00C84E09"/>
    <w:rsid w:val="00C85E47"/>
    <w:rsid w:val="00C85E67"/>
    <w:rsid w:val="00C860D5"/>
    <w:rsid w:val="00C867AA"/>
    <w:rsid w:val="00C87116"/>
    <w:rsid w:val="00C87466"/>
    <w:rsid w:val="00C87903"/>
    <w:rsid w:val="00C87E39"/>
    <w:rsid w:val="00C9056E"/>
    <w:rsid w:val="00C90807"/>
    <w:rsid w:val="00C90CA1"/>
    <w:rsid w:val="00C90DFF"/>
    <w:rsid w:val="00C9161B"/>
    <w:rsid w:val="00C9198A"/>
    <w:rsid w:val="00C91E00"/>
    <w:rsid w:val="00C91F98"/>
    <w:rsid w:val="00C93380"/>
    <w:rsid w:val="00C934A0"/>
    <w:rsid w:val="00C936A7"/>
    <w:rsid w:val="00C9379B"/>
    <w:rsid w:val="00C939A5"/>
    <w:rsid w:val="00C93BE1"/>
    <w:rsid w:val="00C93D38"/>
    <w:rsid w:val="00C93F67"/>
    <w:rsid w:val="00C942AF"/>
    <w:rsid w:val="00C94696"/>
    <w:rsid w:val="00C94753"/>
    <w:rsid w:val="00C94822"/>
    <w:rsid w:val="00C9494B"/>
    <w:rsid w:val="00C94A8A"/>
    <w:rsid w:val="00C94BFD"/>
    <w:rsid w:val="00C950A4"/>
    <w:rsid w:val="00C9540A"/>
    <w:rsid w:val="00C956FE"/>
    <w:rsid w:val="00C95DAC"/>
    <w:rsid w:val="00C96471"/>
    <w:rsid w:val="00C96E7D"/>
    <w:rsid w:val="00C97605"/>
    <w:rsid w:val="00C97F93"/>
    <w:rsid w:val="00C97FCD"/>
    <w:rsid w:val="00CA0444"/>
    <w:rsid w:val="00CA07C8"/>
    <w:rsid w:val="00CA0B10"/>
    <w:rsid w:val="00CA0BD2"/>
    <w:rsid w:val="00CA0D5E"/>
    <w:rsid w:val="00CA0DB5"/>
    <w:rsid w:val="00CA1323"/>
    <w:rsid w:val="00CA20AC"/>
    <w:rsid w:val="00CA238E"/>
    <w:rsid w:val="00CA2799"/>
    <w:rsid w:val="00CA3587"/>
    <w:rsid w:val="00CA3818"/>
    <w:rsid w:val="00CA38BE"/>
    <w:rsid w:val="00CA3AC6"/>
    <w:rsid w:val="00CA3E26"/>
    <w:rsid w:val="00CA4037"/>
    <w:rsid w:val="00CA4408"/>
    <w:rsid w:val="00CA44D5"/>
    <w:rsid w:val="00CA4602"/>
    <w:rsid w:val="00CA4879"/>
    <w:rsid w:val="00CA4EE2"/>
    <w:rsid w:val="00CA5047"/>
    <w:rsid w:val="00CA50C2"/>
    <w:rsid w:val="00CA50ED"/>
    <w:rsid w:val="00CA5319"/>
    <w:rsid w:val="00CA7558"/>
    <w:rsid w:val="00CA7C2B"/>
    <w:rsid w:val="00CA7F0F"/>
    <w:rsid w:val="00CA7F7E"/>
    <w:rsid w:val="00CB0939"/>
    <w:rsid w:val="00CB0D76"/>
    <w:rsid w:val="00CB140B"/>
    <w:rsid w:val="00CB151B"/>
    <w:rsid w:val="00CB1B3E"/>
    <w:rsid w:val="00CB1BBC"/>
    <w:rsid w:val="00CB1D78"/>
    <w:rsid w:val="00CB20B7"/>
    <w:rsid w:val="00CB3191"/>
    <w:rsid w:val="00CB32D7"/>
    <w:rsid w:val="00CB3987"/>
    <w:rsid w:val="00CB39BB"/>
    <w:rsid w:val="00CB3A70"/>
    <w:rsid w:val="00CB3D2D"/>
    <w:rsid w:val="00CB3F4E"/>
    <w:rsid w:val="00CB5162"/>
    <w:rsid w:val="00CB5CEB"/>
    <w:rsid w:val="00CB60C4"/>
    <w:rsid w:val="00CB7146"/>
    <w:rsid w:val="00CB72CC"/>
    <w:rsid w:val="00CB7B95"/>
    <w:rsid w:val="00CB7EDF"/>
    <w:rsid w:val="00CC02D5"/>
    <w:rsid w:val="00CC048E"/>
    <w:rsid w:val="00CC1079"/>
    <w:rsid w:val="00CC1AD0"/>
    <w:rsid w:val="00CC1BB5"/>
    <w:rsid w:val="00CC1C55"/>
    <w:rsid w:val="00CC1C9F"/>
    <w:rsid w:val="00CC1E58"/>
    <w:rsid w:val="00CC1FBB"/>
    <w:rsid w:val="00CC2B59"/>
    <w:rsid w:val="00CC2BAC"/>
    <w:rsid w:val="00CC2EFE"/>
    <w:rsid w:val="00CC364C"/>
    <w:rsid w:val="00CC3B07"/>
    <w:rsid w:val="00CC3D52"/>
    <w:rsid w:val="00CC452F"/>
    <w:rsid w:val="00CC4633"/>
    <w:rsid w:val="00CC488A"/>
    <w:rsid w:val="00CC4A07"/>
    <w:rsid w:val="00CC50B2"/>
    <w:rsid w:val="00CC575F"/>
    <w:rsid w:val="00CC6045"/>
    <w:rsid w:val="00CC60A5"/>
    <w:rsid w:val="00CC67FC"/>
    <w:rsid w:val="00CC7081"/>
    <w:rsid w:val="00CC7368"/>
    <w:rsid w:val="00CC7761"/>
    <w:rsid w:val="00CC7CFA"/>
    <w:rsid w:val="00CC7E38"/>
    <w:rsid w:val="00CD0444"/>
    <w:rsid w:val="00CD08C9"/>
    <w:rsid w:val="00CD1F13"/>
    <w:rsid w:val="00CD2151"/>
    <w:rsid w:val="00CD2589"/>
    <w:rsid w:val="00CD28A6"/>
    <w:rsid w:val="00CD2F1B"/>
    <w:rsid w:val="00CD3518"/>
    <w:rsid w:val="00CD35B8"/>
    <w:rsid w:val="00CD40F8"/>
    <w:rsid w:val="00CD436C"/>
    <w:rsid w:val="00CD443C"/>
    <w:rsid w:val="00CD4622"/>
    <w:rsid w:val="00CD4FA3"/>
    <w:rsid w:val="00CD50C0"/>
    <w:rsid w:val="00CD5761"/>
    <w:rsid w:val="00CD5CBB"/>
    <w:rsid w:val="00CD60B2"/>
    <w:rsid w:val="00CD68BA"/>
    <w:rsid w:val="00CD6DB0"/>
    <w:rsid w:val="00CD7093"/>
    <w:rsid w:val="00CD710E"/>
    <w:rsid w:val="00CD7267"/>
    <w:rsid w:val="00CD72CF"/>
    <w:rsid w:val="00CD76F7"/>
    <w:rsid w:val="00CD79AE"/>
    <w:rsid w:val="00CD7E2C"/>
    <w:rsid w:val="00CE021A"/>
    <w:rsid w:val="00CE0DC9"/>
    <w:rsid w:val="00CE0F7D"/>
    <w:rsid w:val="00CE1F8C"/>
    <w:rsid w:val="00CE1FD6"/>
    <w:rsid w:val="00CE2E50"/>
    <w:rsid w:val="00CE3229"/>
    <w:rsid w:val="00CE32E2"/>
    <w:rsid w:val="00CE3DAB"/>
    <w:rsid w:val="00CE4453"/>
    <w:rsid w:val="00CE47B1"/>
    <w:rsid w:val="00CE4CEB"/>
    <w:rsid w:val="00CE5B83"/>
    <w:rsid w:val="00CE5BDF"/>
    <w:rsid w:val="00CE62E9"/>
    <w:rsid w:val="00CE649C"/>
    <w:rsid w:val="00CE67C9"/>
    <w:rsid w:val="00CE6B17"/>
    <w:rsid w:val="00CE7116"/>
    <w:rsid w:val="00CE7AC0"/>
    <w:rsid w:val="00CE7B19"/>
    <w:rsid w:val="00CF03C3"/>
    <w:rsid w:val="00CF06AA"/>
    <w:rsid w:val="00CF0A06"/>
    <w:rsid w:val="00CF0B9B"/>
    <w:rsid w:val="00CF100C"/>
    <w:rsid w:val="00CF1137"/>
    <w:rsid w:val="00CF1321"/>
    <w:rsid w:val="00CF1B09"/>
    <w:rsid w:val="00CF2919"/>
    <w:rsid w:val="00CF2FC9"/>
    <w:rsid w:val="00CF3541"/>
    <w:rsid w:val="00CF4B83"/>
    <w:rsid w:val="00CF4D13"/>
    <w:rsid w:val="00CF5306"/>
    <w:rsid w:val="00CF6E0B"/>
    <w:rsid w:val="00CF72BE"/>
    <w:rsid w:val="00CF76BA"/>
    <w:rsid w:val="00CF7EB4"/>
    <w:rsid w:val="00D002E5"/>
    <w:rsid w:val="00D00377"/>
    <w:rsid w:val="00D006A4"/>
    <w:rsid w:val="00D00915"/>
    <w:rsid w:val="00D01086"/>
    <w:rsid w:val="00D011E8"/>
    <w:rsid w:val="00D0126A"/>
    <w:rsid w:val="00D012CA"/>
    <w:rsid w:val="00D0143E"/>
    <w:rsid w:val="00D01C8D"/>
    <w:rsid w:val="00D01D7C"/>
    <w:rsid w:val="00D02408"/>
    <w:rsid w:val="00D02E0C"/>
    <w:rsid w:val="00D03957"/>
    <w:rsid w:val="00D043D0"/>
    <w:rsid w:val="00D0492F"/>
    <w:rsid w:val="00D04C6F"/>
    <w:rsid w:val="00D05049"/>
    <w:rsid w:val="00D05750"/>
    <w:rsid w:val="00D05994"/>
    <w:rsid w:val="00D05A7F"/>
    <w:rsid w:val="00D05D50"/>
    <w:rsid w:val="00D06ED9"/>
    <w:rsid w:val="00D07553"/>
    <w:rsid w:val="00D07A06"/>
    <w:rsid w:val="00D07FDD"/>
    <w:rsid w:val="00D1017F"/>
    <w:rsid w:val="00D1069B"/>
    <w:rsid w:val="00D1074B"/>
    <w:rsid w:val="00D10C4E"/>
    <w:rsid w:val="00D112C4"/>
    <w:rsid w:val="00D113F1"/>
    <w:rsid w:val="00D11829"/>
    <w:rsid w:val="00D12043"/>
    <w:rsid w:val="00D12429"/>
    <w:rsid w:val="00D12490"/>
    <w:rsid w:val="00D12B59"/>
    <w:rsid w:val="00D12EA8"/>
    <w:rsid w:val="00D130D6"/>
    <w:rsid w:val="00D137FB"/>
    <w:rsid w:val="00D14333"/>
    <w:rsid w:val="00D15446"/>
    <w:rsid w:val="00D1617F"/>
    <w:rsid w:val="00D165F9"/>
    <w:rsid w:val="00D16C3E"/>
    <w:rsid w:val="00D16E25"/>
    <w:rsid w:val="00D1732F"/>
    <w:rsid w:val="00D177C5"/>
    <w:rsid w:val="00D20E14"/>
    <w:rsid w:val="00D21156"/>
    <w:rsid w:val="00D21211"/>
    <w:rsid w:val="00D21989"/>
    <w:rsid w:val="00D219E1"/>
    <w:rsid w:val="00D22252"/>
    <w:rsid w:val="00D2275C"/>
    <w:rsid w:val="00D22F5D"/>
    <w:rsid w:val="00D23548"/>
    <w:rsid w:val="00D23942"/>
    <w:rsid w:val="00D23AC9"/>
    <w:rsid w:val="00D23C18"/>
    <w:rsid w:val="00D2499C"/>
    <w:rsid w:val="00D249D1"/>
    <w:rsid w:val="00D250E4"/>
    <w:rsid w:val="00D25297"/>
    <w:rsid w:val="00D25535"/>
    <w:rsid w:val="00D261F2"/>
    <w:rsid w:val="00D26915"/>
    <w:rsid w:val="00D26FB1"/>
    <w:rsid w:val="00D27543"/>
    <w:rsid w:val="00D2765C"/>
    <w:rsid w:val="00D277AD"/>
    <w:rsid w:val="00D27847"/>
    <w:rsid w:val="00D279D7"/>
    <w:rsid w:val="00D30042"/>
    <w:rsid w:val="00D3007A"/>
    <w:rsid w:val="00D30C62"/>
    <w:rsid w:val="00D30C91"/>
    <w:rsid w:val="00D30E38"/>
    <w:rsid w:val="00D31871"/>
    <w:rsid w:val="00D318B6"/>
    <w:rsid w:val="00D31DDC"/>
    <w:rsid w:val="00D31F45"/>
    <w:rsid w:val="00D3223F"/>
    <w:rsid w:val="00D32452"/>
    <w:rsid w:val="00D32737"/>
    <w:rsid w:val="00D32831"/>
    <w:rsid w:val="00D328AD"/>
    <w:rsid w:val="00D32DB9"/>
    <w:rsid w:val="00D330C5"/>
    <w:rsid w:val="00D335F3"/>
    <w:rsid w:val="00D33A89"/>
    <w:rsid w:val="00D33C56"/>
    <w:rsid w:val="00D33EC2"/>
    <w:rsid w:val="00D33FDE"/>
    <w:rsid w:val="00D34825"/>
    <w:rsid w:val="00D34942"/>
    <w:rsid w:val="00D34C97"/>
    <w:rsid w:val="00D34E5F"/>
    <w:rsid w:val="00D35700"/>
    <w:rsid w:val="00D35776"/>
    <w:rsid w:val="00D359CD"/>
    <w:rsid w:val="00D35B9B"/>
    <w:rsid w:val="00D366C9"/>
    <w:rsid w:val="00D374A8"/>
    <w:rsid w:val="00D37641"/>
    <w:rsid w:val="00D3764A"/>
    <w:rsid w:val="00D377D3"/>
    <w:rsid w:val="00D40282"/>
    <w:rsid w:val="00D41668"/>
    <w:rsid w:val="00D41AF0"/>
    <w:rsid w:val="00D41D46"/>
    <w:rsid w:val="00D420D5"/>
    <w:rsid w:val="00D42AC1"/>
    <w:rsid w:val="00D42FFA"/>
    <w:rsid w:val="00D432F3"/>
    <w:rsid w:val="00D43B06"/>
    <w:rsid w:val="00D44162"/>
    <w:rsid w:val="00D4517F"/>
    <w:rsid w:val="00D45633"/>
    <w:rsid w:val="00D45850"/>
    <w:rsid w:val="00D45A6D"/>
    <w:rsid w:val="00D4608C"/>
    <w:rsid w:val="00D461D7"/>
    <w:rsid w:val="00D46778"/>
    <w:rsid w:val="00D46816"/>
    <w:rsid w:val="00D50261"/>
    <w:rsid w:val="00D504A7"/>
    <w:rsid w:val="00D50747"/>
    <w:rsid w:val="00D50F6A"/>
    <w:rsid w:val="00D510A3"/>
    <w:rsid w:val="00D51591"/>
    <w:rsid w:val="00D52433"/>
    <w:rsid w:val="00D524B7"/>
    <w:rsid w:val="00D526DE"/>
    <w:rsid w:val="00D5305D"/>
    <w:rsid w:val="00D532A5"/>
    <w:rsid w:val="00D53AED"/>
    <w:rsid w:val="00D53CA8"/>
    <w:rsid w:val="00D53EF7"/>
    <w:rsid w:val="00D547D7"/>
    <w:rsid w:val="00D557D1"/>
    <w:rsid w:val="00D5586D"/>
    <w:rsid w:val="00D55A1C"/>
    <w:rsid w:val="00D563FB"/>
    <w:rsid w:val="00D56427"/>
    <w:rsid w:val="00D56622"/>
    <w:rsid w:val="00D56A64"/>
    <w:rsid w:val="00D56C1D"/>
    <w:rsid w:val="00D57A6A"/>
    <w:rsid w:val="00D57C1E"/>
    <w:rsid w:val="00D6118F"/>
    <w:rsid w:val="00D61790"/>
    <w:rsid w:val="00D61E8D"/>
    <w:rsid w:val="00D62616"/>
    <w:rsid w:val="00D62945"/>
    <w:rsid w:val="00D62C56"/>
    <w:rsid w:val="00D63443"/>
    <w:rsid w:val="00D63594"/>
    <w:rsid w:val="00D63820"/>
    <w:rsid w:val="00D643EB"/>
    <w:rsid w:val="00D644B9"/>
    <w:rsid w:val="00D644D4"/>
    <w:rsid w:val="00D65053"/>
    <w:rsid w:val="00D65176"/>
    <w:rsid w:val="00D65933"/>
    <w:rsid w:val="00D65A61"/>
    <w:rsid w:val="00D65C17"/>
    <w:rsid w:val="00D65C88"/>
    <w:rsid w:val="00D67555"/>
    <w:rsid w:val="00D67684"/>
    <w:rsid w:val="00D678BC"/>
    <w:rsid w:val="00D70E55"/>
    <w:rsid w:val="00D72046"/>
    <w:rsid w:val="00D720BC"/>
    <w:rsid w:val="00D728B0"/>
    <w:rsid w:val="00D72955"/>
    <w:rsid w:val="00D72A8C"/>
    <w:rsid w:val="00D72C4E"/>
    <w:rsid w:val="00D72C5E"/>
    <w:rsid w:val="00D72CE1"/>
    <w:rsid w:val="00D730B2"/>
    <w:rsid w:val="00D735BD"/>
    <w:rsid w:val="00D73BBF"/>
    <w:rsid w:val="00D73F2D"/>
    <w:rsid w:val="00D742A2"/>
    <w:rsid w:val="00D742C0"/>
    <w:rsid w:val="00D74319"/>
    <w:rsid w:val="00D74613"/>
    <w:rsid w:val="00D74A64"/>
    <w:rsid w:val="00D74BF3"/>
    <w:rsid w:val="00D75199"/>
    <w:rsid w:val="00D751DD"/>
    <w:rsid w:val="00D75F17"/>
    <w:rsid w:val="00D7618B"/>
    <w:rsid w:val="00D76D76"/>
    <w:rsid w:val="00D7762F"/>
    <w:rsid w:val="00D77F05"/>
    <w:rsid w:val="00D80A98"/>
    <w:rsid w:val="00D80C1B"/>
    <w:rsid w:val="00D80CBE"/>
    <w:rsid w:val="00D81012"/>
    <w:rsid w:val="00D81558"/>
    <w:rsid w:val="00D81FC1"/>
    <w:rsid w:val="00D82219"/>
    <w:rsid w:val="00D82C94"/>
    <w:rsid w:val="00D82E10"/>
    <w:rsid w:val="00D82F4E"/>
    <w:rsid w:val="00D83119"/>
    <w:rsid w:val="00D83438"/>
    <w:rsid w:val="00D83CD8"/>
    <w:rsid w:val="00D8447F"/>
    <w:rsid w:val="00D84A9E"/>
    <w:rsid w:val="00D84D70"/>
    <w:rsid w:val="00D85123"/>
    <w:rsid w:val="00D859A0"/>
    <w:rsid w:val="00D85ED3"/>
    <w:rsid w:val="00D85F26"/>
    <w:rsid w:val="00D85F3E"/>
    <w:rsid w:val="00D86603"/>
    <w:rsid w:val="00D866E2"/>
    <w:rsid w:val="00D86FE9"/>
    <w:rsid w:val="00D8719D"/>
    <w:rsid w:val="00D878F3"/>
    <w:rsid w:val="00D87DA1"/>
    <w:rsid w:val="00D87DC0"/>
    <w:rsid w:val="00D90242"/>
    <w:rsid w:val="00D905A2"/>
    <w:rsid w:val="00D90FCE"/>
    <w:rsid w:val="00D91A5C"/>
    <w:rsid w:val="00D91B65"/>
    <w:rsid w:val="00D91D75"/>
    <w:rsid w:val="00D91E46"/>
    <w:rsid w:val="00D92A81"/>
    <w:rsid w:val="00D92AC7"/>
    <w:rsid w:val="00D92BDD"/>
    <w:rsid w:val="00D92C40"/>
    <w:rsid w:val="00D93252"/>
    <w:rsid w:val="00D932F8"/>
    <w:rsid w:val="00D93531"/>
    <w:rsid w:val="00D93DD3"/>
    <w:rsid w:val="00D93FA6"/>
    <w:rsid w:val="00D944E8"/>
    <w:rsid w:val="00D94501"/>
    <w:rsid w:val="00D948E6"/>
    <w:rsid w:val="00D94A16"/>
    <w:rsid w:val="00D9546A"/>
    <w:rsid w:val="00D957D2"/>
    <w:rsid w:val="00D95E06"/>
    <w:rsid w:val="00D95FD4"/>
    <w:rsid w:val="00D972E0"/>
    <w:rsid w:val="00D9793A"/>
    <w:rsid w:val="00D97CFC"/>
    <w:rsid w:val="00D97D35"/>
    <w:rsid w:val="00DA09E7"/>
    <w:rsid w:val="00DA0BD1"/>
    <w:rsid w:val="00DA1388"/>
    <w:rsid w:val="00DA13FA"/>
    <w:rsid w:val="00DA1D5A"/>
    <w:rsid w:val="00DA230B"/>
    <w:rsid w:val="00DA2744"/>
    <w:rsid w:val="00DA29AC"/>
    <w:rsid w:val="00DA2D7E"/>
    <w:rsid w:val="00DA32E2"/>
    <w:rsid w:val="00DA389F"/>
    <w:rsid w:val="00DA4012"/>
    <w:rsid w:val="00DA40B3"/>
    <w:rsid w:val="00DA424C"/>
    <w:rsid w:val="00DA4382"/>
    <w:rsid w:val="00DA4E30"/>
    <w:rsid w:val="00DA5013"/>
    <w:rsid w:val="00DA5237"/>
    <w:rsid w:val="00DA54A0"/>
    <w:rsid w:val="00DA552C"/>
    <w:rsid w:val="00DA5747"/>
    <w:rsid w:val="00DA5C83"/>
    <w:rsid w:val="00DA5FDC"/>
    <w:rsid w:val="00DA60BD"/>
    <w:rsid w:val="00DA6107"/>
    <w:rsid w:val="00DA63EA"/>
    <w:rsid w:val="00DA6BB6"/>
    <w:rsid w:val="00DA74BB"/>
    <w:rsid w:val="00DA7700"/>
    <w:rsid w:val="00DA775F"/>
    <w:rsid w:val="00DA7812"/>
    <w:rsid w:val="00DA7F15"/>
    <w:rsid w:val="00DB07AD"/>
    <w:rsid w:val="00DB223F"/>
    <w:rsid w:val="00DB2D4F"/>
    <w:rsid w:val="00DB461F"/>
    <w:rsid w:val="00DB4BAA"/>
    <w:rsid w:val="00DB4DD2"/>
    <w:rsid w:val="00DB5826"/>
    <w:rsid w:val="00DB5844"/>
    <w:rsid w:val="00DB6544"/>
    <w:rsid w:val="00DB676A"/>
    <w:rsid w:val="00DB6BDE"/>
    <w:rsid w:val="00DB7346"/>
    <w:rsid w:val="00DB7673"/>
    <w:rsid w:val="00DB7841"/>
    <w:rsid w:val="00DB7A04"/>
    <w:rsid w:val="00DB7DB0"/>
    <w:rsid w:val="00DC16D7"/>
    <w:rsid w:val="00DC21D9"/>
    <w:rsid w:val="00DC2653"/>
    <w:rsid w:val="00DC26FC"/>
    <w:rsid w:val="00DC2912"/>
    <w:rsid w:val="00DC29CB"/>
    <w:rsid w:val="00DC2B1A"/>
    <w:rsid w:val="00DC2D16"/>
    <w:rsid w:val="00DC46BA"/>
    <w:rsid w:val="00DC4939"/>
    <w:rsid w:val="00DC55FC"/>
    <w:rsid w:val="00DC57D1"/>
    <w:rsid w:val="00DC5CAD"/>
    <w:rsid w:val="00DC5F5E"/>
    <w:rsid w:val="00DC6066"/>
    <w:rsid w:val="00DC6451"/>
    <w:rsid w:val="00DC6DD9"/>
    <w:rsid w:val="00DC6F1F"/>
    <w:rsid w:val="00DC7126"/>
    <w:rsid w:val="00DC7703"/>
    <w:rsid w:val="00DC7C7E"/>
    <w:rsid w:val="00DC7EDD"/>
    <w:rsid w:val="00DC7F98"/>
    <w:rsid w:val="00DD0989"/>
    <w:rsid w:val="00DD0F01"/>
    <w:rsid w:val="00DD1012"/>
    <w:rsid w:val="00DD1075"/>
    <w:rsid w:val="00DD10A1"/>
    <w:rsid w:val="00DD1732"/>
    <w:rsid w:val="00DD17A5"/>
    <w:rsid w:val="00DD1A0A"/>
    <w:rsid w:val="00DD1FD1"/>
    <w:rsid w:val="00DD348C"/>
    <w:rsid w:val="00DD3A2A"/>
    <w:rsid w:val="00DD4032"/>
    <w:rsid w:val="00DD461C"/>
    <w:rsid w:val="00DD4A96"/>
    <w:rsid w:val="00DD5988"/>
    <w:rsid w:val="00DD5A90"/>
    <w:rsid w:val="00DD5BA2"/>
    <w:rsid w:val="00DD5F45"/>
    <w:rsid w:val="00DD6097"/>
    <w:rsid w:val="00DD60F3"/>
    <w:rsid w:val="00DD62A6"/>
    <w:rsid w:val="00DD67CA"/>
    <w:rsid w:val="00DD6E2C"/>
    <w:rsid w:val="00DD6F6A"/>
    <w:rsid w:val="00DD7020"/>
    <w:rsid w:val="00DD73AA"/>
    <w:rsid w:val="00DD75B9"/>
    <w:rsid w:val="00DD75BC"/>
    <w:rsid w:val="00DD779C"/>
    <w:rsid w:val="00DE05B1"/>
    <w:rsid w:val="00DE05B5"/>
    <w:rsid w:val="00DE0635"/>
    <w:rsid w:val="00DE0B74"/>
    <w:rsid w:val="00DE0D3E"/>
    <w:rsid w:val="00DE1A3D"/>
    <w:rsid w:val="00DE200A"/>
    <w:rsid w:val="00DE220E"/>
    <w:rsid w:val="00DE237C"/>
    <w:rsid w:val="00DE38E8"/>
    <w:rsid w:val="00DE4531"/>
    <w:rsid w:val="00DE4608"/>
    <w:rsid w:val="00DE47AC"/>
    <w:rsid w:val="00DE4CCD"/>
    <w:rsid w:val="00DE4DE5"/>
    <w:rsid w:val="00DE52D8"/>
    <w:rsid w:val="00DE536B"/>
    <w:rsid w:val="00DE64ED"/>
    <w:rsid w:val="00DE6BA6"/>
    <w:rsid w:val="00DE6C33"/>
    <w:rsid w:val="00DE6E36"/>
    <w:rsid w:val="00DE7205"/>
    <w:rsid w:val="00DE7483"/>
    <w:rsid w:val="00DE78F0"/>
    <w:rsid w:val="00DF0604"/>
    <w:rsid w:val="00DF0892"/>
    <w:rsid w:val="00DF0DFE"/>
    <w:rsid w:val="00DF0FF1"/>
    <w:rsid w:val="00DF17D1"/>
    <w:rsid w:val="00DF196E"/>
    <w:rsid w:val="00DF1F2D"/>
    <w:rsid w:val="00DF23D1"/>
    <w:rsid w:val="00DF2A7D"/>
    <w:rsid w:val="00DF2BE9"/>
    <w:rsid w:val="00DF2C80"/>
    <w:rsid w:val="00DF2D7E"/>
    <w:rsid w:val="00DF2E06"/>
    <w:rsid w:val="00DF35B2"/>
    <w:rsid w:val="00DF4AB7"/>
    <w:rsid w:val="00DF4F3B"/>
    <w:rsid w:val="00DF5035"/>
    <w:rsid w:val="00DF5BBA"/>
    <w:rsid w:val="00DF5E4E"/>
    <w:rsid w:val="00DF6317"/>
    <w:rsid w:val="00DF6616"/>
    <w:rsid w:val="00DF6D67"/>
    <w:rsid w:val="00DF6F2E"/>
    <w:rsid w:val="00DF7045"/>
    <w:rsid w:val="00DF7089"/>
    <w:rsid w:val="00DF7E58"/>
    <w:rsid w:val="00DF7F07"/>
    <w:rsid w:val="00E0012B"/>
    <w:rsid w:val="00E00778"/>
    <w:rsid w:val="00E01E96"/>
    <w:rsid w:val="00E020DB"/>
    <w:rsid w:val="00E02610"/>
    <w:rsid w:val="00E02AC3"/>
    <w:rsid w:val="00E02F48"/>
    <w:rsid w:val="00E02FBE"/>
    <w:rsid w:val="00E03141"/>
    <w:rsid w:val="00E038EC"/>
    <w:rsid w:val="00E039B2"/>
    <w:rsid w:val="00E03CC1"/>
    <w:rsid w:val="00E03FCD"/>
    <w:rsid w:val="00E046AB"/>
    <w:rsid w:val="00E04EDA"/>
    <w:rsid w:val="00E06128"/>
    <w:rsid w:val="00E06621"/>
    <w:rsid w:val="00E0663E"/>
    <w:rsid w:val="00E068BD"/>
    <w:rsid w:val="00E06E01"/>
    <w:rsid w:val="00E06EF7"/>
    <w:rsid w:val="00E107C6"/>
    <w:rsid w:val="00E11125"/>
    <w:rsid w:val="00E1126B"/>
    <w:rsid w:val="00E115F6"/>
    <w:rsid w:val="00E11A38"/>
    <w:rsid w:val="00E11AF4"/>
    <w:rsid w:val="00E11CFE"/>
    <w:rsid w:val="00E11DD0"/>
    <w:rsid w:val="00E12201"/>
    <w:rsid w:val="00E12475"/>
    <w:rsid w:val="00E124C3"/>
    <w:rsid w:val="00E12590"/>
    <w:rsid w:val="00E126AC"/>
    <w:rsid w:val="00E12D73"/>
    <w:rsid w:val="00E12F48"/>
    <w:rsid w:val="00E1338D"/>
    <w:rsid w:val="00E13724"/>
    <w:rsid w:val="00E137F8"/>
    <w:rsid w:val="00E140B7"/>
    <w:rsid w:val="00E14350"/>
    <w:rsid w:val="00E150EB"/>
    <w:rsid w:val="00E151FC"/>
    <w:rsid w:val="00E157B9"/>
    <w:rsid w:val="00E16683"/>
    <w:rsid w:val="00E17757"/>
    <w:rsid w:val="00E179F8"/>
    <w:rsid w:val="00E2085E"/>
    <w:rsid w:val="00E20A2E"/>
    <w:rsid w:val="00E20C1D"/>
    <w:rsid w:val="00E21C12"/>
    <w:rsid w:val="00E21E06"/>
    <w:rsid w:val="00E225B8"/>
    <w:rsid w:val="00E225DC"/>
    <w:rsid w:val="00E22B66"/>
    <w:rsid w:val="00E22DC2"/>
    <w:rsid w:val="00E2360F"/>
    <w:rsid w:val="00E236A7"/>
    <w:rsid w:val="00E239EE"/>
    <w:rsid w:val="00E23A26"/>
    <w:rsid w:val="00E23A54"/>
    <w:rsid w:val="00E23C6B"/>
    <w:rsid w:val="00E23C9B"/>
    <w:rsid w:val="00E23D3A"/>
    <w:rsid w:val="00E24319"/>
    <w:rsid w:val="00E2435C"/>
    <w:rsid w:val="00E243AD"/>
    <w:rsid w:val="00E247B7"/>
    <w:rsid w:val="00E24C09"/>
    <w:rsid w:val="00E260F6"/>
    <w:rsid w:val="00E26543"/>
    <w:rsid w:val="00E266C6"/>
    <w:rsid w:val="00E27211"/>
    <w:rsid w:val="00E274B7"/>
    <w:rsid w:val="00E27734"/>
    <w:rsid w:val="00E27895"/>
    <w:rsid w:val="00E2791D"/>
    <w:rsid w:val="00E27C49"/>
    <w:rsid w:val="00E27F0B"/>
    <w:rsid w:val="00E3093D"/>
    <w:rsid w:val="00E30B58"/>
    <w:rsid w:val="00E31850"/>
    <w:rsid w:val="00E3197B"/>
    <w:rsid w:val="00E31C30"/>
    <w:rsid w:val="00E322B5"/>
    <w:rsid w:val="00E32612"/>
    <w:rsid w:val="00E32E9E"/>
    <w:rsid w:val="00E3300D"/>
    <w:rsid w:val="00E3303C"/>
    <w:rsid w:val="00E33176"/>
    <w:rsid w:val="00E3399B"/>
    <w:rsid w:val="00E33B23"/>
    <w:rsid w:val="00E340B7"/>
    <w:rsid w:val="00E343C0"/>
    <w:rsid w:val="00E34639"/>
    <w:rsid w:val="00E34A4D"/>
    <w:rsid w:val="00E34C66"/>
    <w:rsid w:val="00E353C5"/>
    <w:rsid w:val="00E35501"/>
    <w:rsid w:val="00E35E08"/>
    <w:rsid w:val="00E36514"/>
    <w:rsid w:val="00E36595"/>
    <w:rsid w:val="00E36A41"/>
    <w:rsid w:val="00E36E17"/>
    <w:rsid w:val="00E37658"/>
    <w:rsid w:val="00E37C9D"/>
    <w:rsid w:val="00E37ED1"/>
    <w:rsid w:val="00E403CC"/>
    <w:rsid w:val="00E40474"/>
    <w:rsid w:val="00E40C5B"/>
    <w:rsid w:val="00E40F31"/>
    <w:rsid w:val="00E410F1"/>
    <w:rsid w:val="00E41314"/>
    <w:rsid w:val="00E4209C"/>
    <w:rsid w:val="00E4248B"/>
    <w:rsid w:val="00E43412"/>
    <w:rsid w:val="00E438A1"/>
    <w:rsid w:val="00E43A77"/>
    <w:rsid w:val="00E43C94"/>
    <w:rsid w:val="00E43CC8"/>
    <w:rsid w:val="00E446DE"/>
    <w:rsid w:val="00E4499C"/>
    <w:rsid w:val="00E45124"/>
    <w:rsid w:val="00E4584E"/>
    <w:rsid w:val="00E45A95"/>
    <w:rsid w:val="00E45C62"/>
    <w:rsid w:val="00E45D46"/>
    <w:rsid w:val="00E46A97"/>
    <w:rsid w:val="00E46BEF"/>
    <w:rsid w:val="00E46C9F"/>
    <w:rsid w:val="00E46D29"/>
    <w:rsid w:val="00E470BA"/>
    <w:rsid w:val="00E4733A"/>
    <w:rsid w:val="00E474FF"/>
    <w:rsid w:val="00E4768E"/>
    <w:rsid w:val="00E47792"/>
    <w:rsid w:val="00E47AA8"/>
    <w:rsid w:val="00E50725"/>
    <w:rsid w:val="00E50C22"/>
    <w:rsid w:val="00E513ED"/>
    <w:rsid w:val="00E5198E"/>
    <w:rsid w:val="00E52E02"/>
    <w:rsid w:val="00E534AC"/>
    <w:rsid w:val="00E535C9"/>
    <w:rsid w:val="00E53866"/>
    <w:rsid w:val="00E53B66"/>
    <w:rsid w:val="00E54B86"/>
    <w:rsid w:val="00E54C68"/>
    <w:rsid w:val="00E555E1"/>
    <w:rsid w:val="00E55857"/>
    <w:rsid w:val="00E56801"/>
    <w:rsid w:val="00E56AC7"/>
    <w:rsid w:val="00E56CC7"/>
    <w:rsid w:val="00E56FF3"/>
    <w:rsid w:val="00E5701A"/>
    <w:rsid w:val="00E5798A"/>
    <w:rsid w:val="00E57E1D"/>
    <w:rsid w:val="00E57EEB"/>
    <w:rsid w:val="00E60EAB"/>
    <w:rsid w:val="00E615D4"/>
    <w:rsid w:val="00E61898"/>
    <w:rsid w:val="00E61F4F"/>
    <w:rsid w:val="00E620EA"/>
    <w:rsid w:val="00E62286"/>
    <w:rsid w:val="00E62361"/>
    <w:rsid w:val="00E627B5"/>
    <w:rsid w:val="00E62A17"/>
    <w:rsid w:val="00E62C34"/>
    <w:rsid w:val="00E63D88"/>
    <w:rsid w:val="00E64B3F"/>
    <w:rsid w:val="00E65307"/>
    <w:rsid w:val="00E659E8"/>
    <w:rsid w:val="00E674FC"/>
    <w:rsid w:val="00E677F8"/>
    <w:rsid w:val="00E67D08"/>
    <w:rsid w:val="00E706C2"/>
    <w:rsid w:val="00E7137B"/>
    <w:rsid w:val="00E71392"/>
    <w:rsid w:val="00E718F4"/>
    <w:rsid w:val="00E71C1F"/>
    <w:rsid w:val="00E71C64"/>
    <w:rsid w:val="00E71D71"/>
    <w:rsid w:val="00E72397"/>
    <w:rsid w:val="00E723B1"/>
    <w:rsid w:val="00E72D30"/>
    <w:rsid w:val="00E73678"/>
    <w:rsid w:val="00E741B3"/>
    <w:rsid w:val="00E7433E"/>
    <w:rsid w:val="00E7457F"/>
    <w:rsid w:val="00E74814"/>
    <w:rsid w:val="00E75243"/>
    <w:rsid w:val="00E7529D"/>
    <w:rsid w:val="00E75344"/>
    <w:rsid w:val="00E75439"/>
    <w:rsid w:val="00E75739"/>
    <w:rsid w:val="00E758E9"/>
    <w:rsid w:val="00E7614C"/>
    <w:rsid w:val="00E77B0F"/>
    <w:rsid w:val="00E77FB7"/>
    <w:rsid w:val="00E806AD"/>
    <w:rsid w:val="00E806C1"/>
    <w:rsid w:val="00E806D8"/>
    <w:rsid w:val="00E80A09"/>
    <w:rsid w:val="00E81397"/>
    <w:rsid w:val="00E82B3C"/>
    <w:rsid w:val="00E838EB"/>
    <w:rsid w:val="00E83C40"/>
    <w:rsid w:val="00E845AF"/>
    <w:rsid w:val="00E84A3B"/>
    <w:rsid w:val="00E8538D"/>
    <w:rsid w:val="00E8539B"/>
    <w:rsid w:val="00E859D7"/>
    <w:rsid w:val="00E85C11"/>
    <w:rsid w:val="00E86803"/>
    <w:rsid w:val="00E868FC"/>
    <w:rsid w:val="00E8697E"/>
    <w:rsid w:val="00E86A02"/>
    <w:rsid w:val="00E873FF"/>
    <w:rsid w:val="00E901AC"/>
    <w:rsid w:val="00E9031A"/>
    <w:rsid w:val="00E904B1"/>
    <w:rsid w:val="00E90A30"/>
    <w:rsid w:val="00E90EFC"/>
    <w:rsid w:val="00E91DB9"/>
    <w:rsid w:val="00E92151"/>
    <w:rsid w:val="00E9223B"/>
    <w:rsid w:val="00E93C31"/>
    <w:rsid w:val="00E94E42"/>
    <w:rsid w:val="00E95406"/>
    <w:rsid w:val="00E95803"/>
    <w:rsid w:val="00E95ACE"/>
    <w:rsid w:val="00E95B38"/>
    <w:rsid w:val="00E96320"/>
    <w:rsid w:val="00E96BA9"/>
    <w:rsid w:val="00E975BF"/>
    <w:rsid w:val="00E9769B"/>
    <w:rsid w:val="00E97823"/>
    <w:rsid w:val="00EA018A"/>
    <w:rsid w:val="00EA0320"/>
    <w:rsid w:val="00EA0AE8"/>
    <w:rsid w:val="00EA1123"/>
    <w:rsid w:val="00EA1B88"/>
    <w:rsid w:val="00EA1BF2"/>
    <w:rsid w:val="00EA1CE9"/>
    <w:rsid w:val="00EA23D5"/>
    <w:rsid w:val="00EA25AE"/>
    <w:rsid w:val="00EA27B6"/>
    <w:rsid w:val="00EA285B"/>
    <w:rsid w:val="00EA2BDD"/>
    <w:rsid w:val="00EA31C9"/>
    <w:rsid w:val="00EA33AE"/>
    <w:rsid w:val="00EA3DE8"/>
    <w:rsid w:val="00EA3F1C"/>
    <w:rsid w:val="00EA40AA"/>
    <w:rsid w:val="00EA412D"/>
    <w:rsid w:val="00EA4259"/>
    <w:rsid w:val="00EA4ABB"/>
    <w:rsid w:val="00EA4C5F"/>
    <w:rsid w:val="00EA4CA6"/>
    <w:rsid w:val="00EA5273"/>
    <w:rsid w:val="00EA5328"/>
    <w:rsid w:val="00EA5831"/>
    <w:rsid w:val="00EA62C8"/>
    <w:rsid w:val="00EA6327"/>
    <w:rsid w:val="00EA654B"/>
    <w:rsid w:val="00EA68E6"/>
    <w:rsid w:val="00EA6F53"/>
    <w:rsid w:val="00EA6FD5"/>
    <w:rsid w:val="00EA75F7"/>
    <w:rsid w:val="00EA784E"/>
    <w:rsid w:val="00EA7D8F"/>
    <w:rsid w:val="00EB03C9"/>
    <w:rsid w:val="00EB03F1"/>
    <w:rsid w:val="00EB1383"/>
    <w:rsid w:val="00EB1D8B"/>
    <w:rsid w:val="00EB26B6"/>
    <w:rsid w:val="00EB2D9E"/>
    <w:rsid w:val="00EB3080"/>
    <w:rsid w:val="00EB3261"/>
    <w:rsid w:val="00EB37A9"/>
    <w:rsid w:val="00EB3BDB"/>
    <w:rsid w:val="00EB3FDE"/>
    <w:rsid w:val="00EB4629"/>
    <w:rsid w:val="00EB463E"/>
    <w:rsid w:val="00EB4FE1"/>
    <w:rsid w:val="00EB53EC"/>
    <w:rsid w:val="00EB553A"/>
    <w:rsid w:val="00EB56D4"/>
    <w:rsid w:val="00EB5B13"/>
    <w:rsid w:val="00EB6F03"/>
    <w:rsid w:val="00EB72E0"/>
    <w:rsid w:val="00EB7421"/>
    <w:rsid w:val="00EB75FB"/>
    <w:rsid w:val="00EB77C6"/>
    <w:rsid w:val="00EB7F13"/>
    <w:rsid w:val="00EC0DBD"/>
    <w:rsid w:val="00EC130B"/>
    <w:rsid w:val="00EC23E9"/>
    <w:rsid w:val="00EC2F85"/>
    <w:rsid w:val="00EC3282"/>
    <w:rsid w:val="00EC41CE"/>
    <w:rsid w:val="00EC44E8"/>
    <w:rsid w:val="00EC50C2"/>
    <w:rsid w:val="00EC5291"/>
    <w:rsid w:val="00EC5EE9"/>
    <w:rsid w:val="00EC62D5"/>
    <w:rsid w:val="00EC638F"/>
    <w:rsid w:val="00EC71F6"/>
    <w:rsid w:val="00EC73EC"/>
    <w:rsid w:val="00EC744A"/>
    <w:rsid w:val="00EC78C5"/>
    <w:rsid w:val="00ED00DF"/>
    <w:rsid w:val="00ED03F5"/>
    <w:rsid w:val="00ED09F4"/>
    <w:rsid w:val="00ED0BC1"/>
    <w:rsid w:val="00ED1035"/>
    <w:rsid w:val="00ED10E0"/>
    <w:rsid w:val="00ED1568"/>
    <w:rsid w:val="00ED1F4E"/>
    <w:rsid w:val="00ED26F2"/>
    <w:rsid w:val="00ED304E"/>
    <w:rsid w:val="00ED335D"/>
    <w:rsid w:val="00ED3E4C"/>
    <w:rsid w:val="00ED478D"/>
    <w:rsid w:val="00ED4806"/>
    <w:rsid w:val="00ED489F"/>
    <w:rsid w:val="00ED4A09"/>
    <w:rsid w:val="00ED4C23"/>
    <w:rsid w:val="00ED4C74"/>
    <w:rsid w:val="00ED5840"/>
    <w:rsid w:val="00ED594F"/>
    <w:rsid w:val="00ED5DFF"/>
    <w:rsid w:val="00ED6A8C"/>
    <w:rsid w:val="00ED6C20"/>
    <w:rsid w:val="00ED6ECF"/>
    <w:rsid w:val="00ED73E5"/>
    <w:rsid w:val="00ED7E59"/>
    <w:rsid w:val="00EE0100"/>
    <w:rsid w:val="00EE0699"/>
    <w:rsid w:val="00EE17F1"/>
    <w:rsid w:val="00EE2011"/>
    <w:rsid w:val="00EE229E"/>
    <w:rsid w:val="00EE25ED"/>
    <w:rsid w:val="00EE2643"/>
    <w:rsid w:val="00EE28F8"/>
    <w:rsid w:val="00EE2B90"/>
    <w:rsid w:val="00EE2C16"/>
    <w:rsid w:val="00EE2C51"/>
    <w:rsid w:val="00EE3118"/>
    <w:rsid w:val="00EE3C49"/>
    <w:rsid w:val="00EE42A4"/>
    <w:rsid w:val="00EE4309"/>
    <w:rsid w:val="00EE443F"/>
    <w:rsid w:val="00EE4579"/>
    <w:rsid w:val="00EE4D4A"/>
    <w:rsid w:val="00EE4FC1"/>
    <w:rsid w:val="00EE500E"/>
    <w:rsid w:val="00EE5122"/>
    <w:rsid w:val="00EE5CE6"/>
    <w:rsid w:val="00EE5E9E"/>
    <w:rsid w:val="00EE60F7"/>
    <w:rsid w:val="00EE61CB"/>
    <w:rsid w:val="00EE7636"/>
    <w:rsid w:val="00EF0C60"/>
    <w:rsid w:val="00EF158F"/>
    <w:rsid w:val="00EF17E4"/>
    <w:rsid w:val="00EF182F"/>
    <w:rsid w:val="00EF1D18"/>
    <w:rsid w:val="00EF2400"/>
    <w:rsid w:val="00EF2981"/>
    <w:rsid w:val="00EF2CA9"/>
    <w:rsid w:val="00EF3393"/>
    <w:rsid w:val="00EF33BE"/>
    <w:rsid w:val="00EF33E5"/>
    <w:rsid w:val="00EF3D29"/>
    <w:rsid w:val="00EF3F71"/>
    <w:rsid w:val="00EF4633"/>
    <w:rsid w:val="00EF4A74"/>
    <w:rsid w:val="00EF585E"/>
    <w:rsid w:val="00EF5901"/>
    <w:rsid w:val="00EF5E9F"/>
    <w:rsid w:val="00EF67AB"/>
    <w:rsid w:val="00EF6D74"/>
    <w:rsid w:val="00EF771F"/>
    <w:rsid w:val="00EF7B02"/>
    <w:rsid w:val="00EF7B38"/>
    <w:rsid w:val="00EF7E75"/>
    <w:rsid w:val="00F00175"/>
    <w:rsid w:val="00F0044A"/>
    <w:rsid w:val="00F00D5C"/>
    <w:rsid w:val="00F00D89"/>
    <w:rsid w:val="00F01501"/>
    <w:rsid w:val="00F019EB"/>
    <w:rsid w:val="00F01A9F"/>
    <w:rsid w:val="00F02098"/>
    <w:rsid w:val="00F0239B"/>
    <w:rsid w:val="00F02745"/>
    <w:rsid w:val="00F02946"/>
    <w:rsid w:val="00F02C99"/>
    <w:rsid w:val="00F031E2"/>
    <w:rsid w:val="00F047CC"/>
    <w:rsid w:val="00F05331"/>
    <w:rsid w:val="00F05800"/>
    <w:rsid w:val="00F05C1B"/>
    <w:rsid w:val="00F05E66"/>
    <w:rsid w:val="00F062F1"/>
    <w:rsid w:val="00F06B9F"/>
    <w:rsid w:val="00F06D7C"/>
    <w:rsid w:val="00F075A7"/>
    <w:rsid w:val="00F079C1"/>
    <w:rsid w:val="00F07E6A"/>
    <w:rsid w:val="00F07F1A"/>
    <w:rsid w:val="00F1050C"/>
    <w:rsid w:val="00F106BE"/>
    <w:rsid w:val="00F120FF"/>
    <w:rsid w:val="00F1257C"/>
    <w:rsid w:val="00F12C23"/>
    <w:rsid w:val="00F12CA8"/>
    <w:rsid w:val="00F12E54"/>
    <w:rsid w:val="00F13147"/>
    <w:rsid w:val="00F135B4"/>
    <w:rsid w:val="00F1453D"/>
    <w:rsid w:val="00F14726"/>
    <w:rsid w:val="00F147C1"/>
    <w:rsid w:val="00F14C0D"/>
    <w:rsid w:val="00F14CD5"/>
    <w:rsid w:val="00F15C3C"/>
    <w:rsid w:val="00F161F0"/>
    <w:rsid w:val="00F16FC8"/>
    <w:rsid w:val="00F1795D"/>
    <w:rsid w:val="00F2018C"/>
    <w:rsid w:val="00F20454"/>
    <w:rsid w:val="00F20644"/>
    <w:rsid w:val="00F207F9"/>
    <w:rsid w:val="00F20AB3"/>
    <w:rsid w:val="00F2185B"/>
    <w:rsid w:val="00F21A39"/>
    <w:rsid w:val="00F21E0C"/>
    <w:rsid w:val="00F21F85"/>
    <w:rsid w:val="00F221CE"/>
    <w:rsid w:val="00F231F7"/>
    <w:rsid w:val="00F23761"/>
    <w:rsid w:val="00F23B02"/>
    <w:rsid w:val="00F23BDB"/>
    <w:rsid w:val="00F251D7"/>
    <w:rsid w:val="00F25593"/>
    <w:rsid w:val="00F257C7"/>
    <w:rsid w:val="00F25A28"/>
    <w:rsid w:val="00F25EC4"/>
    <w:rsid w:val="00F26532"/>
    <w:rsid w:val="00F26E4F"/>
    <w:rsid w:val="00F270FD"/>
    <w:rsid w:val="00F274F2"/>
    <w:rsid w:val="00F300D0"/>
    <w:rsid w:val="00F310EE"/>
    <w:rsid w:val="00F3164F"/>
    <w:rsid w:val="00F32279"/>
    <w:rsid w:val="00F32352"/>
    <w:rsid w:val="00F3243D"/>
    <w:rsid w:val="00F32477"/>
    <w:rsid w:val="00F3346F"/>
    <w:rsid w:val="00F337E3"/>
    <w:rsid w:val="00F34834"/>
    <w:rsid w:val="00F34A33"/>
    <w:rsid w:val="00F34F9F"/>
    <w:rsid w:val="00F35029"/>
    <w:rsid w:val="00F354F0"/>
    <w:rsid w:val="00F35AE0"/>
    <w:rsid w:val="00F35C1E"/>
    <w:rsid w:val="00F35FAE"/>
    <w:rsid w:val="00F365DE"/>
    <w:rsid w:val="00F371FC"/>
    <w:rsid w:val="00F37461"/>
    <w:rsid w:val="00F37E1C"/>
    <w:rsid w:val="00F401D8"/>
    <w:rsid w:val="00F404D5"/>
    <w:rsid w:val="00F40624"/>
    <w:rsid w:val="00F40870"/>
    <w:rsid w:val="00F40D0A"/>
    <w:rsid w:val="00F4138B"/>
    <w:rsid w:val="00F41519"/>
    <w:rsid w:val="00F41952"/>
    <w:rsid w:val="00F41B35"/>
    <w:rsid w:val="00F4223C"/>
    <w:rsid w:val="00F422ED"/>
    <w:rsid w:val="00F42332"/>
    <w:rsid w:val="00F425CD"/>
    <w:rsid w:val="00F428F2"/>
    <w:rsid w:val="00F43D5D"/>
    <w:rsid w:val="00F43D87"/>
    <w:rsid w:val="00F43DC0"/>
    <w:rsid w:val="00F4422D"/>
    <w:rsid w:val="00F444E0"/>
    <w:rsid w:val="00F45E9B"/>
    <w:rsid w:val="00F45F09"/>
    <w:rsid w:val="00F4609B"/>
    <w:rsid w:val="00F46126"/>
    <w:rsid w:val="00F46774"/>
    <w:rsid w:val="00F46CC8"/>
    <w:rsid w:val="00F46DC6"/>
    <w:rsid w:val="00F46EC1"/>
    <w:rsid w:val="00F47A1B"/>
    <w:rsid w:val="00F5056D"/>
    <w:rsid w:val="00F50D57"/>
    <w:rsid w:val="00F514D3"/>
    <w:rsid w:val="00F519A4"/>
    <w:rsid w:val="00F52484"/>
    <w:rsid w:val="00F5262C"/>
    <w:rsid w:val="00F526E1"/>
    <w:rsid w:val="00F528A9"/>
    <w:rsid w:val="00F52966"/>
    <w:rsid w:val="00F52D23"/>
    <w:rsid w:val="00F5316B"/>
    <w:rsid w:val="00F53B6B"/>
    <w:rsid w:val="00F53C0E"/>
    <w:rsid w:val="00F54ECF"/>
    <w:rsid w:val="00F55483"/>
    <w:rsid w:val="00F559A4"/>
    <w:rsid w:val="00F5618A"/>
    <w:rsid w:val="00F563C6"/>
    <w:rsid w:val="00F56775"/>
    <w:rsid w:val="00F56838"/>
    <w:rsid w:val="00F56BE5"/>
    <w:rsid w:val="00F57000"/>
    <w:rsid w:val="00F57311"/>
    <w:rsid w:val="00F5785E"/>
    <w:rsid w:val="00F57A79"/>
    <w:rsid w:val="00F57AFA"/>
    <w:rsid w:val="00F60E7D"/>
    <w:rsid w:val="00F62268"/>
    <w:rsid w:val="00F627A4"/>
    <w:rsid w:val="00F631EE"/>
    <w:rsid w:val="00F638E5"/>
    <w:rsid w:val="00F639A2"/>
    <w:rsid w:val="00F64B0C"/>
    <w:rsid w:val="00F64FB0"/>
    <w:rsid w:val="00F655FA"/>
    <w:rsid w:val="00F65B97"/>
    <w:rsid w:val="00F65DB3"/>
    <w:rsid w:val="00F66E0C"/>
    <w:rsid w:val="00F672CF"/>
    <w:rsid w:val="00F675FF"/>
    <w:rsid w:val="00F67620"/>
    <w:rsid w:val="00F6791A"/>
    <w:rsid w:val="00F702AA"/>
    <w:rsid w:val="00F70342"/>
    <w:rsid w:val="00F70610"/>
    <w:rsid w:val="00F70611"/>
    <w:rsid w:val="00F709A4"/>
    <w:rsid w:val="00F70B6B"/>
    <w:rsid w:val="00F70CED"/>
    <w:rsid w:val="00F70D59"/>
    <w:rsid w:val="00F70FAD"/>
    <w:rsid w:val="00F71F3C"/>
    <w:rsid w:val="00F72229"/>
    <w:rsid w:val="00F72574"/>
    <w:rsid w:val="00F72862"/>
    <w:rsid w:val="00F72D4C"/>
    <w:rsid w:val="00F72E98"/>
    <w:rsid w:val="00F73727"/>
    <w:rsid w:val="00F737EC"/>
    <w:rsid w:val="00F73A57"/>
    <w:rsid w:val="00F74264"/>
    <w:rsid w:val="00F74BE9"/>
    <w:rsid w:val="00F74BEC"/>
    <w:rsid w:val="00F7517E"/>
    <w:rsid w:val="00F7534F"/>
    <w:rsid w:val="00F76721"/>
    <w:rsid w:val="00F76A7C"/>
    <w:rsid w:val="00F76FE8"/>
    <w:rsid w:val="00F77036"/>
    <w:rsid w:val="00F772B1"/>
    <w:rsid w:val="00F803C5"/>
    <w:rsid w:val="00F807DC"/>
    <w:rsid w:val="00F80958"/>
    <w:rsid w:val="00F8279F"/>
    <w:rsid w:val="00F82D9F"/>
    <w:rsid w:val="00F82ECB"/>
    <w:rsid w:val="00F83151"/>
    <w:rsid w:val="00F84663"/>
    <w:rsid w:val="00F847D2"/>
    <w:rsid w:val="00F84F8C"/>
    <w:rsid w:val="00F853CE"/>
    <w:rsid w:val="00F8582F"/>
    <w:rsid w:val="00F86226"/>
    <w:rsid w:val="00F8622C"/>
    <w:rsid w:val="00F86402"/>
    <w:rsid w:val="00F869AF"/>
    <w:rsid w:val="00F86BCA"/>
    <w:rsid w:val="00F86C13"/>
    <w:rsid w:val="00F86C8A"/>
    <w:rsid w:val="00F87723"/>
    <w:rsid w:val="00F901D8"/>
    <w:rsid w:val="00F906D9"/>
    <w:rsid w:val="00F907DE"/>
    <w:rsid w:val="00F90BD0"/>
    <w:rsid w:val="00F90F59"/>
    <w:rsid w:val="00F90FB6"/>
    <w:rsid w:val="00F91079"/>
    <w:rsid w:val="00F911B6"/>
    <w:rsid w:val="00F917E6"/>
    <w:rsid w:val="00F92C76"/>
    <w:rsid w:val="00F92D40"/>
    <w:rsid w:val="00F92F29"/>
    <w:rsid w:val="00F93126"/>
    <w:rsid w:val="00F9316A"/>
    <w:rsid w:val="00F9354B"/>
    <w:rsid w:val="00F9367D"/>
    <w:rsid w:val="00F93A93"/>
    <w:rsid w:val="00F93C00"/>
    <w:rsid w:val="00F93C3D"/>
    <w:rsid w:val="00F941B8"/>
    <w:rsid w:val="00F943B5"/>
    <w:rsid w:val="00F94E1B"/>
    <w:rsid w:val="00F94F35"/>
    <w:rsid w:val="00F95678"/>
    <w:rsid w:val="00F956B0"/>
    <w:rsid w:val="00F95B78"/>
    <w:rsid w:val="00F95CEE"/>
    <w:rsid w:val="00F95D4F"/>
    <w:rsid w:val="00F96279"/>
    <w:rsid w:val="00F96332"/>
    <w:rsid w:val="00F966CC"/>
    <w:rsid w:val="00F9695E"/>
    <w:rsid w:val="00F96B06"/>
    <w:rsid w:val="00F96BE4"/>
    <w:rsid w:val="00F96DB9"/>
    <w:rsid w:val="00F970E5"/>
    <w:rsid w:val="00F97CB5"/>
    <w:rsid w:val="00F97EEB"/>
    <w:rsid w:val="00FA06F4"/>
    <w:rsid w:val="00FA0951"/>
    <w:rsid w:val="00FA0B6B"/>
    <w:rsid w:val="00FA0E56"/>
    <w:rsid w:val="00FA2CB0"/>
    <w:rsid w:val="00FA2E54"/>
    <w:rsid w:val="00FA30E7"/>
    <w:rsid w:val="00FA35DB"/>
    <w:rsid w:val="00FA4760"/>
    <w:rsid w:val="00FA4CE9"/>
    <w:rsid w:val="00FA4FAB"/>
    <w:rsid w:val="00FA517A"/>
    <w:rsid w:val="00FA577A"/>
    <w:rsid w:val="00FA605E"/>
    <w:rsid w:val="00FA634A"/>
    <w:rsid w:val="00FA6D0A"/>
    <w:rsid w:val="00FA7017"/>
    <w:rsid w:val="00FA73E6"/>
    <w:rsid w:val="00FA78A9"/>
    <w:rsid w:val="00FA7DAF"/>
    <w:rsid w:val="00FA7E69"/>
    <w:rsid w:val="00FB0A22"/>
    <w:rsid w:val="00FB106C"/>
    <w:rsid w:val="00FB139F"/>
    <w:rsid w:val="00FB1EBF"/>
    <w:rsid w:val="00FB1ECB"/>
    <w:rsid w:val="00FB2E63"/>
    <w:rsid w:val="00FB3067"/>
    <w:rsid w:val="00FB30AA"/>
    <w:rsid w:val="00FB3273"/>
    <w:rsid w:val="00FB354C"/>
    <w:rsid w:val="00FB3663"/>
    <w:rsid w:val="00FB3865"/>
    <w:rsid w:val="00FB38E7"/>
    <w:rsid w:val="00FB3B71"/>
    <w:rsid w:val="00FB3D46"/>
    <w:rsid w:val="00FB3E59"/>
    <w:rsid w:val="00FB4243"/>
    <w:rsid w:val="00FB4543"/>
    <w:rsid w:val="00FB4B0D"/>
    <w:rsid w:val="00FB4D7C"/>
    <w:rsid w:val="00FB4F67"/>
    <w:rsid w:val="00FB5DDE"/>
    <w:rsid w:val="00FB649E"/>
    <w:rsid w:val="00FB6B01"/>
    <w:rsid w:val="00FB6BE2"/>
    <w:rsid w:val="00FB6CAD"/>
    <w:rsid w:val="00FB6D5A"/>
    <w:rsid w:val="00FB71FB"/>
    <w:rsid w:val="00FB745D"/>
    <w:rsid w:val="00FB7B33"/>
    <w:rsid w:val="00FB7F87"/>
    <w:rsid w:val="00FC0406"/>
    <w:rsid w:val="00FC04A4"/>
    <w:rsid w:val="00FC1A7C"/>
    <w:rsid w:val="00FC1CCB"/>
    <w:rsid w:val="00FC2903"/>
    <w:rsid w:val="00FC349E"/>
    <w:rsid w:val="00FC3C01"/>
    <w:rsid w:val="00FC3C37"/>
    <w:rsid w:val="00FC4305"/>
    <w:rsid w:val="00FC51EA"/>
    <w:rsid w:val="00FC544C"/>
    <w:rsid w:val="00FC5483"/>
    <w:rsid w:val="00FC6125"/>
    <w:rsid w:val="00FC61A3"/>
    <w:rsid w:val="00FC6AAC"/>
    <w:rsid w:val="00FC6F1A"/>
    <w:rsid w:val="00FC7053"/>
    <w:rsid w:val="00FC7123"/>
    <w:rsid w:val="00FD02E4"/>
    <w:rsid w:val="00FD08E7"/>
    <w:rsid w:val="00FD0936"/>
    <w:rsid w:val="00FD0AC7"/>
    <w:rsid w:val="00FD1081"/>
    <w:rsid w:val="00FD12CA"/>
    <w:rsid w:val="00FD1767"/>
    <w:rsid w:val="00FD1F31"/>
    <w:rsid w:val="00FD2241"/>
    <w:rsid w:val="00FD22B3"/>
    <w:rsid w:val="00FD253C"/>
    <w:rsid w:val="00FD2D24"/>
    <w:rsid w:val="00FD3920"/>
    <w:rsid w:val="00FD3E1C"/>
    <w:rsid w:val="00FD412F"/>
    <w:rsid w:val="00FD4183"/>
    <w:rsid w:val="00FD508B"/>
    <w:rsid w:val="00FD565A"/>
    <w:rsid w:val="00FD5AA9"/>
    <w:rsid w:val="00FD5D71"/>
    <w:rsid w:val="00FD5FEF"/>
    <w:rsid w:val="00FD65AC"/>
    <w:rsid w:val="00FD66EF"/>
    <w:rsid w:val="00FD6882"/>
    <w:rsid w:val="00FD73FE"/>
    <w:rsid w:val="00FD7467"/>
    <w:rsid w:val="00FE0FB4"/>
    <w:rsid w:val="00FE0FB7"/>
    <w:rsid w:val="00FE1BDC"/>
    <w:rsid w:val="00FE2226"/>
    <w:rsid w:val="00FE2231"/>
    <w:rsid w:val="00FE24BA"/>
    <w:rsid w:val="00FE27A4"/>
    <w:rsid w:val="00FE2821"/>
    <w:rsid w:val="00FE2A45"/>
    <w:rsid w:val="00FE2C24"/>
    <w:rsid w:val="00FE3122"/>
    <w:rsid w:val="00FE33C4"/>
    <w:rsid w:val="00FE3C88"/>
    <w:rsid w:val="00FE3DE0"/>
    <w:rsid w:val="00FE400A"/>
    <w:rsid w:val="00FE417E"/>
    <w:rsid w:val="00FE48DB"/>
    <w:rsid w:val="00FE49E6"/>
    <w:rsid w:val="00FE5366"/>
    <w:rsid w:val="00FE5DEE"/>
    <w:rsid w:val="00FE6B8A"/>
    <w:rsid w:val="00FE6CC2"/>
    <w:rsid w:val="00FE7B0C"/>
    <w:rsid w:val="00FE7B8C"/>
    <w:rsid w:val="00FF119B"/>
    <w:rsid w:val="00FF1252"/>
    <w:rsid w:val="00FF14D4"/>
    <w:rsid w:val="00FF1679"/>
    <w:rsid w:val="00FF172A"/>
    <w:rsid w:val="00FF18FC"/>
    <w:rsid w:val="00FF19E8"/>
    <w:rsid w:val="00FF1B8C"/>
    <w:rsid w:val="00FF1DCB"/>
    <w:rsid w:val="00FF2258"/>
    <w:rsid w:val="00FF3481"/>
    <w:rsid w:val="00FF366C"/>
    <w:rsid w:val="00FF367B"/>
    <w:rsid w:val="00FF3DEA"/>
    <w:rsid w:val="00FF4830"/>
    <w:rsid w:val="00FF48D3"/>
    <w:rsid w:val="00FF4912"/>
    <w:rsid w:val="00FF4C68"/>
    <w:rsid w:val="00FF4EE8"/>
    <w:rsid w:val="00FF537C"/>
    <w:rsid w:val="00FF5597"/>
    <w:rsid w:val="00FF58A6"/>
    <w:rsid w:val="00FF6474"/>
    <w:rsid w:val="00FF67B6"/>
    <w:rsid w:val="00FF6B1B"/>
    <w:rsid w:val="00FF6D4A"/>
    <w:rsid w:val="00FF6FEB"/>
    <w:rsid w:val="00FF7172"/>
    <w:rsid w:val="00FF734A"/>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7E69265"/>
  <w14:defaultImageDpi w14:val="32767"/>
  <w15:chartTrackingRefBased/>
  <w15:docId w15:val="{348751D3-35D0-4DE1-B835-6E0D3CDAC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4" w:unhideWhenUsed="1" w:qFormat="1"/>
    <w:lsdException w:name="heading 3" w:semiHidden="1" w:uiPriority="4"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5"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176"/>
    <w:pPr>
      <w:spacing w:before="240" w:after="240" w:line="312" w:lineRule="auto"/>
      <w:jc w:val="both"/>
    </w:pPr>
    <w:rPr>
      <w:rFonts w:ascii="Arial" w:hAnsi="Arial"/>
    </w:rPr>
  </w:style>
  <w:style w:type="paragraph" w:styleId="Heading1">
    <w:name w:val="heading 1"/>
    <w:basedOn w:val="Normal"/>
    <w:next w:val="Normal"/>
    <w:link w:val="Heading1Char"/>
    <w:uiPriority w:val="9"/>
    <w:qFormat/>
    <w:rsid w:val="00FF67B6"/>
    <w:pPr>
      <w:keepNext/>
      <w:keepLines/>
      <w:pageBreakBefore/>
      <w:numPr>
        <w:numId w:val="1"/>
      </w:numPr>
      <w:spacing w:before="480" w:line="240" w:lineRule="auto"/>
      <w:ind w:left="709" w:hanging="709"/>
      <w:outlineLvl w:val="0"/>
    </w:pPr>
    <w:rPr>
      <w:rFonts w:eastAsiaTheme="majorEastAsia" w:cstheme="majorBidi"/>
      <w:b/>
      <w:color w:val="000000" w:themeColor="text1"/>
      <w:sz w:val="36"/>
      <w:szCs w:val="32"/>
      <w:lang w:val="en-US"/>
    </w:rPr>
  </w:style>
  <w:style w:type="paragraph" w:styleId="Heading2">
    <w:name w:val="heading 2"/>
    <w:basedOn w:val="Normal"/>
    <w:next w:val="Normal"/>
    <w:link w:val="Heading2Char"/>
    <w:uiPriority w:val="4"/>
    <w:unhideWhenUsed/>
    <w:qFormat/>
    <w:rsid w:val="00A54F5F"/>
    <w:pPr>
      <w:keepNext/>
      <w:keepLines/>
      <w:numPr>
        <w:ilvl w:val="1"/>
        <w:numId w:val="1"/>
      </w:numPr>
      <w:spacing w:before="480" w:line="240" w:lineRule="auto"/>
      <w:ind w:left="851" w:hanging="851"/>
      <w:outlineLvl w:val="1"/>
    </w:pPr>
    <w:rPr>
      <w:rFonts w:eastAsiaTheme="majorEastAsia" w:cstheme="majorBidi"/>
      <w:b/>
      <w:sz w:val="28"/>
      <w:szCs w:val="26"/>
      <w:lang w:val="en-US"/>
    </w:rPr>
  </w:style>
  <w:style w:type="paragraph" w:styleId="Heading3">
    <w:name w:val="heading 3"/>
    <w:basedOn w:val="Normal"/>
    <w:next w:val="Normal"/>
    <w:link w:val="Heading3Char"/>
    <w:uiPriority w:val="4"/>
    <w:unhideWhenUsed/>
    <w:qFormat/>
    <w:rsid w:val="00090B33"/>
    <w:pPr>
      <w:keepNext/>
      <w:keepLines/>
      <w:numPr>
        <w:ilvl w:val="2"/>
        <w:numId w:val="1"/>
      </w:numPr>
      <w:spacing w:after="120" w:line="240" w:lineRule="auto"/>
      <w:ind w:left="851" w:hanging="851"/>
      <w:outlineLvl w:val="2"/>
    </w:pPr>
    <w:rPr>
      <w:rFonts w:eastAsiaTheme="majorEastAsia" w:cstheme="majorBidi"/>
      <w:b/>
      <w:sz w:val="24"/>
      <w:szCs w:val="24"/>
      <w:lang w:val="en-US"/>
    </w:rPr>
  </w:style>
  <w:style w:type="paragraph" w:styleId="Heading4">
    <w:name w:val="heading 4"/>
    <w:basedOn w:val="Normal"/>
    <w:next w:val="Normal"/>
    <w:link w:val="Heading4Char"/>
    <w:uiPriority w:val="9"/>
    <w:unhideWhenUsed/>
    <w:rsid w:val="00411FDB"/>
    <w:pPr>
      <w:keepNext/>
      <w:keepLines/>
      <w:numPr>
        <w:ilvl w:val="3"/>
        <w:numId w:val="1"/>
      </w:numPr>
      <w:spacing w:before="40" w:after="0"/>
      <w:outlineLvl w:val="3"/>
    </w:pPr>
    <w:rPr>
      <w:rFonts w:asciiTheme="majorHAnsi" w:eastAsiaTheme="majorEastAsia" w:hAnsiTheme="majorHAnsi" w:cstheme="majorBidi"/>
      <w:i/>
      <w:iCs/>
      <w:color w:val="2F5496" w:themeColor="accent1" w:themeShade="BF"/>
      <w:lang w:val="en-US"/>
    </w:rPr>
  </w:style>
  <w:style w:type="paragraph" w:styleId="Heading5">
    <w:name w:val="heading 5"/>
    <w:basedOn w:val="Normal"/>
    <w:next w:val="Normal"/>
    <w:link w:val="Heading5Char"/>
    <w:uiPriority w:val="9"/>
    <w:unhideWhenUsed/>
    <w:rsid w:val="00411FDB"/>
    <w:pPr>
      <w:keepNext/>
      <w:keepLines/>
      <w:numPr>
        <w:ilvl w:val="4"/>
        <w:numId w:val="1"/>
      </w:numPr>
      <w:spacing w:before="40" w:after="0"/>
      <w:outlineLvl w:val="4"/>
    </w:pPr>
    <w:rPr>
      <w:rFonts w:asciiTheme="majorHAnsi" w:eastAsiaTheme="majorEastAsia" w:hAnsiTheme="majorHAnsi" w:cstheme="majorBidi"/>
      <w:color w:val="2F5496" w:themeColor="accent1" w:themeShade="BF"/>
      <w:lang w:val="en-US"/>
    </w:rPr>
  </w:style>
  <w:style w:type="paragraph" w:styleId="Heading6">
    <w:name w:val="heading 6"/>
    <w:basedOn w:val="Normal"/>
    <w:next w:val="Normal"/>
    <w:link w:val="Heading6Char"/>
    <w:uiPriority w:val="9"/>
    <w:semiHidden/>
    <w:unhideWhenUsed/>
    <w:rsid w:val="00411FDB"/>
    <w:pPr>
      <w:keepNext/>
      <w:keepLines/>
      <w:numPr>
        <w:ilvl w:val="5"/>
        <w:numId w:val="1"/>
      </w:numPr>
      <w:spacing w:before="40" w:after="0"/>
      <w:outlineLvl w:val="5"/>
    </w:pPr>
    <w:rPr>
      <w:rFonts w:asciiTheme="majorHAnsi" w:eastAsiaTheme="majorEastAsia" w:hAnsiTheme="majorHAnsi" w:cstheme="majorBidi"/>
      <w:color w:val="1F3763" w:themeColor="accent1" w:themeShade="7F"/>
      <w:lang w:val="en-US"/>
    </w:rPr>
  </w:style>
  <w:style w:type="paragraph" w:styleId="Heading7">
    <w:name w:val="heading 7"/>
    <w:basedOn w:val="Normal"/>
    <w:next w:val="Normal"/>
    <w:link w:val="Heading7Char"/>
    <w:uiPriority w:val="9"/>
    <w:semiHidden/>
    <w:unhideWhenUsed/>
    <w:qFormat/>
    <w:rsid w:val="00411FDB"/>
    <w:pPr>
      <w:keepNext/>
      <w:keepLines/>
      <w:numPr>
        <w:ilvl w:val="6"/>
        <w:numId w:val="1"/>
      </w:numPr>
      <w:spacing w:before="40" w:after="0"/>
      <w:outlineLvl w:val="6"/>
    </w:pPr>
    <w:rPr>
      <w:rFonts w:asciiTheme="majorHAnsi" w:eastAsiaTheme="majorEastAsia" w:hAnsiTheme="majorHAnsi" w:cstheme="majorBidi"/>
      <w:i/>
      <w:iCs/>
      <w:color w:val="1F3763" w:themeColor="accent1" w:themeShade="7F"/>
      <w:lang w:val="en-US"/>
    </w:rPr>
  </w:style>
  <w:style w:type="paragraph" w:styleId="Heading8">
    <w:name w:val="heading 8"/>
    <w:basedOn w:val="Normal"/>
    <w:next w:val="Normal"/>
    <w:link w:val="Heading8Char"/>
    <w:uiPriority w:val="9"/>
    <w:semiHidden/>
    <w:unhideWhenUsed/>
    <w:qFormat/>
    <w:rsid w:val="00411FD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lang w:val="en-US"/>
    </w:rPr>
  </w:style>
  <w:style w:type="paragraph" w:styleId="Heading9">
    <w:name w:val="heading 9"/>
    <w:basedOn w:val="Normal"/>
    <w:next w:val="Normal"/>
    <w:link w:val="Heading9Char"/>
    <w:uiPriority w:val="9"/>
    <w:semiHidden/>
    <w:unhideWhenUsed/>
    <w:qFormat/>
    <w:rsid w:val="00411FD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7B6"/>
    <w:rPr>
      <w:rFonts w:ascii="Arial" w:eastAsiaTheme="majorEastAsia" w:hAnsi="Arial" w:cstheme="majorBidi"/>
      <w:b/>
      <w:color w:val="000000" w:themeColor="text1"/>
      <w:sz w:val="36"/>
      <w:szCs w:val="32"/>
      <w:lang w:val="en-US"/>
    </w:rPr>
  </w:style>
  <w:style w:type="character" w:customStyle="1" w:styleId="Heading2Char">
    <w:name w:val="Heading 2 Char"/>
    <w:basedOn w:val="DefaultParagraphFont"/>
    <w:link w:val="Heading2"/>
    <w:uiPriority w:val="4"/>
    <w:rsid w:val="00A54F5F"/>
    <w:rPr>
      <w:rFonts w:ascii="Arial" w:eastAsiaTheme="majorEastAsia" w:hAnsi="Arial" w:cstheme="majorBidi"/>
      <w:b/>
      <w:sz w:val="28"/>
      <w:szCs w:val="26"/>
      <w:lang w:val="en-US"/>
    </w:rPr>
  </w:style>
  <w:style w:type="character" w:customStyle="1" w:styleId="Heading3Char">
    <w:name w:val="Heading 3 Char"/>
    <w:basedOn w:val="DefaultParagraphFont"/>
    <w:link w:val="Heading3"/>
    <w:uiPriority w:val="4"/>
    <w:rsid w:val="00090B33"/>
    <w:rPr>
      <w:rFonts w:ascii="Arial" w:eastAsiaTheme="majorEastAsia" w:hAnsi="Arial" w:cstheme="majorBidi"/>
      <w:b/>
      <w:sz w:val="24"/>
      <w:szCs w:val="24"/>
      <w:lang w:val="en-US"/>
    </w:rPr>
  </w:style>
  <w:style w:type="character" w:customStyle="1" w:styleId="Heading4Char">
    <w:name w:val="Heading 4 Char"/>
    <w:basedOn w:val="DefaultParagraphFont"/>
    <w:link w:val="Heading4"/>
    <w:uiPriority w:val="9"/>
    <w:rsid w:val="00411FDB"/>
    <w:rPr>
      <w:rFonts w:asciiTheme="majorHAnsi" w:eastAsiaTheme="majorEastAsia" w:hAnsiTheme="majorHAnsi" w:cstheme="majorBidi"/>
      <w:i/>
      <w:iCs/>
      <w:color w:val="2F5496" w:themeColor="accent1" w:themeShade="BF"/>
      <w:sz w:val="24"/>
      <w:lang w:val="en-US"/>
    </w:rPr>
  </w:style>
  <w:style w:type="character" w:customStyle="1" w:styleId="Heading5Char">
    <w:name w:val="Heading 5 Char"/>
    <w:basedOn w:val="DefaultParagraphFont"/>
    <w:link w:val="Heading5"/>
    <w:uiPriority w:val="9"/>
    <w:rsid w:val="00411FDB"/>
    <w:rPr>
      <w:rFonts w:asciiTheme="majorHAnsi" w:eastAsiaTheme="majorEastAsia" w:hAnsiTheme="majorHAnsi" w:cstheme="majorBidi"/>
      <w:color w:val="2F5496" w:themeColor="accent1" w:themeShade="BF"/>
      <w:sz w:val="24"/>
      <w:lang w:val="en-US"/>
    </w:rPr>
  </w:style>
  <w:style w:type="character" w:customStyle="1" w:styleId="Heading6Char">
    <w:name w:val="Heading 6 Char"/>
    <w:basedOn w:val="DefaultParagraphFont"/>
    <w:link w:val="Heading6"/>
    <w:uiPriority w:val="9"/>
    <w:semiHidden/>
    <w:rsid w:val="00411FDB"/>
    <w:rPr>
      <w:rFonts w:asciiTheme="majorHAnsi" w:eastAsiaTheme="majorEastAsia" w:hAnsiTheme="majorHAnsi" w:cstheme="majorBidi"/>
      <w:color w:val="1F3763" w:themeColor="accent1" w:themeShade="7F"/>
      <w:sz w:val="24"/>
      <w:lang w:val="en-US"/>
    </w:rPr>
  </w:style>
  <w:style w:type="character" w:customStyle="1" w:styleId="Heading7Char">
    <w:name w:val="Heading 7 Char"/>
    <w:basedOn w:val="DefaultParagraphFont"/>
    <w:link w:val="Heading7"/>
    <w:uiPriority w:val="9"/>
    <w:semiHidden/>
    <w:rsid w:val="00411FDB"/>
    <w:rPr>
      <w:rFonts w:asciiTheme="majorHAnsi" w:eastAsiaTheme="majorEastAsia" w:hAnsiTheme="majorHAnsi" w:cstheme="majorBidi"/>
      <w:i/>
      <w:iCs/>
      <w:color w:val="1F3763" w:themeColor="accent1" w:themeShade="7F"/>
      <w:sz w:val="24"/>
      <w:lang w:val="en-US"/>
    </w:rPr>
  </w:style>
  <w:style w:type="character" w:customStyle="1" w:styleId="Heading8Char">
    <w:name w:val="Heading 8 Char"/>
    <w:basedOn w:val="DefaultParagraphFont"/>
    <w:link w:val="Heading8"/>
    <w:uiPriority w:val="9"/>
    <w:semiHidden/>
    <w:rsid w:val="00411FDB"/>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411FDB"/>
    <w:rPr>
      <w:rFonts w:asciiTheme="majorHAnsi" w:eastAsiaTheme="majorEastAsia" w:hAnsiTheme="majorHAnsi" w:cstheme="majorBidi"/>
      <w:i/>
      <w:iCs/>
      <w:color w:val="272727" w:themeColor="text1" w:themeTint="D8"/>
      <w:sz w:val="21"/>
      <w:szCs w:val="21"/>
      <w:lang w:val="en-US"/>
    </w:rPr>
  </w:style>
  <w:style w:type="paragraph" w:styleId="Footer">
    <w:name w:val="footer"/>
    <w:basedOn w:val="Normal"/>
    <w:link w:val="FooterChar"/>
    <w:uiPriority w:val="99"/>
    <w:unhideWhenUsed/>
    <w:rsid w:val="00411FDB"/>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sid w:val="00411FDB"/>
    <w:rPr>
      <w:rFonts w:ascii="Times New Roman" w:hAnsi="Times New Roman"/>
      <w:sz w:val="24"/>
      <w:lang w:val="en-US"/>
    </w:rPr>
  </w:style>
  <w:style w:type="paragraph" w:styleId="NoSpacing">
    <w:name w:val="No Spacing"/>
    <w:link w:val="NoSpacingChar"/>
    <w:uiPriority w:val="1"/>
    <w:rsid w:val="00411FDB"/>
    <w:pPr>
      <w:spacing w:after="0" w:line="240" w:lineRule="auto"/>
    </w:pPr>
    <w:rPr>
      <w:lang w:val="en-US"/>
    </w:rPr>
  </w:style>
  <w:style w:type="paragraph" w:styleId="TOCHeading">
    <w:name w:val="TOC Heading"/>
    <w:basedOn w:val="Heading1"/>
    <w:next w:val="Normal"/>
    <w:uiPriority w:val="39"/>
    <w:unhideWhenUsed/>
    <w:qFormat/>
    <w:rsid w:val="00411FDB"/>
    <w:pPr>
      <w:numPr>
        <w:numId w:val="0"/>
      </w:numPr>
      <w:outlineLvl w:val="9"/>
    </w:pPr>
  </w:style>
  <w:style w:type="paragraph" w:styleId="TOC1">
    <w:name w:val="toc 1"/>
    <w:basedOn w:val="Normal"/>
    <w:next w:val="Normal"/>
    <w:autoRedefine/>
    <w:uiPriority w:val="39"/>
    <w:unhideWhenUsed/>
    <w:rsid w:val="00D85F3E"/>
    <w:pPr>
      <w:tabs>
        <w:tab w:val="left" w:pos="567"/>
        <w:tab w:val="left" w:pos="1100"/>
        <w:tab w:val="right" w:leader="dot" w:pos="9350"/>
      </w:tabs>
      <w:spacing w:before="60" w:after="0" w:line="360" w:lineRule="exact"/>
    </w:pPr>
    <w:rPr>
      <w:b/>
      <w:noProof/>
      <w:lang w:val="en-US"/>
    </w:rPr>
  </w:style>
  <w:style w:type="paragraph" w:styleId="TOC2">
    <w:name w:val="toc 2"/>
    <w:basedOn w:val="Normal"/>
    <w:next w:val="Normal"/>
    <w:link w:val="TOC2Char"/>
    <w:autoRedefine/>
    <w:uiPriority w:val="39"/>
    <w:unhideWhenUsed/>
    <w:rsid w:val="00D130D6"/>
    <w:pPr>
      <w:tabs>
        <w:tab w:val="left" w:pos="880"/>
        <w:tab w:val="right" w:leader="dot" w:pos="9350"/>
      </w:tabs>
      <w:spacing w:before="40" w:after="0" w:line="280" w:lineRule="exact"/>
      <w:ind w:left="278"/>
    </w:pPr>
    <w:rPr>
      <w:lang w:val="en-US"/>
    </w:rPr>
  </w:style>
  <w:style w:type="character" w:styleId="Hyperlink">
    <w:name w:val="Hyperlink"/>
    <w:basedOn w:val="DefaultParagraphFont"/>
    <w:uiPriority w:val="99"/>
    <w:unhideWhenUsed/>
    <w:rsid w:val="00411FDB"/>
    <w:rPr>
      <w:color w:val="0563C1" w:themeColor="hyperlink"/>
      <w:u w:val="single"/>
    </w:rPr>
  </w:style>
  <w:style w:type="paragraph" w:styleId="Header">
    <w:name w:val="header"/>
    <w:basedOn w:val="Normal"/>
    <w:link w:val="HeaderChar"/>
    <w:uiPriority w:val="99"/>
    <w:unhideWhenUsed/>
    <w:rsid w:val="00411FDB"/>
    <w:pPr>
      <w:tabs>
        <w:tab w:val="center" w:pos="4680"/>
        <w:tab w:val="right" w:pos="9360"/>
      </w:tabs>
      <w:spacing w:after="0" w:line="240" w:lineRule="auto"/>
    </w:pPr>
    <w:rPr>
      <w:lang w:val="en-US"/>
    </w:rPr>
  </w:style>
  <w:style w:type="character" w:customStyle="1" w:styleId="HeaderChar">
    <w:name w:val="Header Char"/>
    <w:basedOn w:val="DefaultParagraphFont"/>
    <w:link w:val="Header"/>
    <w:uiPriority w:val="99"/>
    <w:rsid w:val="00411FDB"/>
    <w:rPr>
      <w:rFonts w:ascii="Times New Roman" w:hAnsi="Times New Roman"/>
      <w:sz w:val="24"/>
      <w:lang w:val="en-US"/>
    </w:rPr>
  </w:style>
  <w:style w:type="paragraph" w:styleId="ListParagraph">
    <w:name w:val="List Paragraph"/>
    <w:aliases w:val="Table Text"/>
    <w:basedOn w:val="TableText"/>
    <w:uiPriority w:val="5"/>
    <w:qFormat/>
    <w:rsid w:val="005A1546"/>
    <w:pPr>
      <w:spacing w:before="60" w:after="60" w:line="264" w:lineRule="auto"/>
      <w:jc w:val="left"/>
    </w:pPr>
    <w:rPr>
      <w:kern w:val="19"/>
      <w:sz w:val="19"/>
    </w:rPr>
  </w:style>
  <w:style w:type="character" w:styleId="CommentReference">
    <w:name w:val="annotation reference"/>
    <w:basedOn w:val="DefaultParagraphFont"/>
    <w:uiPriority w:val="99"/>
    <w:unhideWhenUsed/>
    <w:rsid w:val="00411FDB"/>
    <w:rPr>
      <w:sz w:val="16"/>
      <w:szCs w:val="16"/>
    </w:rPr>
  </w:style>
  <w:style w:type="paragraph" w:styleId="CommentText">
    <w:name w:val="annotation text"/>
    <w:basedOn w:val="Normal"/>
    <w:link w:val="CommentTextChar"/>
    <w:uiPriority w:val="99"/>
    <w:unhideWhenUsed/>
    <w:rsid w:val="00411FDB"/>
    <w:pPr>
      <w:spacing w:line="240" w:lineRule="auto"/>
    </w:pPr>
    <w:rPr>
      <w:sz w:val="20"/>
      <w:szCs w:val="20"/>
      <w:lang w:val="en-US"/>
    </w:rPr>
  </w:style>
  <w:style w:type="character" w:customStyle="1" w:styleId="CommentTextChar">
    <w:name w:val="Comment Text Char"/>
    <w:basedOn w:val="DefaultParagraphFont"/>
    <w:link w:val="CommentText"/>
    <w:uiPriority w:val="99"/>
    <w:rsid w:val="00411FDB"/>
    <w:rPr>
      <w:rFonts w:ascii="Times New Roman" w:hAnsi="Times New Roman"/>
      <w:sz w:val="20"/>
      <w:szCs w:val="20"/>
      <w:lang w:val="en-US"/>
    </w:rPr>
  </w:style>
  <w:style w:type="paragraph" w:styleId="CommentSubject">
    <w:name w:val="annotation subject"/>
    <w:basedOn w:val="CommentText"/>
    <w:next w:val="CommentText"/>
    <w:link w:val="CommentSubjectChar"/>
    <w:uiPriority w:val="99"/>
    <w:semiHidden/>
    <w:unhideWhenUsed/>
    <w:rsid w:val="00411FDB"/>
    <w:rPr>
      <w:b/>
      <w:bCs/>
    </w:rPr>
  </w:style>
  <w:style w:type="character" w:customStyle="1" w:styleId="CommentSubjectChar">
    <w:name w:val="Comment Subject Char"/>
    <w:basedOn w:val="CommentTextChar"/>
    <w:link w:val="CommentSubject"/>
    <w:uiPriority w:val="99"/>
    <w:semiHidden/>
    <w:rsid w:val="00411FDB"/>
    <w:rPr>
      <w:rFonts w:ascii="Times New Roman" w:hAnsi="Times New Roman"/>
      <w:b/>
      <w:bCs/>
      <w:sz w:val="20"/>
      <w:szCs w:val="20"/>
      <w:lang w:val="en-US"/>
    </w:rPr>
  </w:style>
  <w:style w:type="paragraph" w:styleId="BalloonText">
    <w:name w:val="Balloon Text"/>
    <w:basedOn w:val="Normal"/>
    <w:link w:val="BalloonTextChar"/>
    <w:semiHidden/>
    <w:unhideWhenUsed/>
    <w:rsid w:val="00411FDB"/>
    <w:pPr>
      <w:spacing w:after="0" w:line="240" w:lineRule="auto"/>
    </w:pPr>
    <w:rPr>
      <w:rFonts w:ascii="Segoe UI" w:hAnsi="Segoe UI" w:cs="Segoe UI"/>
      <w:sz w:val="18"/>
      <w:szCs w:val="18"/>
      <w:lang w:val="en-US"/>
    </w:rPr>
  </w:style>
  <w:style w:type="character" w:customStyle="1" w:styleId="BalloonTextChar">
    <w:name w:val="Balloon Text Char"/>
    <w:basedOn w:val="DefaultParagraphFont"/>
    <w:link w:val="BalloonText"/>
    <w:semiHidden/>
    <w:rsid w:val="00411FDB"/>
    <w:rPr>
      <w:rFonts w:ascii="Segoe UI" w:hAnsi="Segoe UI" w:cs="Segoe UI"/>
      <w:sz w:val="18"/>
      <w:szCs w:val="18"/>
      <w:lang w:val="en-US"/>
    </w:rPr>
  </w:style>
  <w:style w:type="paragraph" w:customStyle="1" w:styleId="Reference">
    <w:name w:val="Reference"/>
    <w:basedOn w:val="Normal"/>
    <w:link w:val="ReferenceChar"/>
    <w:uiPriority w:val="14"/>
    <w:qFormat/>
    <w:rsid w:val="00C42795"/>
    <w:pPr>
      <w:spacing w:before="120" w:after="120"/>
      <w:ind w:left="720" w:hanging="720"/>
    </w:pPr>
  </w:style>
  <w:style w:type="paragraph" w:styleId="Bibliography">
    <w:name w:val="Bibliography"/>
    <w:basedOn w:val="Normal"/>
    <w:next w:val="Normal"/>
    <w:uiPriority w:val="37"/>
    <w:unhideWhenUsed/>
    <w:rsid w:val="00980730"/>
    <w:pPr>
      <w:spacing w:before="60" w:after="60"/>
      <w:jc w:val="left"/>
    </w:pPr>
    <w:rPr>
      <w:lang w:val="en-US"/>
    </w:rPr>
  </w:style>
  <w:style w:type="character" w:customStyle="1" w:styleId="ReferenceChar">
    <w:name w:val="Reference Char"/>
    <w:basedOn w:val="DefaultParagraphFont"/>
    <w:link w:val="Reference"/>
    <w:uiPriority w:val="14"/>
    <w:rsid w:val="00C42795"/>
    <w:rPr>
      <w:rFonts w:ascii="Times New Roman" w:hAnsi="Times New Roman"/>
      <w:sz w:val="24"/>
    </w:rPr>
  </w:style>
  <w:style w:type="character" w:styleId="UnresolvedMention">
    <w:name w:val="Unresolved Mention"/>
    <w:basedOn w:val="DefaultParagraphFont"/>
    <w:uiPriority w:val="99"/>
    <w:semiHidden/>
    <w:unhideWhenUsed/>
    <w:rsid w:val="00411FDB"/>
    <w:rPr>
      <w:color w:val="605E5C"/>
      <w:shd w:val="clear" w:color="auto" w:fill="E1DFDD"/>
    </w:rPr>
  </w:style>
  <w:style w:type="character" w:styleId="FollowedHyperlink">
    <w:name w:val="FollowedHyperlink"/>
    <w:basedOn w:val="DefaultParagraphFont"/>
    <w:uiPriority w:val="99"/>
    <w:semiHidden/>
    <w:unhideWhenUsed/>
    <w:rsid w:val="00411FDB"/>
    <w:rPr>
      <w:color w:val="954F72" w:themeColor="followedHyperlink"/>
      <w:u w:val="single"/>
    </w:rPr>
  </w:style>
  <w:style w:type="paragraph" w:styleId="NormalWeb">
    <w:name w:val="Normal (Web)"/>
    <w:basedOn w:val="Normal"/>
    <w:uiPriority w:val="99"/>
    <w:semiHidden/>
    <w:unhideWhenUsed/>
    <w:rsid w:val="00411FDB"/>
    <w:pPr>
      <w:spacing w:before="100" w:beforeAutospacing="1" w:after="100" w:afterAutospacing="1" w:line="240" w:lineRule="auto"/>
    </w:pPr>
    <w:rPr>
      <w:rFonts w:eastAsia="Times New Roman" w:cs="Times New Roman"/>
      <w:szCs w:val="24"/>
      <w:lang w:eastAsia="en-CA"/>
    </w:rPr>
  </w:style>
  <w:style w:type="paragraph" w:customStyle="1" w:styleId="Bullets">
    <w:name w:val="Bullets"/>
    <w:basedOn w:val="ListParagraph"/>
    <w:link w:val="BulletsChar"/>
    <w:uiPriority w:val="4"/>
    <w:qFormat/>
    <w:rsid w:val="00D45A6D"/>
    <w:pPr>
      <w:numPr>
        <w:numId w:val="2"/>
      </w:numPr>
      <w:spacing w:before="30" w:after="30" w:line="312" w:lineRule="auto"/>
    </w:pPr>
    <w:rPr>
      <w:sz w:val="22"/>
      <w:lang w:val="en-CA"/>
    </w:rPr>
  </w:style>
  <w:style w:type="table" w:customStyle="1" w:styleId="TableGrid1">
    <w:name w:val="Table Grid1"/>
    <w:basedOn w:val="TableNormal"/>
    <w:next w:val="TableGrid"/>
    <w:uiPriority w:val="59"/>
    <w:rsid w:val="00411FD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411FD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PARAGRAPH11ptMoTI">
    <w:name w:val="_BODY PARAGRAPH_11pt (MoTI)"/>
    <w:basedOn w:val="Normal"/>
    <w:rsid w:val="00411FDB"/>
    <w:pPr>
      <w:spacing w:before="120" w:after="120" w:line="240" w:lineRule="atLeast"/>
    </w:pPr>
    <w:rPr>
      <w:kern w:val="19"/>
      <w:sz w:val="19"/>
      <w:lang w:val="en-US"/>
    </w:rPr>
  </w:style>
  <w:style w:type="paragraph" w:customStyle="1" w:styleId="BodyParagraph">
    <w:name w:val="_Body Paragraph"/>
    <w:basedOn w:val="Normal"/>
    <w:link w:val="BodyParagraphChar"/>
    <w:rsid w:val="00411FDB"/>
    <w:pPr>
      <w:spacing w:line="320" w:lineRule="atLeast"/>
    </w:pPr>
  </w:style>
  <w:style w:type="character" w:customStyle="1" w:styleId="BodyParagraphChar">
    <w:name w:val="_Body Paragraph Char"/>
    <w:basedOn w:val="DefaultParagraphFont"/>
    <w:link w:val="BodyParagraph"/>
    <w:rsid w:val="00411FDB"/>
    <w:rPr>
      <w:rFonts w:ascii="Times New Roman" w:hAnsi="Times New Roman"/>
    </w:rPr>
  </w:style>
  <w:style w:type="paragraph" w:styleId="Title">
    <w:name w:val="Title"/>
    <w:aliases w:val="Large Titles"/>
    <w:basedOn w:val="Normal"/>
    <w:next w:val="Normal"/>
    <w:link w:val="TitleChar"/>
    <w:uiPriority w:val="10"/>
    <w:qFormat/>
    <w:rsid w:val="0074281F"/>
    <w:pPr>
      <w:spacing w:before="360" w:line="240" w:lineRule="auto"/>
      <w:contextualSpacing/>
      <w:jc w:val="left"/>
    </w:pPr>
    <w:rPr>
      <w:rFonts w:eastAsiaTheme="majorEastAsia" w:cstheme="majorBidi"/>
      <w:b/>
      <w:spacing w:val="-10"/>
      <w:kern w:val="28"/>
      <w:sz w:val="36"/>
      <w:szCs w:val="56"/>
      <w:lang w:val="en-US"/>
    </w:rPr>
  </w:style>
  <w:style w:type="character" w:customStyle="1" w:styleId="TitleChar">
    <w:name w:val="Title Char"/>
    <w:aliases w:val="Large Titles Char"/>
    <w:basedOn w:val="DefaultParagraphFont"/>
    <w:link w:val="Title"/>
    <w:uiPriority w:val="10"/>
    <w:rsid w:val="0074281F"/>
    <w:rPr>
      <w:rFonts w:ascii="Arial" w:eastAsiaTheme="majorEastAsia" w:hAnsi="Arial" w:cstheme="majorBidi"/>
      <w:b/>
      <w:spacing w:val="-10"/>
      <w:kern w:val="28"/>
      <w:sz w:val="36"/>
      <w:szCs w:val="56"/>
      <w:lang w:val="en-US"/>
    </w:rPr>
  </w:style>
  <w:style w:type="character" w:customStyle="1" w:styleId="NoSpacingChar">
    <w:name w:val="No Spacing Char"/>
    <w:basedOn w:val="DefaultParagraphFont"/>
    <w:link w:val="NoSpacing"/>
    <w:uiPriority w:val="1"/>
    <w:rsid w:val="00411FDB"/>
    <w:rPr>
      <w:lang w:val="en-US"/>
    </w:rPr>
  </w:style>
  <w:style w:type="paragraph" w:customStyle="1" w:styleId="TableTitle">
    <w:name w:val="Table Title"/>
    <w:basedOn w:val="ListParagraph"/>
    <w:link w:val="TableTitleChar"/>
    <w:uiPriority w:val="7"/>
    <w:qFormat/>
    <w:rsid w:val="00016BA0"/>
    <w:pPr>
      <w:spacing w:before="0" w:after="0"/>
      <w:jc w:val="center"/>
    </w:pPr>
    <w:rPr>
      <w:b/>
      <w:bCs/>
      <w:color w:val="FFFFFF" w:themeColor="background1"/>
    </w:rPr>
  </w:style>
  <w:style w:type="paragraph" w:customStyle="1" w:styleId="EBM">
    <w:name w:val="EBM"/>
    <w:basedOn w:val="Normal"/>
    <w:uiPriority w:val="15"/>
    <w:qFormat/>
    <w:rsid w:val="00CD0444"/>
    <w:rPr>
      <w:rFonts w:ascii="Segoe UI" w:hAnsi="Segoe UI" w:cs="Segoe UI"/>
      <w:b/>
      <w:bCs/>
      <w:color w:val="002060"/>
    </w:rPr>
  </w:style>
  <w:style w:type="paragraph" w:customStyle="1" w:styleId="TitlePage">
    <w:name w:val="Title Page"/>
    <w:basedOn w:val="Title"/>
    <w:uiPriority w:val="10"/>
    <w:rsid w:val="0031071A"/>
    <w:pPr>
      <w:shd w:val="clear" w:color="auto" w:fill="FFFFFF" w:themeFill="background1"/>
      <w:spacing w:line="720" w:lineRule="atLeast"/>
      <w:ind w:left="113"/>
    </w:pPr>
    <w:rPr>
      <w:noProof/>
      <w:color w:val="002060"/>
      <w:sz w:val="48"/>
      <w:szCs w:val="48"/>
    </w:rPr>
  </w:style>
  <w:style w:type="paragraph" w:customStyle="1" w:styleId="SmallTitles">
    <w:name w:val="Small Titles"/>
    <w:basedOn w:val="Normal"/>
    <w:uiPriority w:val="8"/>
    <w:qFormat/>
    <w:rsid w:val="00C630C4"/>
    <w:pPr>
      <w:spacing w:after="120"/>
    </w:pPr>
    <w:rPr>
      <w:rFonts w:cs="Arial"/>
      <w:b/>
      <w:bCs/>
      <w:sz w:val="24"/>
    </w:rPr>
  </w:style>
  <w:style w:type="character" w:styleId="Emphasis">
    <w:name w:val="Emphasis"/>
    <w:uiPriority w:val="20"/>
    <w:rsid w:val="00D9793A"/>
    <w:rPr>
      <w:rFonts w:ascii="Times New Roman" w:hAnsi="Times New Roman"/>
      <w:b/>
      <w:i w:val="0"/>
      <w:iCs/>
      <w:color w:val="auto"/>
      <w:sz w:val="24"/>
    </w:rPr>
  </w:style>
  <w:style w:type="character" w:customStyle="1" w:styleId="Reference-AppTableFig">
    <w:name w:val="_Reference - App/Table/Fig"/>
    <w:rsid w:val="0022587B"/>
    <w:rPr>
      <w:i/>
      <w:color w:val="587A2A"/>
      <w:szCs w:val="20"/>
    </w:rPr>
  </w:style>
  <w:style w:type="paragraph" w:customStyle="1" w:styleId="TableNumbers">
    <w:name w:val="Table Numbers"/>
    <w:basedOn w:val="ListParagraph"/>
    <w:link w:val="TableNumbersChar"/>
    <w:uiPriority w:val="6"/>
    <w:qFormat/>
    <w:rsid w:val="00CD0444"/>
    <w:pPr>
      <w:spacing w:before="0" w:after="0"/>
      <w:jc w:val="center"/>
    </w:pPr>
  </w:style>
  <w:style w:type="character" w:customStyle="1" w:styleId="TableNumbersChar">
    <w:name w:val="Table Numbers Char"/>
    <w:basedOn w:val="DefaultParagraphFont"/>
    <w:link w:val="TableNumbers"/>
    <w:uiPriority w:val="6"/>
    <w:rsid w:val="00CD0444"/>
    <w:rPr>
      <w:rFonts w:ascii="Arial" w:hAnsi="Arial"/>
      <w:kern w:val="19"/>
      <w:sz w:val="18"/>
      <w:lang w:val="en-US"/>
    </w:rPr>
  </w:style>
  <w:style w:type="paragraph" w:customStyle="1" w:styleId="REPORTSTYLES">
    <w:name w:val="________REPORT STYLES_______"/>
    <w:basedOn w:val="BodyParagraph"/>
    <w:rsid w:val="00816F21"/>
    <w:pPr>
      <w:spacing w:before="60" w:after="120" w:line="300" w:lineRule="auto"/>
      <w:ind w:left="284"/>
    </w:pPr>
    <w:rPr>
      <w:color w:val="262626" w:themeColor="text1" w:themeTint="D9"/>
      <w:sz w:val="20"/>
      <w:szCs w:val="20"/>
    </w:rPr>
  </w:style>
  <w:style w:type="paragraph" w:customStyle="1" w:styleId="Bullet1">
    <w:name w:val="_Bullet 1"/>
    <w:basedOn w:val="Normal"/>
    <w:rsid w:val="00816F21"/>
    <w:pPr>
      <w:spacing w:before="60" w:after="120" w:line="300" w:lineRule="auto"/>
      <w:contextualSpacing/>
    </w:pPr>
    <w:rPr>
      <w:color w:val="262626" w:themeColor="text1" w:themeTint="D9"/>
      <w:sz w:val="20"/>
      <w:szCs w:val="20"/>
    </w:rPr>
  </w:style>
  <w:style w:type="paragraph" w:customStyle="1" w:styleId="Bullet2">
    <w:name w:val="_Bullet 2"/>
    <w:basedOn w:val="Normal"/>
    <w:rsid w:val="00816F21"/>
    <w:pPr>
      <w:spacing w:before="60" w:after="80" w:line="300" w:lineRule="auto"/>
      <w:contextualSpacing/>
    </w:pPr>
    <w:rPr>
      <w:color w:val="262626" w:themeColor="text1" w:themeTint="D9"/>
      <w:sz w:val="20"/>
      <w:szCs w:val="20"/>
    </w:rPr>
  </w:style>
  <w:style w:type="paragraph" w:customStyle="1" w:styleId="Bullet3">
    <w:name w:val="_Bullet 3"/>
    <w:basedOn w:val="Normal"/>
    <w:rsid w:val="00816F21"/>
    <w:pPr>
      <w:spacing w:before="60" w:after="80" w:line="300" w:lineRule="auto"/>
      <w:contextualSpacing/>
    </w:pPr>
    <w:rPr>
      <w:color w:val="262626" w:themeColor="text1" w:themeTint="D9"/>
      <w:sz w:val="20"/>
      <w:szCs w:val="20"/>
    </w:rPr>
  </w:style>
  <w:style w:type="paragraph" w:customStyle="1" w:styleId="Caption">
    <w:name w:val="_Caption"/>
    <w:basedOn w:val="Normal"/>
    <w:next w:val="BodyParagraph"/>
    <w:rsid w:val="00816F21"/>
    <w:pPr>
      <w:spacing w:before="0" w:after="160" w:line="259" w:lineRule="auto"/>
      <w:ind w:left="360"/>
    </w:pPr>
    <w:rPr>
      <w:rFonts w:ascii="Franklin Gothic Book" w:hAnsi="Franklin Gothic Book"/>
      <w:i/>
      <w:color w:val="296371"/>
      <w:sz w:val="18"/>
      <w:szCs w:val="18"/>
    </w:rPr>
  </w:style>
  <w:style w:type="paragraph" w:customStyle="1" w:styleId="Note">
    <w:name w:val="_Note"/>
    <w:basedOn w:val="Normal"/>
    <w:next w:val="BodyParagraph"/>
    <w:rsid w:val="00816F21"/>
    <w:pPr>
      <w:tabs>
        <w:tab w:val="left" w:pos="360"/>
      </w:tabs>
      <w:spacing w:after="120" w:line="300" w:lineRule="auto"/>
      <w:ind w:left="360"/>
    </w:pPr>
    <w:rPr>
      <w:rFonts w:eastAsia="Times New Roman" w:cs="Arial"/>
      <w:i/>
      <w:color w:val="72882E"/>
      <w:sz w:val="21"/>
      <w:szCs w:val="21"/>
      <w:lang w:val="en-US"/>
    </w:rPr>
  </w:style>
  <w:style w:type="paragraph" w:customStyle="1" w:styleId="TableText">
    <w:name w:val="_Table Text"/>
    <w:basedOn w:val="BodyParagraph"/>
    <w:rsid w:val="00816F21"/>
    <w:pPr>
      <w:spacing w:before="0" w:after="0" w:line="240" w:lineRule="auto"/>
    </w:pPr>
    <w:rPr>
      <w:rFonts w:eastAsia="Times New Roman" w:cs="Times New Roman"/>
      <w:color w:val="0D0D0D"/>
      <w:sz w:val="16"/>
      <w:szCs w:val="16"/>
      <w:lang w:val="en-US"/>
    </w:rPr>
  </w:style>
  <w:style w:type="paragraph" w:customStyle="1" w:styleId="ENDOFSTYLES">
    <w:name w:val="===  END OF STYLES ===="/>
    <w:basedOn w:val="BodyParagraph"/>
    <w:next w:val="BodyParagraph"/>
    <w:uiPriority w:val="1"/>
    <w:rsid w:val="00816F21"/>
    <w:pPr>
      <w:spacing w:before="60" w:after="120" w:line="300" w:lineRule="auto"/>
      <w:ind w:left="284"/>
    </w:pPr>
    <w:rPr>
      <w:color w:val="262626" w:themeColor="text1" w:themeTint="D9"/>
      <w:sz w:val="20"/>
      <w:szCs w:val="20"/>
    </w:rPr>
  </w:style>
  <w:style w:type="table" w:customStyle="1" w:styleId="GridTable4-Accent11">
    <w:name w:val="Grid Table 4 - Accent 11"/>
    <w:basedOn w:val="TableNormal"/>
    <w:next w:val="GridTable4-Accent12"/>
    <w:uiPriority w:val="49"/>
    <w:rsid w:val="00816F21"/>
    <w:pPr>
      <w:spacing w:after="0" w:line="240" w:lineRule="auto"/>
    </w:pPr>
    <w:rPr>
      <w:lang w:val="en-US"/>
    </w:rPr>
    <w:tblPr>
      <w:tblStyleRowBandSize w:val="1"/>
      <w:tblStyleColBandSize w:val="1"/>
      <w:tblBorders>
        <w:top w:val="single" w:sz="4" w:space="0" w:color="09CDFF"/>
        <w:left w:val="single" w:sz="4" w:space="0" w:color="09CDFF"/>
        <w:bottom w:val="single" w:sz="4" w:space="0" w:color="09CDFF"/>
        <w:right w:val="single" w:sz="4" w:space="0" w:color="09CDFF"/>
        <w:insideH w:val="single" w:sz="4" w:space="0" w:color="09CDFF"/>
        <w:insideV w:val="single" w:sz="4" w:space="0" w:color="09CDFF"/>
      </w:tblBorders>
    </w:tblPr>
    <w:tblStylePr w:type="firstRow">
      <w:rPr>
        <w:b/>
        <w:bCs/>
        <w:color w:val="FFFFFF"/>
      </w:rPr>
      <w:tblPr/>
      <w:tcPr>
        <w:tcBorders>
          <w:top w:val="single" w:sz="4" w:space="0" w:color="005064"/>
          <w:left w:val="single" w:sz="4" w:space="0" w:color="005064"/>
          <w:bottom w:val="single" w:sz="4" w:space="0" w:color="005064"/>
          <w:right w:val="single" w:sz="4" w:space="0" w:color="005064"/>
          <w:insideH w:val="nil"/>
          <w:insideV w:val="nil"/>
        </w:tcBorders>
        <w:shd w:val="clear" w:color="auto" w:fill="005064"/>
      </w:tcPr>
    </w:tblStylePr>
    <w:tblStylePr w:type="lastRow">
      <w:rPr>
        <w:b/>
        <w:bCs/>
      </w:rPr>
      <w:tblPr/>
      <w:tcPr>
        <w:tcBorders>
          <w:top w:val="double" w:sz="4" w:space="0" w:color="005064"/>
        </w:tcBorders>
      </w:tcPr>
    </w:tblStylePr>
    <w:tblStylePr w:type="firstCol">
      <w:rPr>
        <w:b/>
        <w:bCs/>
      </w:rPr>
    </w:tblStylePr>
    <w:tblStylePr w:type="lastCol">
      <w:rPr>
        <w:b/>
        <w:bCs/>
      </w:rPr>
    </w:tblStylePr>
    <w:tblStylePr w:type="band1Vert">
      <w:tblPr/>
      <w:tcPr>
        <w:shd w:val="clear" w:color="auto" w:fill="ADEEFF"/>
      </w:tcPr>
    </w:tblStylePr>
    <w:tblStylePr w:type="band1Horz">
      <w:tblPr/>
      <w:tcPr>
        <w:shd w:val="clear" w:color="auto" w:fill="ADEEFF"/>
      </w:tcPr>
    </w:tblStylePr>
  </w:style>
  <w:style w:type="table" w:customStyle="1" w:styleId="GridTable4-Accent12">
    <w:name w:val="Grid Table 4 - Accent 12"/>
    <w:basedOn w:val="TableNormal"/>
    <w:uiPriority w:val="49"/>
    <w:rsid w:val="00816F2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ReportCoverNumber">
    <w:name w:val="Report Cover Number"/>
    <w:basedOn w:val="Normal"/>
    <w:rsid w:val="00816F21"/>
    <w:pPr>
      <w:framePr w:hSpace="180" w:wrap="around" w:vAnchor="text" w:hAnchor="margin" w:x="-360" w:y="-566"/>
      <w:spacing w:after="140" w:line="300" w:lineRule="auto"/>
      <w:ind w:left="1152"/>
    </w:pPr>
    <w:rPr>
      <w:rFonts w:ascii="Franklin Gothic Medium" w:hAnsi="Franklin Gothic Medium"/>
      <w:color w:val="404040" w:themeColor="text1" w:themeTint="BF"/>
      <w:sz w:val="18"/>
      <w:szCs w:val="18"/>
    </w:rPr>
  </w:style>
  <w:style w:type="paragraph" w:customStyle="1" w:styleId="Nospacetext">
    <w:name w:val="_No space text"/>
    <w:basedOn w:val="BodyParagraph"/>
    <w:link w:val="NospacetextChar"/>
    <w:rsid w:val="00816F21"/>
    <w:pPr>
      <w:spacing w:before="0" w:after="0" w:line="300" w:lineRule="auto"/>
      <w:ind w:left="284"/>
    </w:pPr>
    <w:rPr>
      <w:color w:val="262626" w:themeColor="text1" w:themeTint="D9"/>
      <w:sz w:val="20"/>
      <w:szCs w:val="20"/>
    </w:rPr>
  </w:style>
  <w:style w:type="paragraph" w:customStyle="1" w:styleId="ReportCoverTitle">
    <w:name w:val="Report Cover Title"/>
    <w:basedOn w:val="Normal"/>
    <w:rsid w:val="00816F21"/>
    <w:pPr>
      <w:framePr w:hSpace="180" w:wrap="around" w:vAnchor="text" w:hAnchor="margin" w:x="-360" w:y="-566"/>
      <w:spacing w:before="0" w:after="200" w:line="300" w:lineRule="auto"/>
      <w:ind w:left="1152"/>
    </w:pPr>
    <w:rPr>
      <w:rFonts w:eastAsiaTheme="minorEastAsia" w:cs="Arial"/>
      <w:b/>
      <w:color w:val="FFFFFF" w:themeColor="background1"/>
      <w:sz w:val="44"/>
      <w:szCs w:val="40"/>
      <w:lang w:val="en-US"/>
    </w:rPr>
  </w:style>
  <w:style w:type="paragraph" w:customStyle="1" w:styleId="ReportCoverInformation">
    <w:name w:val="Report Cover Information"/>
    <w:basedOn w:val="Normal"/>
    <w:rsid w:val="00816F21"/>
    <w:pPr>
      <w:spacing w:before="60" w:after="60" w:line="300" w:lineRule="auto"/>
      <w:contextualSpacing/>
    </w:pPr>
    <w:rPr>
      <w:rFonts w:ascii="Franklin Gothic Book" w:hAnsi="Franklin Gothic Book"/>
      <w:sz w:val="20"/>
    </w:rPr>
  </w:style>
  <w:style w:type="paragraph" w:customStyle="1" w:styleId="ReportCoverContactInfo">
    <w:name w:val="Report Cover Contact Info"/>
    <w:basedOn w:val="Normal"/>
    <w:rsid w:val="00816F21"/>
    <w:pPr>
      <w:spacing w:before="0" w:after="0" w:line="300" w:lineRule="auto"/>
    </w:pPr>
    <w:rPr>
      <w:rFonts w:eastAsiaTheme="minorEastAsia" w:cs="Arial"/>
      <w:color w:val="FFFFFF" w:themeColor="background1"/>
      <w:sz w:val="20"/>
      <w:szCs w:val="26"/>
      <w:lang w:val="en-US"/>
    </w:rPr>
  </w:style>
  <w:style w:type="table" w:customStyle="1" w:styleId="GridTable4-Accent121">
    <w:name w:val="Grid Table 4 - Accent 121"/>
    <w:basedOn w:val="TableNormal"/>
    <w:next w:val="GridTable4-Accent12"/>
    <w:uiPriority w:val="49"/>
    <w:rsid w:val="00816F21"/>
    <w:pPr>
      <w:spacing w:after="0" w:line="240" w:lineRule="auto"/>
    </w:pPr>
    <w:rPr>
      <w:lang w:val="en-US"/>
    </w:rPr>
    <w:tblPr>
      <w:tblStyleRowBandSize w:val="1"/>
      <w:tblStyleColBandSize w:val="1"/>
      <w:tblBorders>
        <w:top w:val="single" w:sz="4" w:space="0" w:color="09CDFF"/>
        <w:left w:val="single" w:sz="4" w:space="0" w:color="09CDFF"/>
        <w:bottom w:val="single" w:sz="4" w:space="0" w:color="09CDFF"/>
        <w:right w:val="single" w:sz="4" w:space="0" w:color="09CDFF"/>
        <w:insideH w:val="single" w:sz="4" w:space="0" w:color="09CDFF"/>
        <w:insideV w:val="single" w:sz="4" w:space="0" w:color="09CDFF"/>
      </w:tblBorders>
    </w:tblPr>
    <w:tblStylePr w:type="firstRow">
      <w:rPr>
        <w:b/>
        <w:bCs/>
        <w:color w:val="FFFFFF"/>
      </w:rPr>
      <w:tblPr/>
      <w:tcPr>
        <w:tcBorders>
          <w:top w:val="single" w:sz="4" w:space="0" w:color="005064"/>
          <w:left w:val="single" w:sz="4" w:space="0" w:color="005064"/>
          <w:bottom w:val="single" w:sz="4" w:space="0" w:color="005064"/>
          <w:right w:val="single" w:sz="4" w:space="0" w:color="005064"/>
          <w:insideH w:val="nil"/>
          <w:insideV w:val="nil"/>
        </w:tcBorders>
        <w:shd w:val="clear" w:color="auto" w:fill="005064"/>
      </w:tcPr>
    </w:tblStylePr>
    <w:tblStylePr w:type="lastRow">
      <w:rPr>
        <w:b/>
        <w:bCs/>
      </w:rPr>
      <w:tblPr/>
      <w:tcPr>
        <w:tcBorders>
          <w:top w:val="double" w:sz="4" w:space="0" w:color="005064"/>
        </w:tcBorders>
      </w:tcPr>
    </w:tblStylePr>
    <w:tblStylePr w:type="firstCol">
      <w:rPr>
        <w:b/>
        <w:bCs/>
      </w:rPr>
    </w:tblStylePr>
    <w:tblStylePr w:type="lastCol">
      <w:rPr>
        <w:b/>
        <w:bCs/>
      </w:rPr>
    </w:tblStylePr>
    <w:tblStylePr w:type="band1Vert">
      <w:tblPr/>
      <w:tcPr>
        <w:shd w:val="clear" w:color="auto" w:fill="ADEEFF"/>
      </w:tcPr>
    </w:tblStylePr>
    <w:tblStylePr w:type="band1Horz">
      <w:tblPr/>
      <w:tcPr>
        <w:shd w:val="clear" w:color="auto" w:fill="ADEEFF"/>
      </w:tcPr>
    </w:tblStylePr>
  </w:style>
  <w:style w:type="paragraph" w:customStyle="1" w:styleId="TableContent">
    <w:name w:val="Table Content"/>
    <w:basedOn w:val="Normal"/>
    <w:semiHidden/>
    <w:qFormat/>
    <w:rsid w:val="00816F21"/>
    <w:pPr>
      <w:spacing w:before="0" w:after="0" w:line="240" w:lineRule="auto"/>
    </w:pPr>
    <w:rPr>
      <w:rFonts w:eastAsiaTheme="minorEastAsia"/>
      <w:color w:val="005351"/>
      <w:sz w:val="20"/>
      <w:lang w:val="en-US"/>
    </w:rPr>
  </w:style>
  <w:style w:type="paragraph" w:customStyle="1" w:styleId="TableHeading">
    <w:name w:val="Table Heading"/>
    <w:basedOn w:val="TableContent"/>
    <w:semiHidden/>
    <w:qFormat/>
    <w:rsid w:val="00816F21"/>
    <w:pPr>
      <w:framePr w:hSpace="180" w:wrap="around" w:vAnchor="text" w:hAnchor="margin" w:y="145"/>
      <w:jc w:val="center"/>
    </w:pPr>
    <w:rPr>
      <w:b/>
      <w:color w:val="FFFFFF" w:themeColor="background1"/>
    </w:rPr>
  </w:style>
  <w:style w:type="table" w:customStyle="1" w:styleId="ProjectSchedule">
    <w:name w:val="Project Schedule"/>
    <w:basedOn w:val="TableGrid"/>
    <w:uiPriority w:val="99"/>
    <w:rsid w:val="00816F21"/>
    <w:tblPr>
      <w:tblBorders>
        <w:top w:val="single" w:sz="4" w:space="0" w:color="004440"/>
        <w:left w:val="single" w:sz="4" w:space="0" w:color="004440"/>
        <w:bottom w:val="single" w:sz="4" w:space="0" w:color="004440"/>
        <w:right w:val="single" w:sz="4" w:space="0" w:color="004440"/>
        <w:insideH w:val="single" w:sz="4" w:space="0" w:color="004440"/>
        <w:insideV w:val="single" w:sz="4" w:space="0" w:color="004440"/>
      </w:tblBorders>
    </w:tblPr>
    <w:tblStylePr w:type="firstRow">
      <w:tblPr/>
      <w:tcPr>
        <w:shd w:val="clear" w:color="auto" w:fill="006660"/>
      </w:tcPr>
    </w:tblStylePr>
    <w:tblStylePr w:type="firstCol">
      <w:tblPr/>
      <w:tcPr>
        <w:shd w:val="clear" w:color="auto" w:fill="1FFFF1"/>
      </w:tcPr>
    </w:tblStylePr>
  </w:style>
  <w:style w:type="paragraph" w:styleId="TOC3">
    <w:name w:val="toc 3"/>
    <w:basedOn w:val="Normal"/>
    <w:next w:val="Normal"/>
    <w:link w:val="TOC3Char"/>
    <w:autoRedefine/>
    <w:uiPriority w:val="39"/>
    <w:rsid w:val="00552711"/>
    <w:pPr>
      <w:tabs>
        <w:tab w:val="left" w:pos="1276"/>
        <w:tab w:val="left" w:pos="1701"/>
        <w:tab w:val="right" w:leader="dot" w:pos="9350"/>
      </w:tabs>
      <w:spacing w:before="0" w:after="0" w:line="280" w:lineRule="atLeast"/>
      <w:ind w:left="505"/>
    </w:pPr>
  </w:style>
  <w:style w:type="paragraph" w:styleId="TableofFigures">
    <w:name w:val="table of figures"/>
    <w:basedOn w:val="BodyParagraph"/>
    <w:next w:val="Normal"/>
    <w:link w:val="TableofFiguresChar"/>
    <w:uiPriority w:val="99"/>
    <w:rsid w:val="0025120B"/>
    <w:pPr>
      <w:spacing w:before="60" w:after="120" w:line="300" w:lineRule="auto"/>
    </w:pPr>
    <w:rPr>
      <w:color w:val="262626" w:themeColor="text1" w:themeTint="D9"/>
      <w:sz w:val="20"/>
      <w:szCs w:val="20"/>
    </w:rPr>
  </w:style>
  <w:style w:type="paragraph" w:customStyle="1" w:styleId="Heading1Unumbered">
    <w:name w:val="Heading1 Unumbered"/>
    <w:basedOn w:val="Heading1"/>
    <w:next w:val="BodyParagraph"/>
    <w:rsid w:val="00816F21"/>
    <w:pPr>
      <w:keepLines w:val="0"/>
      <w:pageBreakBefore w:val="0"/>
      <w:numPr>
        <w:numId w:val="0"/>
      </w:numPr>
      <w:pBdr>
        <w:bottom w:val="dotted" w:sz="6" w:space="1" w:color="B8CA3A"/>
      </w:pBdr>
      <w:spacing w:before="360"/>
    </w:pPr>
    <w:rPr>
      <w:rFonts w:ascii="Franklin Gothic Demi" w:eastAsiaTheme="minorHAnsi" w:hAnsi="Franklin Gothic Demi" w:cstheme="minorBidi"/>
      <w:b w:val="0"/>
      <w:szCs w:val="36"/>
      <w:lang w:val="en-CA"/>
    </w:rPr>
  </w:style>
  <w:style w:type="paragraph" w:customStyle="1" w:styleId="CalloutboxText">
    <w:name w:val="_Calloutbox Text"/>
    <w:basedOn w:val="Normal"/>
    <w:rsid w:val="00816F21"/>
    <w:pPr>
      <w:spacing w:before="60" w:after="140" w:line="300" w:lineRule="auto"/>
    </w:pPr>
    <w:rPr>
      <w:i/>
      <w:color w:val="FFFFFF" w:themeColor="background1"/>
      <w:sz w:val="18"/>
      <w:szCs w:val="18"/>
      <w:lang w:val="en-US"/>
    </w:rPr>
  </w:style>
  <w:style w:type="paragraph" w:customStyle="1" w:styleId="ReportCoverDate">
    <w:name w:val="Report Cover Date"/>
    <w:basedOn w:val="ReportCoverInformation"/>
    <w:rsid w:val="00816F21"/>
    <w:pPr>
      <w:framePr w:hSpace="180" w:wrap="around" w:vAnchor="text" w:hAnchor="margin" w:x="-360" w:y="-566"/>
      <w:ind w:left="1152"/>
    </w:pPr>
  </w:style>
  <w:style w:type="paragraph" w:customStyle="1" w:styleId="ReportAppendixTitle">
    <w:name w:val="Report Appendix Title"/>
    <w:basedOn w:val="Heading1Unumbered"/>
    <w:rsid w:val="00816F21"/>
  </w:style>
  <w:style w:type="table" w:customStyle="1" w:styleId="Style1">
    <w:name w:val="Style1"/>
    <w:basedOn w:val="TableNormal"/>
    <w:uiPriority w:val="99"/>
    <w:rsid w:val="00816F21"/>
    <w:pPr>
      <w:spacing w:after="0" w:line="240" w:lineRule="auto"/>
    </w:pPr>
    <w:tblPr/>
  </w:style>
  <w:style w:type="paragraph" w:customStyle="1" w:styleId="TableHeading0">
    <w:name w:val="_Table Heading"/>
    <w:basedOn w:val="Nospacetext"/>
    <w:link w:val="TableHeadingChar"/>
    <w:rsid w:val="00816F21"/>
    <w:pPr>
      <w:spacing w:before="60" w:after="120"/>
      <w:ind w:firstLine="6"/>
    </w:pPr>
    <w:rPr>
      <w:b/>
      <w:lang w:val="en-US"/>
    </w:rPr>
  </w:style>
  <w:style w:type="paragraph" w:customStyle="1" w:styleId="Note0">
    <w:name w:val="Note"/>
    <w:basedOn w:val="Normal"/>
    <w:rsid w:val="00816F21"/>
    <w:pPr>
      <w:spacing w:after="440" w:line="300" w:lineRule="auto"/>
      <w:ind w:left="720"/>
    </w:pPr>
    <w:rPr>
      <w:rFonts w:eastAsiaTheme="minorEastAsia" w:cs="Arial"/>
      <w:i/>
      <w:color w:val="525252" w:themeColor="accent3" w:themeShade="80"/>
      <w:szCs w:val="26"/>
      <w:lang w:val="en-US"/>
    </w:rPr>
  </w:style>
  <w:style w:type="character" w:styleId="SubtleEmphasis">
    <w:name w:val="Subtle Emphasis"/>
    <w:aliases w:val="Figure/Table body text"/>
    <w:basedOn w:val="DefaultParagraphFont"/>
    <w:uiPriority w:val="19"/>
    <w:rsid w:val="00816F21"/>
    <w:rPr>
      <w:i/>
      <w:iCs/>
      <w:color w:val="806000" w:themeColor="accent4" w:themeShade="80"/>
    </w:rPr>
  </w:style>
  <w:style w:type="table" w:customStyle="1" w:styleId="ProjectSchedule1">
    <w:name w:val="Project Schedule1"/>
    <w:basedOn w:val="TableGrid"/>
    <w:uiPriority w:val="99"/>
    <w:rsid w:val="00816F21"/>
    <w:tblPr>
      <w:tblBorders>
        <w:top w:val="single" w:sz="4" w:space="0" w:color="72882E"/>
        <w:left w:val="single" w:sz="4" w:space="0" w:color="72882E"/>
        <w:bottom w:val="single" w:sz="4" w:space="0" w:color="72882E"/>
        <w:right w:val="single" w:sz="4" w:space="0" w:color="72882E"/>
        <w:insideH w:val="single" w:sz="4" w:space="0" w:color="72882E"/>
        <w:insideV w:val="single" w:sz="4" w:space="0" w:color="72882E"/>
      </w:tblBorders>
    </w:tblPr>
    <w:tblStylePr w:type="firstRow">
      <w:tblPr/>
      <w:tcPr>
        <w:shd w:val="clear" w:color="auto" w:fill="A7C34C"/>
      </w:tcPr>
    </w:tblStylePr>
    <w:tblStylePr w:type="firstCol">
      <w:tblPr/>
      <w:tcPr>
        <w:shd w:val="clear" w:color="auto" w:fill="DEE8BC"/>
      </w:tcPr>
    </w:tblStylePr>
  </w:style>
  <w:style w:type="table" w:customStyle="1" w:styleId="TableGrid2">
    <w:name w:val="Table Grid2"/>
    <w:basedOn w:val="TableNormal"/>
    <w:next w:val="TableGrid"/>
    <w:uiPriority w:val="59"/>
    <w:rsid w:val="00816F21"/>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0">
    <w:name w:val="_Header"/>
    <w:basedOn w:val="Header"/>
    <w:rsid w:val="00816F21"/>
    <w:pPr>
      <w:spacing w:before="0"/>
      <w:ind w:left="720"/>
      <w:jc w:val="right"/>
    </w:pPr>
    <w:rPr>
      <w:rFonts w:ascii="Franklin Gothic Book" w:hAnsi="Franklin Gothic Book"/>
      <w:color w:val="808080"/>
      <w:sz w:val="18"/>
      <w:szCs w:val="18"/>
    </w:rPr>
  </w:style>
  <w:style w:type="table" w:customStyle="1" w:styleId="GridTable4-Accent51">
    <w:name w:val="Grid Table 4 - Accent 51"/>
    <w:basedOn w:val="TableNormal"/>
    <w:uiPriority w:val="49"/>
    <w:rsid w:val="00816F2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shd w:val="clear" w:color="auto" w:fill="525252" w:themeFill="accent3" w:themeFillShade="80"/>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BodyText">
    <w:name w:val="Body Text"/>
    <w:aliases w:val="Body Text Char2,Body Text Char1 Char,Body Text Char Char Char,Body Text Char Char1,Body Text Char1,Body Text Char Char"/>
    <w:basedOn w:val="Normal"/>
    <w:link w:val="BodyTextChar"/>
    <w:uiPriority w:val="99"/>
    <w:unhideWhenUsed/>
    <w:rsid w:val="00816F21"/>
    <w:pPr>
      <w:spacing w:before="60" w:after="120" w:line="300" w:lineRule="auto"/>
      <w:ind w:left="720"/>
    </w:pPr>
    <w:rPr>
      <w:sz w:val="20"/>
    </w:rPr>
  </w:style>
  <w:style w:type="character" w:customStyle="1" w:styleId="BodyTextChar">
    <w:name w:val="Body Text Char"/>
    <w:aliases w:val="Body Text Char2 Char2,Body Text Char1 Char Char1,Body Text Char Char Char Char1,Body Text Char Char1 Char1,Body Text Char1 Char2,Body Text Char Char Char2"/>
    <w:basedOn w:val="DefaultParagraphFont"/>
    <w:link w:val="BodyText"/>
    <w:uiPriority w:val="99"/>
    <w:rsid w:val="00816F21"/>
    <w:rPr>
      <w:rFonts w:ascii="Arial" w:hAnsi="Arial"/>
      <w:sz w:val="20"/>
    </w:rPr>
  </w:style>
  <w:style w:type="character" w:customStyle="1" w:styleId="BodyTextChar4">
    <w:name w:val="Body Text Char4"/>
    <w:aliases w:val="Body Text Char2 Char1"/>
    <w:uiPriority w:val="99"/>
    <w:rsid w:val="00816F21"/>
    <w:rPr>
      <w:sz w:val="24"/>
      <w:lang w:val="en-US" w:eastAsia="en-US" w:bidi="ar-SA"/>
    </w:rPr>
  </w:style>
  <w:style w:type="table" w:customStyle="1" w:styleId="TableGridLight1">
    <w:name w:val="Table Grid Light1"/>
    <w:basedOn w:val="TableNormal"/>
    <w:uiPriority w:val="40"/>
    <w:rsid w:val="00816F2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0">
    <w:name w:val="caption"/>
    <w:basedOn w:val="Normal"/>
    <w:next w:val="Normal"/>
    <w:uiPriority w:val="35"/>
    <w:unhideWhenUsed/>
    <w:rsid w:val="00816F21"/>
    <w:pPr>
      <w:spacing w:before="0" w:after="200" w:line="240" w:lineRule="auto"/>
      <w:ind w:left="720"/>
    </w:pPr>
    <w:rPr>
      <w:i/>
      <w:iCs/>
      <w:color w:val="44546A" w:themeColor="text2"/>
      <w:sz w:val="18"/>
      <w:szCs w:val="18"/>
    </w:rPr>
  </w:style>
  <w:style w:type="table" w:customStyle="1" w:styleId="TableGrid3">
    <w:name w:val="Table Grid3"/>
    <w:basedOn w:val="TableNormal"/>
    <w:next w:val="TableGrid"/>
    <w:uiPriority w:val="59"/>
    <w:rsid w:val="00816F21"/>
    <w:pPr>
      <w:spacing w:before="120" w:after="120" w:line="312" w:lineRule="auto"/>
    </w:pPr>
    <w:rPr>
      <w:rFonts w:ascii="Cambria" w:eastAsia="Calibri" w:hAnsi="Cambria" w:cs="Times New Roman"/>
      <w:lang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816F21"/>
    <w:pPr>
      <w:spacing w:before="120" w:after="120" w:line="312" w:lineRule="auto"/>
    </w:pPr>
    <w:rPr>
      <w:rFonts w:ascii="Cambria" w:eastAsia="Calibri" w:hAnsi="Cambria" w:cs="Times New Roman"/>
      <w:lang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816F21"/>
    <w:pPr>
      <w:spacing w:before="120" w:after="120" w:line="312" w:lineRule="auto"/>
    </w:pPr>
    <w:rPr>
      <w:rFonts w:ascii="Cambria" w:eastAsia="Calibri" w:hAnsi="Cambria" w:cs="Times New Roman"/>
      <w:lang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rsid w:val="00816F21"/>
  </w:style>
  <w:style w:type="character" w:customStyle="1" w:styleId="BodyTextChar3">
    <w:name w:val="Body Text Char3"/>
    <w:aliases w:val="Body Text Char2 Char,Body Text Char1 Char Char,Body Text Char Char Char Char,Body Text Char Char1 Char,Body Text Char1 Char1,Body Text Char Char Char1,Body Text Char Char2"/>
    <w:uiPriority w:val="99"/>
    <w:rsid w:val="00816F21"/>
    <w:rPr>
      <w:sz w:val="24"/>
      <w:szCs w:val="22"/>
      <w:lang w:eastAsia="en-US"/>
    </w:rPr>
  </w:style>
  <w:style w:type="character" w:customStyle="1" w:styleId="emailstyle15">
    <w:name w:val="emailstyle15"/>
    <w:semiHidden/>
    <w:rsid w:val="00816F21"/>
    <w:rPr>
      <w:rFonts w:ascii="Trebuchet MS" w:hAnsi="Trebuchet MS"/>
      <w:color w:val="333399"/>
      <w:sz w:val="20"/>
      <w:szCs w:val="20"/>
    </w:rPr>
  </w:style>
  <w:style w:type="paragraph" w:styleId="BodyText2">
    <w:name w:val="Body Text 2"/>
    <w:basedOn w:val="Normal"/>
    <w:link w:val="BodyText2Char"/>
    <w:uiPriority w:val="99"/>
    <w:rsid w:val="00816F21"/>
    <w:pPr>
      <w:spacing w:before="120" w:after="120" w:line="480" w:lineRule="auto"/>
    </w:pPr>
    <w:rPr>
      <w:rFonts w:ascii="Cambria" w:eastAsia="Calibri" w:hAnsi="Cambria" w:cs="Times New Roman"/>
      <w:lang w:eastAsia="en-CA"/>
    </w:rPr>
  </w:style>
  <w:style w:type="character" w:customStyle="1" w:styleId="BodyText2Char">
    <w:name w:val="Body Text 2 Char"/>
    <w:basedOn w:val="DefaultParagraphFont"/>
    <w:link w:val="BodyText2"/>
    <w:uiPriority w:val="99"/>
    <w:rsid w:val="00816F21"/>
    <w:rPr>
      <w:rFonts w:ascii="Cambria" w:eastAsia="Calibri" w:hAnsi="Cambria" w:cs="Times New Roman"/>
      <w:lang w:eastAsia="en-CA"/>
    </w:rPr>
  </w:style>
  <w:style w:type="character" w:customStyle="1" w:styleId="Hyperlink1">
    <w:name w:val="Hyperlink1"/>
    <w:uiPriority w:val="99"/>
    <w:rsid w:val="00816F21"/>
    <w:rPr>
      <w:color w:val="996600"/>
      <w:u w:val="single"/>
    </w:rPr>
  </w:style>
  <w:style w:type="paragraph" w:styleId="BodyTextIndent">
    <w:name w:val="Body Text Indent"/>
    <w:basedOn w:val="Normal"/>
    <w:link w:val="BodyTextIndentChar"/>
    <w:uiPriority w:val="99"/>
    <w:semiHidden/>
    <w:unhideWhenUsed/>
    <w:rsid w:val="00816F21"/>
    <w:pPr>
      <w:spacing w:before="120" w:after="120"/>
      <w:ind w:left="283"/>
    </w:pPr>
    <w:rPr>
      <w:rFonts w:ascii="Cambria" w:eastAsia="Calibri" w:hAnsi="Cambria" w:cs="Times New Roman"/>
      <w:lang w:eastAsia="en-CA"/>
    </w:rPr>
  </w:style>
  <w:style w:type="character" w:customStyle="1" w:styleId="BodyTextIndentChar">
    <w:name w:val="Body Text Indent Char"/>
    <w:basedOn w:val="DefaultParagraphFont"/>
    <w:link w:val="BodyTextIndent"/>
    <w:uiPriority w:val="99"/>
    <w:semiHidden/>
    <w:rsid w:val="00816F21"/>
    <w:rPr>
      <w:rFonts w:ascii="Cambria" w:eastAsia="Calibri" w:hAnsi="Cambria" w:cs="Times New Roman"/>
      <w:lang w:eastAsia="en-CA"/>
    </w:rPr>
  </w:style>
  <w:style w:type="paragraph" w:styleId="Subtitle">
    <w:name w:val="Subtitle"/>
    <w:basedOn w:val="Normal"/>
    <w:next w:val="Normal"/>
    <w:link w:val="SubtitleChar"/>
    <w:uiPriority w:val="11"/>
    <w:rsid w:val="00816F21"/>
    <w:pPr>
      <w:spacing w:before="120" w:after="600"/>
    </w:pPr>
    <w:rPr>
      <w:rFonts w:ascii="Cambria" w:eastAsia="Times New Roman" w:hAnsi="Cambria" w:cs="Times New Roman"/>
      <w:i/>
      <w:iCs/>
      <w:spacing w:val="13"/>
      <w:szCs w:val="24"/>
    </w:rPr>
  </w:style>
  <w:style w:type="character" w:customStyle="1" w:styleId="SubtitleChar">
    <w:name w:val="Subtitle Char"/>
    <w:basedOn w:val="DefaultParagraphFont"/>
    <w:link w:val="Subtitle"/>
    <w:uiPriority w:val="11"/>
    <w:rsid w:val="00816F21"/>
    <w:rPr>
      <w:rFonts w:ascii="Cambria" w:eastAsia="Times New Roman" w:hAnsi="Cambria" w:cs="Times New Roman"/>
      <w:i/>
      <w:iCs/>
      <w:spacing w:val="13"/>
      <w:sz w:val="24"/>
      <w:szCs w:val="24"/>
    </w:rPr>
  </w:style>
  <w:style w:type="paragraph" w:styleId="PlainText">
    <w:name w:val="Plain Text"/>
    <w:basedOn w:val="Normal"/>
    <w:link w:val="PlainTextChar"/>
    <w:uiPriority w:val="99"/>
    <w:unhideWhenUsed/>
    <w:rsid w:val="00816F21"/>
    <w:pPr>
      <w:spacing w:before="120" w:after="120"/>
    </w:pPr>
    <w:rPr>
      <w:rFonts w:ascii="Consolas" w:eastAsia="Calibri" w:hAnsi="Consolas" w:cs="Times New Roman"/>
      <w:sz w:val="21"/>
      <w:szCs w:val="21"/>
    </w:rPr>
  </w:style>
  <w:style w:type="character" w:customStyle="1" w:styleId="PlainTextChar">
    <w:name w:val="Plain Text Char"/>
    <w:basedOn w:val="DefaultParagraphFont"/>
    <w:link w:val="PlainText"/>
    <w:uiPriority w:val="99"/>
    <w:rsid w:val="00816F21"/>
    <w:rPr>
      <w:rFonts w:ascii="Consolas" w:eastAsia="Calibri" w:hAnsi="Consolas" w:cs="Times New Roman"/>
      <w:sz w:val="21"/>
      <w:szCs w:val="21"/>
    </w:rPr>
  </w:style>
  <w:style w:type="numbering" w:customStyle="1" w:styleId="Style2">
    <w:name w:val="Style2"/>
    <w:rsid w:val="00816F21"/>
    <w:pPr>
      <w:numPr>
        <w:numId w:val="9"/>
      </w:numPr>
    </w:pPr>
  </w:style>
  <w:style w:type="paragraph" w:customStyle="1" w:styleId="NormalArial">
    <w:name w:val="Normal Arial"/>
    <w:basedOn w:val="Normal"/>
    <w:uiPriority w:val="99"/>
    <w:rsid w:val="00816F21"/>
    <w:pPr>
      <w:tabs>
        <w:tab w:val="left" w:pos="-1440"/>
        <w:tab w:val="left" w:pos="-720"/>
        <w:tab w:val="left" w:pos="-48"/>
        <w:tab w:val="left" w:pos="532"/>
        <w:tab w:val="left" w:pos="816"/>
        <w:tab w:val="left" w:pos="1248"/>
        <w:tab w:val="left" w:pos="1680"/>
        <w:tab w:val="left" w:pos="2112"/>
        <w:tab w:val="left" w:pos="2544"/>
        <w:tab w:val="left" w:pos="2976"/>
        <w:tab w:val="left" w:pos="3408"/>
        <w:tab w:val="left" w:pos="3840"/>
        <w:tab w:val="left" w:pos="4272"/>
        <w:tab w:val="left" w:pos="4704"/>
        <w:tab w:val="left" w:pos="5136"/>
        <w:tab w:val="left" w:pos="5568"/>
        <w:tab w:val="left" w:pos="6000"/>
        <w:tab w:val="left" w:pos="6432"/>
        <w:tab w:val="left" w:pos="6864"/>
        <w:tab w:val="left" w:pos="7296"/>
        <w:tab w:val="left" w:pos="7728"/>
        <w:tab w:val="left" w:pos="8160"/>
        <w:tab w:val="left" w:pos="8592"/>
      </w:tabs>
      <w:spacing w:before="120" w:after="120" w:line="360" w:lineRule="atLeast"/>
    </w:pPr>
    <w:rPr>
      <w:rFonts w:eastAsia="Calibri" w:cs="Times New Roman"/>
      <w:lang w:eastAsia="en-CA"/>
    </w:rPr>
  </w:style>
  <w:style w:type="character" w:customStyle="1" w:styleId="SubtleReference1">
    <w:name w:val="Subtle Reference1"/>
    <w:aliases w:val="Comments"/>
    <w:uiPriority w:val="31"/>
    <w:rsid w:val="00816F21"/>
    <w:rPr>
      <w:rFonts w:ascii="Arial" w:hAnsi="Arial"/>
      <w:smallCaps/>
      <w:color w:val="C0504D"/>
      <w:sz w:val="22"/>
      <w:u w:val="none"/>
    </w:rPr>
  </w:style>
  <w:style w:type="paragraph" w:customStyle="1" w:styleId="TextCambria">
    <w:name w:val="Text Cambria"/>
    <w:basedOn w:val="Normal"/>
    <w:link w:val="TextCambriaChar"/>
    <w:uiPriority w:val="5"/>
    <w:rsid w:val="00816F21"/>
    <w:pPr>
      <w:autoSpaceDE w:val="0"/>
      <w:autoSpaceDN w:val="0"/>
      <w:adjustRightInd w:val="0"/>
      <w:spacing w:before="120" w:after="120"/>
    </w:pPr>
    <w:rPr>
      <w:rFonts w:ascii="Cambria" w:eastAsia="Calibri" w:hAnsi="Cambria" w:cs="Times New Roman"/>
      <w:color w:val="000000"/>
      <w:lang w:eastAsia="en-CA"/>
    </w:rPr>
  </w:style>
  <w:style w:type="character" w:customStyle="1" w:styleId="TextCambriaChar">
    <w:name w:val="Text Cambria Char"/>
    <w:link w:val="TextCambria"/>
    <w:uiPriority w:val="5"/>
    <w:rsid w:val="00816F21"/>
    <w:rPr>
      <w:rFonts w:ascii="Cambria" w:eastAsia="Calibri" w:hAnsi="Cambria" w:cs="Times New Roman"/>
      <w:color w:val="000000"/>
      <w:lang w:eastAsia="en-CA"/>
    </w:rPr>
  </w:style>
  <w:style w:type="paragraph" w:styleId="IntenseQuote">
    <w:name w:val="Intense Quote"/>
    <w:basedOn w:val="Normal"/>
    <w:next w:val="Normal"/>
    <w:link w:val="IntenseQuoteChar"/>
    <w:uiPriority w:val="30"/>
    <w:rsid w:val="00816F21"/>
    <w:pPr>
      <w:pBdr>
        <w:bottom w:val="single" w:sz="4" w:space="1" w:color="auto"/>
      </w:pBdr>
      <w:spacing w:before="200" w:after="280"/>
      <w:ind w:left="1008" w:right="1152"/>
    </w:pPr>
    <w:rPr>
      <w:rFonts w:ascii="Cambria" w:eastAsia="Calibri" w:hAnsi="Cambria" w:cs="Times New Roman"/>
      <w:b/>
      <w:bCs/>
      <w:i/>
      <w:iCs/>
    </w:rPr>
  </w:style>
  <w:style w:type="character" w:customStyle="1" w:styleId="IntenseQuoteChar">
    <w:name w:val="Intense Quote Char"/>
    <w:basedOn w:val="DefaultParagraphFont"/>
    <w:link w:val="IntenseQuote"/>
    <w:uiPriority w:val="30"/>
    <w:rsid w:val="00816F21"/>
    <w:rPr>
      <w:rFonts w:ascii="Cambria" w:eastAsia="Calibri" w:hAnsi="Cambria" w:cs="Times New Roman"/>
      <w:b/>
      <w:bCs/>
      <w:i/>
      <w:iCs/>
    </w:rPr>
  </w:style>
  <w:style w:type="character" w:styleId="SubtleReference">
    <w:name w:val="Subtle Reference"/>
    <w:uiPriority w:val="31"/>
    <w:rsid w:val="00816F21"/>
    <w:rPr>
      <w:smallCaps/>
    </w:rPr>
  </w:style>
  <w:style w:type="character" w:styleId="IntenseReference">
    <w:name w:val="Intense Reference"/>
    <w:uiPriority w:val="32"/>
    <w:rsid w:val="00816F21"/>
    <w:rPr>
      <w:smallCaps/>
      <w:spacing w:val="5"/>
      <w:u w:val="single"/>
    </w:rPr>
  </w:style>
  <w:style w:type="character" w:styleId="BookTitle">
    <w:name w:val="Book Title"/>
    <w:uiPriority w:val="33"/>
    <w:rsid w:val="00816F21"/>
    <w:rPr>
      <w:i/>
      <w:iCs/>
      <w:smallCaps/>
      <w:spacing w:val="5"/>
    </w:rPr>
  </w:style>
  <w:style w:type="character" w:customStyle="1" w:styleId="TOC2Char">
    <w:name w:val="TOC 2 Char"/>
    <w:link w:val="TOC2"/>
    <w:uiPriority w:val="39"/>
    <w:rsid w:val="00D130D6"/>
    <w:rPr>
      <w:rFonts w:ascii="Arial" w:hAnsi="Arial"/>
      <w:lang w:val="en-US"/>
    </w:rPr>
  </w:style>
  <w:style w:type="paragraph" w:styleId="FootnoteText">
    <w:name w:val="footnote text"/>
    <w:basedOn w:val="Normal"/>
    <w:link w:val="FootnoteTextChar"/>
    <w:semiHidden/>
    <w:rsid w:val="00816F21"/>
    <w:pPr>
      <w:spacing w:before="120" w:after="120"/>
    </w:pPr>
    <w:rPr>
      <w:rFonts w:eastAsia="Times New Roman" w:cs="Times New Roman"/>
    </w:rPr>
  </w:style>
  <w:style w:type="character" w:customStyle="1" w:styleId="FootnoteTextChar">
    <w:name w:val="Footnote Text Char"/>
    <w:basedOn w:val="DefaultParagraphFont"/>
    <w:link w:val="FootnoteText"/>
    <w:semiHidden/>
    <w:rsid w:val="00816F21"/>
    <w:rPr>
      <w:rFonts w:ascii="Arial" w:eastAsia="Times New Roman" w:hAnsi="Arial" w:cs="Times New Roman"/>
    </w:rPr>
  </w:style>
  <w:style w:type="character" w:styleId="FootnoteReference">
    <w:name w:val="footnote reference"/>
    <w:aliases w:val="Footnote Reference-GENIVAR"/>
    <w:rsid w:val="00816F21"/>
    <w:rPr>
      <w:vertAlign w:val="superscript"/>
    </w:rPr>
  </w:style>
  <w:style w:type="paragraph" w:customStyle="1" w:styleId="GlossaryB">
    <w:name w:val="Glossary B"/>
    <w:basedOn w:val="Normal"/>
    <w:link w:val="GlossaryBChar"/>
    <w:uiPriority w:val="99"/>
    <w:rsid w:val="00DB7A04"/>
    <w:pPr>
      <w:tabs>
        <w:tab w:val="left" w:pos="567"/>
      </w:tabs>
      <w:spacing w:before="60" w:after="60"/>
      <w:ind w:left="567" w:hanging="567"/>
    </w:pPr>
    <w:rPr>
      <w:rFonts w:ascii="Cambria" w:eastAsia="Calibri" w:hAnsi="Cambria" w:cs="Times New Roman"/>
      <w:color w:val="000000"/>
      <w:szCs w:val="24"/>
    </w:rPr>
  </w:style>
  <w:style w:type="character" w:customStyle="1" w:styleId="GlossaryBChar">
    <w:name w:val="Glossary B Char"/>
    <w:link w:val="GlossaryB"/>
    <w:uiPriority w:val="99"/>
    <w:rsid w:val="00816F21"/>
    <w:rPr>
      <w:rFonts w:ascii="Cambria" w:eastAsia="Calibri" w:hAnsi="Cambria" w:cs="Times New Roman"/>
      <w:color w:val="000000"/>
      <w:szCs w:val="24"/>
    </w:rPr>
  </w:style>
  <w:style w:type="character" w:styleId="Strong">
    <w:name w:val="Strong"/>
    <w:uiPriority w:val="22"/>
    <w:rsid w:val="00816F21"/>
    <w:rPr>
      <w:b/>
      <w:bCs/>
    </w:rPr>
  </w:style>
  <w:style w:type="paragraph" w:styleId="Quote">
    <w:name w:val="Quote"/>
    <w:basedOn w:val="Normal"/>
    <w:next w:val="Normal"/>
    <w:link w:val="QuoteChar"/>
    <w:uiPriority w:val="29"/>
    <w:rsid w:val="00816F21"/>
    <w:pPr>
      <w:spacing w:before="200" w:after="120"/>
      <w:ind w:left="360" w:right="360"/>
    </w:pPr>
    <w:rPr>
      <w:rFonts w:ascii="Cambria" w:eastAsia="Calibri" w:hAnsi="Cambria" w:cs="Times New Roman"/>
      <w:i/>
      <w:iCs/>
    </w:rPr>
  </w:style>
  <w:style w:type="character" w:customStyle="1" w:styleId="QuoteChar">
    <w:name w:val="Quote Char"/>
    <w:basedOn w:val="DefaultParagraphFont"/>
    <w:link w:val="Quote"/>
    <w:uiPriority w:val="29"/>
    <w:rsid w:val="00816F21"/>
    <w:rPr>
      <w:rFonts w:ascii="Cambria" w:eastAsia="Calibri" w:hAnsi="Cambria" w:cs="Times New Roman"/>
      <w:i/>
      <w:iCs/>
    </w:rPr>
  </w:style>
  <w:style w:type="character" w:styleId="IntenseEmphasis">
    <w:name w:val="Intense Emphasis"/>
    <w:uiPriority w:val="21"/>
    <w:rsid w:val="00816F21"/>
    <w:rPr>
      <w:b/>
      <w:bCs/>
    </w:rPr>
  </w:style>
  <w:style w:type="paragraph" w:customStyle="1" w:styleId="GlossaryRCGI1">
    <w:name w:val="Glossary RCGI1"/>
    <w:basedOn w:val="Normal"/>
    <w:link w:val="GlossaryRCGI1Char"/>
    <w:autoRedefine/>
    <w:uiPriority w:val="4"/>
    <w:rsid w:val="00DB7A04"/>
    <w:pPr>
      <w:tabs>
        <w:tab w:val="left" w:pos="1276"/>
      </w:tabs>
      <w:spacing w:before="0" w:after="60"/>
      <w:ind w:left="1276" w:hanging="1276"/>
    </w:pPr>
    <w:rPr>
      <w:rFonts w:ascii="Cambria" w:eastAsia="Calibri" w:hAnsi="Cambria" w:cs="Times New Roman"/>
      <w:color w:val="000000"/>
      <w:szCs w:val="24"/>
    </w:rPr>
  </w:style>
  <w:style w:type="character" w:customStyle="1" w:styleId="GlossaryRCGI1Char">
    <w:name w:val="Glossary RCGI1 Char"/>
    <w:link w:val="GlossaryRCGI1"/>
    <w:uiPriority w:val="4"/>
    <w:rsid w:val="00816F21"/>
    <w:rPr>
      <w:rFonts w:ascii="Cambria" w:eastAsia="Calibri" w:hAnsi="Cambria" w:cs="Times New Roman"/>
      <w:color w:val="000000"/>
      <w:szCs w:val="24"/>
    </w:rPr>
  </w:style>
  <w:style w:type="paragraph" w:styleId="TOC4">
    <w:name w:val="toc 4"/>
    <w:basedOn w:val="Normal"/>
    <w:next w:val="Normal"/>
    <w:autoRedefine/>
    <w:uiPriority w:val="39"/>
    <w:unhideWhenUsed/>
    <w:rsid w:val="00816F21"/>
    <w:pPr>
      <w:tabs>
        <w:tab w:val="left" w:pos="2098"/>
        <w:tab w:val="right" w:leader="dot" w:pos="9849"/>
      </w:tabs>
      <w:spacing w:before="60" w:after="60" w:line="240" w:lineRule="auto"/>
      <w:ind w:left="2693" w:hanging="1559"/>
    </w:pPr>
    <w:rPr>
      <w:rFonts w:ascii="Arial Narrow" w:eastAsia="Calibri" w:hAnsi="Arial Narrow" w:cs="Calibri"/>
      <w:szCs w:val="18"/>
      <w:lang w:eastAsia="en-CA"/>
    </w:rPr>
  </w:style>
  <w:style w:type="paragraph" w:styleId="TOC5">
    <w:name w:val="toc 5"/>
    <w:basedOn w:val="Normal"/>
    <w:next w:val="Normal"/>
    <w:autoRedefine/>
    <w:uiPriority w:val="39"/>
    <w:unhideWhenUsed/>
    <w:rsid w:val="00816F21"/>
    <w:pPr>
      <w:tabs>
        <w:tab w:val="left" w:pos="2268"/>
        <w:tab w:val="left" w:leader="dot" w:pos="9849"/>
      </w:tabs>
      <w:spacing w:before="60" w:after="60" w:line="240" w:lineRule="auto"/>
      <w:ind w:left="1361"/>
    </w:pPr>
    <w:rPr>
      <w:rFonts w:ascii="Arial Narrow" w:eastAsia="Calibri" w:hAnsi="Arial Narrow" w:cs="Calibri"/>
      <w:sz w:val="20"/>
      <w:szCs w:val="18"/>
      <w:lang w:eastAsia="en-CA"/>
    </w:rPr>
  </w:style>
  <w:style w:type="paragraph" w:styleId="TOC6">
    <w:name w:val="toc 6"/>
    <w:basedOn w:val="Normal"/>
    <w:next w:val="Normal"/>
    <w:autoRedefine/>
    <w:uiPriority w:val="39"/>
    <w:unhideWhenUsed/>
    <w:rsid w:val="00816F21"/>
    <w:pPr>
      <w:spacing w:before="120" w:after="120"/>
      <w:ind w:left="1000"/>
    </w:pPr>
    <w:rPr>
      <w:rFonts w:ascii="Cambria" w:eastAsia="Calibri" w:hAnsi="Cambria" w:cs="Calibri"/>
      <w:sz w:val="18"/>
      <w:szCs w:val="18"/>
      <w:lang w:eastAsia="en-CA"/>
    </w:rPr>
  </w:style>
  <w:style w:type="paragraph" w:styleId="TOC7">
    <w:name w:val="toc 7"/>
    <w:basedOn w:val="Normal"/>
    <w:next w:val="Normal"/>
    <w:autoRedefine/>
    <w:uiPriority w:val="39"/>
    <w:unhideWhenUsed/>
    <w:rsid w:val="00816F21"/>
    <w:pPr>
      <w:spacing w:before="120" w:after="120"/>
      <w:ind w:left="1200"/>
    </w:pPr>
    <w:rPr>
      <w:rFonts w:ascii="Cambria" w:eastAsia="Calibri" w:hAnsi="Cambria" w:cs="Calibri"/>
      <w:sz w:val="18"/>
      <w:szCs w:val="18"/>
      <w:lang w:eastAsia="en-CA"/>
    </w:rPr>
  </w:style>
  <w:style w:type="paragraph" w:styleId="TOC8">
    <w:name w:val="toc 8"/>
    <w:basedOn w:val="Normal"/>
    <w:next w:val="Normal"/>
    <w:autoRedefine/>
    <w:uiPriority w:val="39"/>
    <w:unhideWhenUsed/>
    <w:rsid w:val="00816F21"/>
    <w:pPr>
      <w:spacing w:before="120" w:after="120"/>
      <w:ind w:left="1400"/>
    </w:pPr>
    <w:rPr>
      <w:rFonts w:ascii="Cambria" w:eastAsia="Calibri" w:hAnsi="Cambria" w:cs="Calibri"/>
      <w:sz w:val="18"/>
      <w:szCs w:val="18"/>
      <w:lang w:eastAsia="en-CA"/>
    </w:rPr>
  </w:style>
  <w:style w:type="paragraph" w:styleId="TOC9">
    <w:name w:val="toc 9"/>
    <w:basedOn w:val="Normal"/>
    <w:next w:val="Normal"/>
    <w:autoRedefine/>
    <w:uiPriority w:val="39"/>
    <w:unhideWhenUsed/>
    <w:rsid w:val="00816F21"/>
    <w:pPr>
      <w:spacing w:before="120" w:after="120"/>
      <w:ind w:left="1600"/>
    </w:pPr>
    <w:rPr>
      <w:rFonts w:ascii="Cambria" w:eastAsia="Calibri" w:hAnsi="Cambria" w:cs="Calibri"/>
      <w:sz w:val="18"/>
      <w:szCs w:val="18"/>
      <w:lang w:eastAsia="en-CA"/>
    </w:rPr>
  </w:style>
  <w:style w:type="paragraph" w:customStyle="1" w:styleId="Default">
    <w:name w:val="Default"/>
    <w:rsid w:val="00816F21"/>
    <w:pPr>
      <w:autoSpaceDE w:val="0"/>
      <w:autoSpaceDN w:val="0"/>
      <w:adjustRightInd w:val="0"/>
      <w:spacing w:before="120" w:after="120" w:line="312" w:lineRule="auto"/>
    </w:pPr>
    <w:rPr>
      <w:rFonts w:ascii="Arial" w:eastAsia="Calibri" w:hAnsi="Arial" w:cs="Arial"/>
      <w:color w:val="000000"/>
      <w:sz w:val="24"/>
      <w:szCs w:val="24"/>
      <w:lang w:eastAsia="en-CA"/>
    </w:rPr>
  </w:style>
  <w:style w:type="paragraph" w:customStyle="1" w:styleId="font0">
    <w:name w:val="font0"/>
    <w:basedOn w:val="Normal"/>
    <w:rsid w:val="00816F21"/>
    <w:pPr>
      <w:spacing w:before="100" w:beforeAutospacing="1" w:after="100" w:afterAutospacing="1"/>
    </w:pPr>
    <w:rPr>
      <w:rFonts w:eastAsia="Arial Narrow" w:cs="Arial"/>
      <w:lang w:val="en-US"/>
    </w:rPr>
  </w:style>
  <w:style w:type="character" w:customStyle="1" w:styleId="TOC3Char">
    <w:name w:val="TOC 3 Char"/>
    <w:link w:val="TOC3"/>
    <w:uiPriority w:val="39"/>
    <w:rsid w:val="00552711"/>
    <w:rPr>
      <w:rFonts w:ascii="Arial" w:hAnsi="Arial"/>
    </w:rPr>
  </w:style>
  <w:style w:type="paragraph" w:styleId="List">
    <w:name w:val="List"/>
    <w:basedOn w:val="Normal"/>
    <w:uiPriority w:val="99"/>
    <w:semiHidden/>
    <w:unhideWhenUsed/>
    <w:rsid w:val="00816F21"/>
    <w:pPr>
      <w:spacing w:before="120" w:after="120"/>
      <w:ind w:left="283" w:hanging="283"/>
      <w:contextualSpacing/>
    </w:pPr>
    <w:rPr>
      <w:rFonts w:ascii="Cambria" w:eastAsia="Calibri" w:hAnsi="Cambria" w:cs="Times New Roman"/>
      <w:lang w:eastAsia="en-CA"/>
    </w:rPr>
  </w:style>
  <w:style w:type="paragraph" w:customStyle="1" w:styleId="body">
    <w:name w:val="body"/>
    <w:basedOn w:val="Normal"/>
    <w:link w:val="bodyChar"/>
    <w:rsid w:val="00816F21"/>
    <w:pPr>
      <w:spacing w:before="120" w:after="120" w:line="360" w:lineRule="auto"/>
    </w:pPr>
    <w:rPr>
      <w:rFonts w:eastAsia="Times New Roman" w:cs="Times New Roman"/>
    </w:rPr>
  </w:style>
  <w:style w:type="character" w:customStyle="1" w:styleId="bodyChar">
    <w:name w:val="body Char"/>
    <w:link w:val="body"/>
    <w:rsid w:val="00816F21"/>
    <w:rPr>
      <w:rFonts w:ascii="Times New Roman" w:eastAsia="Times New Roman" w:hAnsi="Times New Roman" w:cs="Times New Roman"/>
      <w:sz w:val="24"/>
    </w:rPr>
  </w:style>
  <w:style w:type="character" w:customStyle="1" w:styleId="FontStyle52">
    <w:name w:val="Font Style52"/>
    <w:rsid w:val="00816F21"/>
    <w:rPr>
      <w:rFonts w:ascii="Arial" w:hAnsi="Arial" w:cs="Arial"/>
      <w:sz w:val="20"/>
      <w:szCs w:val="20"/>
    </w:rPr>
  </w:style>
  <w:style w:type="paragraph" w:customStyle="1" w:styleId="alp-bodytext">
    <w:name w:val="alp-bodytext"/>
    <w:basedOn w:val="Normal"/>
    <w:link w:val="alp-bodytextChar"/>
    <w:autoRedefine/>
    <w:rsid w:val="00816F21"/>
    <w:pPr>
      <w:keepNext/>
      <w:tabs>
        <w:tab w:val="left" w:pos="1440"/>
        <w:tab w:val="left" w:pos="2160"/>
        <w:tab w:val="left" w:pos="2520"/>
      </w:tabs>
      <w:spacing w:before="120" w:line="276" w:lineRule="auto"/>
    </w:pPr>
    <w:rPr>
      <w:rFonts w:eastAsia="Calibri" w:cs="Times New Roman"/>
    </w:rPr>
  </w:style>
  <w:style w:type="character" w:customStyle="1" w:styleId="alp-bodytextChar">
    <w:name w:val="alp-bodytext Char"/>
    <w:link w:val="alp-bodytext"/>
    <w:rsid w:val="00816F21"/>
    <w:rPr>
      <w:rFonts w:ascii="Arial" w:eastAsia="Calibri" w:hAnsi="Arial" w:cs="Times New Roman"/>
    </w:rPr>
  </w:style>
  <w:style w:type="table" w:customStyle="1" w:styleId="TableGrid6">
    <w:name w:val="Table Grid6"/>
    <w:basedOn w:val="TableNormal"/>
    <w:next w:val="TableGrid"/>
    <w:uiPriority w:val="59"/>
    <w:rsid w:val="00816F21"/>
    <w:pPr>
      <w:spacing w:before="120" w:after="120" w:line="312" w:lineRule="auto"/>
    </w:pPr>
    <w:rPr>
      <w:rFonts w:ascii="Cambria" w:eastAsia="Calibri" w:hAnsi="Cambria" w:cs="Times New Roman"/>
      <w:lang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Header">
    <w:name w:val="Template Header"/>
    <w:basedOn w:val="Normal"/>
    <w:link w:val="TemplateHeaderChar"/>
    <w:uiPriority w:val="99"/>
    <w:rsid w:val="00DB7A04"/>
    <w:pPr>
      <w:spacing w:before="60" w:after="60" w:line="240" w:lineRule="auto"/>
    </w:pPr>
    <w:rPr>
      <w:rFonts w:ascii="Arial Narrow" w:eastAsia="Calibri" w:hAnsi="Arial Narrow" w:cs="Times New Roman"/>
      <w:color w:val="1F497D"/>
      <w:szCs w:val="24"/>
    </w:rPr>
  </w:style>
  <w:style w:type="character" w:customStyle="1" w:styleId="TemplateHeaderChar">
    <w:name w:val="Template Header Char"/>
    <w:basedOn w:val="DefaultParagraphFont"/>
    <w:link w:val="TemplateHeader"/>
    <w:uiPriority w:val="99"/>
    <w:rsid w:val="00DB7A04"/>
    <w:rPr>
      <w:rFonts w:ascii="Arial Narrow" w:eastAsia="Calibri" w:hAnsi="Arial Narrow" w:cs="Times New Roman"/>
      <w:color w:val="1F497D"/>
      <w:szCs w:val="24"/>
    </w:rPr>
  </w:style>
  <w:style w:type="paragraph" w:styleId="Revision">
    <w:name w:val="Revision"/>
    <w:hidden/>
    <w:uiPriority w:val="99"/>
    <w:semiHidden/>
    <w:rsid w:val="00816F21"/>
    <w:pPr>
      <w:spacing w:before="120" w:after="120" w:line="312" w:lineRule="auto"/>
    </w:pPr>
    <w:rPr>
      <w:rFonts w:ascii="Cambria" w:eastAsia="Calibri" w:hAnsi="Cambria" w:cs="Times New Roman"/>
      <w:lang w:eastAsia="en-CA"/>
    </w:rPr>
  </w:style>
  <w:style w:type="paragraph" w:customStyle="1" w:styleId="BoldP2template">
    <w:name w:val="Bold P2 template"/>
    <w:basedOn w:val="Normal"/>
    <w:link w:val="BoldP2templateChar"/>
    <w:uiPriority w:val="99"/>
    <w:rsid w:val="00DB7A04"/>
    <w:pPr>
      <w:spacing w:before="60" w:after="60" w:line="240" w:lineRule="auto"/>
    </w:pPr>
    <w:rPr>
      <w:rFonts w:ascii="Cambria" w:eastAsia="Calibri" w:hAnsi="Cambria" w:cs="Times New Roman"/>
      <w:b/>
      <w:color w:val="000000"/>
      <w:szCs w:val="24"/>
    </w:rPr>
  </w:style>
  <w:style w:type="paragraph" w:customStyle="1" w:styleId="BulletP2template">
    <w:name w:val="Bullet P2 template"/>
    <w:basedOn w:val="Normal"/>
    <w:link w:val="BulletP2templateChar"/>
    <w:uiPriority w:val="99"/>
    <w:rsid w:val="00DB7A04"/>
    <w:pPr>
      <w:numPr>
        <w:numId w:val="12"/>
      </w:numPr>
      <w:spacing w:before="60" w:after="60" w:line="240" w:lineRule="auto"/>
      <w:ind w:left="351"/>
    </w:pPr>
    <w:rPr>
      <w:rFonts w:ascii="Cambria" w:eastAsia="Calibri" w:hAnsi="Cambria" w:cs="Times New Roman"/>
      <w:color w:val="000000"/>
      <w:szCs w:val="24"/>
    </w:rPr>
  </w:style>
  <w:style w:type="character" w:customStyle="1" w:styleId="BoldP2templateChar">
    <w:name w:val="Bold P2 template Char"/>
    <w:basedOn w:val="DefaultParagraphFont"/>
    <w:link w:val="BoldP2template"/>
    <w:uiPriority w:val="99"/>
    <w:rsid w:val="00DB7A04"/>
    <w:rPr>
      <w:rFonts w:ascii="Cambria" w:eastAsia="Calibri" w:hAnsi="Cambria" w:cs="Times New Roman"/>
      <w:b/>
      <w:color w:val="000000"/>
      <w:szCs w:val="24"/>
    </w:rPr>
  </w:style>
  <w:style w:type="paragraph" w:customStyle="1" w:styleId="BulletTier2P2template">
    <w:name w:val="Bullet Tier 2 P2 template"/>
    <w:basedOn w:val="BulletP2template"/>
    <w:link w:val="BulletTier2P2templateChar"/>
    <w:uiPriority w:val="99"/>
    <w:rsid w:val="00816F21"/>
    <w:pPr>
      <w:ind w:left="884"/>
    </w:pPr>
  </w:style>
  <w:style w:type="character" w:customStyle="1" w:styleId="BulletP2templateChar">
    <w:name w:val="Bullet P2 template Char"/>
    <w:basedOn w:val="DefaultParagraphFont"/>
    <w:link w:val="BulletP2template"/>
    <w:uiPriority w:val="99"/>
    <w:rsid w:val="00DB7A04"/>
    <w:rPr>
      <w:rFonts w:ascii="Cambria" w:eastAsia="Calibri" w:hAnsi="Cambria" w:cs="Times New Roman"/>
      <w:color w:val="000000"/>
      <w:szCs w:val="24"/>
    </w:rPr>
  </w:style>
  <w:style w:type="character" w:customStyle="1" w:styleId="BulletTier2P2templateChar">
    <w:name w:val="Bullet Tier 2 P2 template Char"/>
    <w:basedOn w:val="BulletP2templateChar"/>
    <w:link w:val="BulletTier2P2template"/>
    <w:uiPriority w:val="99"/>
    <w:rsid w:val="00816F21"/>
    <w:rPr>
      <w:rFonts w:ascii="Cambria" w:eastAsia="Calibri" w:hAnsi="Cambria" w:cs="Times New Roman"/>
      <w:color w:val="000000"/>
      <w:szCs w:val="24"/>
    </w:rPr>
  </w:style>
  <w:style w:type="table" w:customStyle="1" w:styleId="TableGrid11">
    <w:name w:val="Table Grid11"/>
    <w:basedOn w:val="TableNormal"/>
    <w:next w:val="TableGrid"/>
    <w:uiPriority w:val="59"/>
    <w:rsid w:val="00816F21"/>
    <w:pPr>
      <w:spacing w:before="120" w:after="120" w:line="312" w:lineRule="auto"/>
    </w:pPr>
    <w:rPr>
      <w:rFonts w:ascii="Cambria" w:eastAsia="Calibri" w:hAnsi="Cambria" w:cs="Times New Roman"/>
      <w:lang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16F21"/>
    <w:rPr>
      <w:color w:val="808080"/>
    </w:rPr>
  </w:style>
  <w:style w:type="paragraph" w:customStyle="1" w:styleId="font5">
    <w:name w:val="font5"/>
    <w:basedOn w:val="Normal"/>
    <w:rsid w:val="00816F21"/>
    <w:pPr>
      <w:spacing w:before="100" w:beforeAutospacing="1" w:after="100" w:afterAutospacing="1" w:line="240" w:lineRule="auto"/>
    </w:pPr>
    <w:rPr>
      <w:rFonts w:ascii="Tahoma" w:eastAsia="Times New Roman" w:hAnsi="Tahoma" w:cs="Tahoma"/>
      <w:color w:val="000000"/>
      <w:sz w:val="18"/>
      <w:szCs w:val="18"/>
      <w:lang w:eastAsia="en-CA"/>
    </w:rPr>
  </w:style>
  <w:style w:type="paragraph" w:customStyle="1" w:styleId="font6">
    <w:name w:val="font6"/>
    <w:basedOn w:val="Normal"/>
    <w:rsid w:val="00816F21"/>
    <w:pPr>
      <w:spacing w:before="100" w:beforeAutospacing="1" w:after="100" w:afterAutospacing="1" w:line="240" w:lineRule="auto"/>
    </w:pPr>
    <w:rPr>
      <w:rFonts w:ascii="Tahoma" w:eastAsia="Times New Roman" w:hAnsi="Tahoma" w:cs="Tahoma"/>
      <w:b/>
      <w:bCs/>
      <w:color w:val="000000"/>
      <w:sz w:val="18"/>
      <w:szCs w:val="18"/>
      <w:lang w:eastAsia="en-CA"/>
    </w:rPr>
  </w:style>
  <w:style w:type="paragraph" w:customStyle="1" w:styleId="xl66">
    <w:name w:val="xl66"/>
    <w:basedOn w:val="Normal"/>
    <w:rsid w:val="00816F21"/>
    <w:pPr>
      <w:spacing w:before="100" w:beforeAutospacing="1" w:after="100" w:afterAutospacing="1" w:line="240" w:lineRule="auto"/>
    </w:pPr>
    <w:rPr>
      <w:rFonts w:ascii="Cambria" w:eastAsia="Times New Roman" w:hAnsi="Cambria" w:cs="Times New Roman"/>
      <w:szCs w:val="24"/>
      <w:lang w:eastAsia="en-CA"/>
    </w:rPr>
  </w:style>
  <w:style w:type="paragraph" w:customStyle="1" w:styleId="xl67">
    <w:name w:val="xl67"/>
    <w:basedOn w:val="Normal"/>
    <w:rsid w:val="00816F2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mbria" w:eastAsia="Times New Roman" w:hAnsi="Cambria" w:cs="Times New Roman"/>
      <w:b/>
      <w:bCs/>
      <w:szCs w:val="24"/>
      <w:lang w:eastAsia="en-CA"/>
    </w:rPr>
  </w:style>
  <w:style w:type="paragraph" w:customStyle="1" w:styleId="xl68">
    <w:name w:val="xl68"/>
    <w:basedOn w:val="Normal"/>
    <w:rsid w:val="00816F2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mbria" w:eastAsia="Times New Roman" w:hAnsi="Cambria" w:cs="Times New Roman"/>
      <w:b/>
      <w:bCs/>
      <w:szCs w:val="24"/>
      <w:lang w:eastAsia="en-CA"/>
    </w:rPr>
  </w:style>
  <w:style w:type="paragraph" w:customStyle="1" w:styleId="xl69">
    <w:name w:val="xl69"/>
    <w:basedOn w:val="Normal"/>
    <w:rsid w:val="00816F2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mbria" w:eastAsia="Times New Roman" w:hAnsi="Cambria" w:cs="Times New Roman"/>
      <w:szCs w:val="24"/>
      <w:lang w:eastAsia="en-CA"/>
    </w:rPr>
  </w:style>
  <w:style w:type="paragraph" w:customStyle="1" w:styleId="xl70">
    <w:name w:val="xl70"/>
    <w:basedOn w:val="Normal"/>
    <w:rsid w:val="00816F2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mbria" w:eastAsia="Times New Roman" w:hAnsi="Cambria" w:cs="Times New Roman"/>
      <w:szCs w:val="24"/>
      <w:lang w:eastAsia="en-CA"/>
    </w:rPr>
  </w:style>
  <w:style w:type="paragraph" w:customStyle="1" w:styleId="xl71">
    <w:name w:val="xl71"/>
    <w:basedOn w:val="Normal"/>
    <w:rsid w:val="00816F2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mbria" w:eastAsia="Times New Roman" w:hAnsi="Cambria" w:cs="Times New Roman"/>
      <w:szCs w:val="24"/>
      <w:lang w:eastAsia="en-CA"/>
    </w:rPr>
  </w:style>
  <w:style w:type="paragraph" w:customStyle="1" w:styleId="xl72">
    <w:name w:val="xl72"/>
    <w:basedOn w:val="Normal"/>
    <w:rsid w:val="00816F2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mbria" w:eastAsia="Times New Roman" w:hAnsi="Cambria" w:cs="Times New Roman"/>
      <w:szCs w:val="24"/>
      <w:lang w:eastAsia="en-CA"/>
    </w:rPr>
  </w:style>
  <w:style w:type="paragraph" w:customStyle="1" w:styleId="xl73">
    <w:name w:val="xl73"/>
    <w:basedOn w:val="Normal"/>
    <w:rsid w:val="00816F21"/>
    <w:pPr>
      <w:pBdr>
        <w:top w:val="single" w:sz="4" w:space="0" w:color="auto"/>
        <w:left w:val="single" w:sz="4" w:space="0" w:color="auto"/>
        <w:bottom w:val="single" w:sz="4" w:space="0" w:color="auto"/>
      </w:pBdr>
      <w:spacing w:before="100" w:beforeAutospacing="1" w:after="100" w:afterAutospacing="1" w:line="240" w:lineRule="auto"/>
    </w:pPr>
    <w:rPr>
      <w:rFonts w:ascii="Cambria" w:eastAsia="Times New Roman" w:hAnsi="Cambria" w:cs="Times New Roman"/>
      <w:szCs w:val="24"/>
      <w:lang w:eastAsia="en-CA"/>
    </w:rPr>
  </w:style>
  <w:style w:type="paragraph" w:customStyle="1" w:styleId="xl74">
    <w:name w:val="xl74"/>
    <w:basedOn w:val="Normal"/>
    <w:rsid w:val="00816F21"/>
    <w:pPr>
      <w:spacing w:before="100" w:beforeAutospacing="1" w:after="100" w:afterAutospacing="1" w:line="240" w:lineRule="auto"/>
    </w:pPr>
    <w:rPr>
      <w:rFonts w:ascii="Cambria" w:eastAsia="Times New Roman" w:hAnsi="Cambria" w:cs="Times New Roman"/>
      <w:szCs w:val="24"/>
      <w:lang w:eastAsia="en-CA"/>
    </w:rPr>
  </w:style>
  <w:style w:type="paragraph" w:customStyle="1" w:styleId="xl75">
    <w:name w:val="xl75"/>
    <w:basedOn w:val="Normal"/>
    <w:rsid w:val="00816F21"/>
    <w:pPr>
      <w:pBdr>
        <w:top w:val="single" w:sz="4" w:space="0" w:color="auto"/>
        <w:bottom w:val="single" w:sz="4" w:space="0" w:color="auto"/>
      </w:pBdr>
      <w:spacing w:before="100" w:beforeAutospacing="1" w:after="100" w:afterAutospacing="1" w:line="240" w:lineRule="auto"/>
    </w:pPr>
    <w:rPr>
      <w:rFonts w:ascii="Cambria" w:eastAsia="Times New Roman" w:hAnsi="Cambria" w:cs="Times New Roman"/>
      <w:b/>
      <w:bCs/>
      <w:szCs w:val="24"/>
      <w:lang w:eastAsia="en-CA"/>
    </w:rPr>
  </w:style>
  <w:style w:type="paragraph" w:customStyle="1" w:styleId="xl76">
    <w:name w:val="xl76"/>
    <w:basedOn w:val="Normal"/>
    <w:rsid w:val="00816F2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mbria" w:eastAsia="Times New Roman" w:hAnsi="Cambria" w:cs="Times New Roman"/>
      <w:b/>
      <w:bCs/>
      <w:szCs w:val="24"/>
      <w:lang w:eastAsia="en-CA"/>
    </w:rPr>
  </w:style>
  <w:style w:type="paragraph" w:customStyle="1" w:styleId="xl77">
    <w:name w:val="xl77"/>
    <w:basedOn w:val="Normal"/>
    <w:rsid w:val="00816F2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mbria" w:eastAsia="Times New Roman" w:hAnsi="Cambria" w:cs="Times New Roman"/>
      <w:b/>
      <w:bCs/>
      <w:szCs w:val="24"/>
      <w:lang w:eastAsia="en-CA"/>
    </w:rPr>
  </w:style>
  <w:style w:type="paragraph" w:customStyle="1" w:styleId="xl78">
    <w:name w:val="xl78"/>
    <w:basedOn w:val="Normal"/>
    <w:rsid w:val="00816F2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mbria" w:eastAsia="Times New Roman" w:hAnsi="Cambria" w:cs="Times New Roman"/>
      <w:b/>
      <w:bCs/>
      <w:szCs w:val="24"/>
      <w:lang w:eastAsia="en-CA"/>
    </w:rPr>
  </w:style>
  <w:style w:type="paragraph" w:customStyle="1" w:styleId="xl79">
    <w:name w:val="xl79"/>
    <w:basedOn w:val="Normal"/>
    <w:rsid w:val="00816F21"/>
    <w:pPr>
      <w:pBdr>
        <w:top w:val="single" w:sz="4" w:space="0" w:color="auto"/>
        <w:bottom w:val="single" w:sz="4" w:space="0" w:color="auto"/>
      </w:pBdr>
      <w:spacing w:before="100" w:beforeAutospacing="1" w:after="100" w:afterAutospacing="1" w:line="240" w:lineRule="auto"/>
    </w:pPr>
    <w:rPr>
      <w:rFonts w:ascii="Cambria" w:eastAsia="Times New Roman" w:hAnsi="Cambria" w:cs="Times New Roman"/>
      <w:szCs w:val="24"/>
      <w:lang w:eastAsia="en-CA"/>
    </w:rPr>
  </w:style>
  <w:style w:type="paragraph" w:customStyle="1" w:styleId="xl80">
    <w:name w:val="xl80"/>
    <w:basedOn w:val="Normal"/>
    <w:rsid w:val="00816F21"/>
    <w:pPr>
      <w:pBdr>
        <w:top w:val="single" w:sz="4" w:space="0" w:color="auto"/>
        <w:bottom w:val="single" w:sz="4" w:space="0" w:color="auto"/>
        <w:right w:val="single" w:sz="4" w:space="0" w:color="auto"/>
      </w:pBdr>
      <w:spacing w:before="100" w:beforeAutospacing="1" w:after="100" w:afterAutospacing="1" w:line="240" w:lineRule="auto"/>
    </w:pPr>
    <w:rPr>
      <w:rFonts w:ascii="Cambria" w:eastAsia="Times New Roman" w:hAnsi="Cambria" w:cs="Times New Roman"/>
      <w:b/>
      <w:bCs/>
      <w:szCs w:val="24"/>
      <w:lang w:eastAsia="en-CA"/>
    </w:rPr>
  </w:style>
  <w:style w:type="paragraph" w:customStyle="1" w:styleId="xl81">
    <w:name w:val="xl81"/>
    <w:basedOn w:val="Normal"/>
    <w:rsid w:val="00816F2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mbria" w:eastAsia="Times New Roman" w:hAnsi="Cambria" w:cs="Times New Roman"/>
      <w:b/>
      <w:bCs/>
      <w:szCs w:val="24"/>
      <w:lang w:eastAsia="en-CA"/>
    </w:rPr>
  </w:style>
  <w:style w:type="paragraph" w:customStyle="1" w:styleId="xl82">
    <w:name w:val="xl82"/>
    <w:basedOn w:val="Normal"/>
    <w:rsid w:val="00816F21"/>
    <w:pPr>
      <w:spacing w:before="100" w:beforeAutospacing="1" w:after="100" w:afterAutospacing="1" w:line="240" w:lineRule="auto"/>
    </w:pPr>
    <w:rPr>
      <w:rFonts w:ascii="Cambria" w:eastAsia="Times New Roman" w:hAnsi="Cambria" w:cs="Times New Roman"/>
      <w:szCs w:val="24"/>
      <w:lang w:eastAsia="en-CA"/>
    </w:rPr>
  </w:style>
  <w:style w:type="paragraph" w:customStyle="1" w:styleId="xl83">
    <w:name w:val="xl83"/>
    <w:basedOn w:val="Normal"/>
    <w:rsid w:val="00816F2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mbria" w:eastAsia="Times New Roman" w:hAnsi="Cambria" w:cs="Times New Roman"/>
      <w:b/>
      <w:bCs/>
      <w:szCs w:val="24"/>
      <w:lang w:eastAsia="en-CA"/>
    </w:rPr>
  </w:style>
  <w:style w:type="paragraph" w:customStyle="1" w:styleId="xl84">
    <w:name w:val="xl84"/>
    <w:basedOn w:val="Normal"/>
    <w:rsid w:val="00816F2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mbria" w:eastAsia="Times New Roman" w:hAnsi="Cambria" w:cs="Times New Roman"/>
      <w:b/>
      <w:bCs/>
      <w:szCs w:val="24"/>
      <w:lang w:eastAsia="en-CA"/>
    </w:rPr>
  </w:style>
  <w:style w:type="paragraph" w:customStyle="1" w:styleId="xl85">
    <w:name w:val="xl85"/>
    <w:basedOn w:val="Normal"/>
    <w:rsid w:val="00816F2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mbria" w:eastAsia="Times New Roman" w:hAnsi="Cambria" w:cs="Times New Roman"/>
      <w:szCs w:val="24"/>
      <w:lang w:eastAsia="en-CA"/>
    </w:rPr>
  </w:style>
  <w:style w:type="paragraph" w:customStyle="1" w:styleId="xl86">
    <w:name w:val="xl86"/>
    <w:basedOn w:val="Normal"/>
    <w:rsid w:val="00816F2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mbria" w:eastAsia="Times New Roman" w:hAnsi="Cambria" w:cs="Times New Roman"/>
      <w:b/>
      <w:bCs/>
      <w:szCs w:val="24"/>
      <w:lang w:eastAsia="en-CA"/>
    </w:rPr>
  </w:style>
  <w:style w:type="paragraph" w:customStyle="1" w:styleId="xl87">
    <w:name w:val="xl87"/>
    <w:basedOn w:val="Normal"/>
    <w:rsid w:val="00816F21"/>
    <w:pPr>
      <w:spacing w:before="100" w:beforeAutospacing="1" w:after="100" w:afterAutospacing="1" w:line="240" w:lineRule="auto"/>
    </w:pPr>
    <w:rPr>
      <w:rFonts w:ascii="Cambria" w:eastAsia="Times New Roman" w:hAnsi="Cambria" w:cs="Times New Roman"/>
      <w:szCs w:val="24"/>
      <w:lang w:eastAsia="en-CA"/>
    </w:rPr>
  </w:style>
  <w:style w:type="paragraph" w:customStyle="1" w:styleId="xl88">
    <w:name w:val="xl88"/>
    <w:basedOn w:val="Normal"/>
    <w:rsid w:val="00816F21"/>
    <w:pPr>
      <w:pBdr>
        <w:top w:val="single" w:sz="4" w:space="0" w:color="auto"/>
        <w:left w:val="single" w:sz="4" w:space="0" w:color="auto"/>
        <w:bottom w:val="single" w:sz="4" w:space="0" w:color="auto"/>
      </w:pBdr>
      <w:shd w:val="clear" w:color="000000" w:fill="FFFFFF"/>
      <w:spacing w:before="100" w:beforeAutospacing="1" w:after="100" w:afterAutospacing="1" w:line="240" w:lineRule="auto"/>
    </w:pPr>
    <w:rPr>
      <w:rFonts w:ascii="Cambria" w:eastAsia="Times New Roman" w:hAnsi="Cambria" w:cs="Times New Roman"/>
      <w:b/>
      <w:bCs/>
      <w:szCs w:val="24"/>
      <w:lang w:eastAsia="en-CA"/>
    </w:rPr>
  </w:style>
  <w:style w:type="paragraph" w:customStyle="1" w:styleId="xl89">
    <w:name w:val="xl89"/>
    <w:basedOn w:val="Normal"/>
    <w:rsid w:val="00816F21"/>
    <w:pPr>
      <w:pBdr>
        <w:top w:val="single" w:sz="4" w:space="0" w:color="auto"/>
        <w:bottom w:val="single" w:sz="4" w:space="0" w:color="auto"/>
      </w:pBdr>
      <w:spacing w:before="100" w:beforeAutospacing="1" w:after="100" w:afterAutospacing="1" w:line="240" w:lineRule="auto"/>
    </w:pPr>
    <w:rPr>
      <w:rFonts w:ascii="Cambria" w:eastAsia="Times New Roman" w:hAnsi="Cambria" w:cs="Times New Roman"/>
      <w:szCs w:val="24"/>
      <w:lang w:eastAsia="en-CA"/>
    </w:rPr>
  </w:style>
  <w:style w:type="paragraph" w:customStyle="1" w:styleId="xl90">
    <w:name w:val="xl90"/>
    <w:basedOn w:val="Normal"/>
    <w:rsid w:val="00816F21"/>
    <w:pPr>
      <w:pBdr>
        <w:top w:val="single" w:sz="4" w:space="0" w:color="auto"/>
        <w:bottom w:val="single" w:sz="4" w:space="0" w:color="auto"/>
        <w:right w:val="single" w:sz="4" w:space="0" w:color="auto"/>
      </w:pBdr>
      <w:spacing w:before="100" w:beforeAutospacing="1" w:after="100" w:afterAutospacing="1" w:line="240" w:lineRule="auto"/>
    </w:pPr>
    <w:rPr>
      <w:rFonts w:ascii="Cambria" w:eastAsia="Times New Roman" w:hAnsi="Cambria" w:cs="Times New Roman"/>
      <w:szCs w:val="24"/>
      <w:lang w:eastAsia="en-CA"/>
    </w:rPr>
  </w:style>
  <w:style w:type="paragraph" w:customStyle="1" w:styleId="xl91">
    <w:name w:val="xl91"/>
    <w:basedOn w:val="Normal"/>
    <w:rsid w:val="00816F21"/>
    <w:pPr>
      <w:pBdr>
        <w:top w:val="single" w:sz="4" w:space="0" w:color="auto"/>
        <w:left w:val="single" w:sz="4" w:space="0" w:color="auto"/>
        <w:bottom w:val="single" w:sz="4" w:space="0" w:color="auto"/>
      </w:pBdr>
      <w:shd w:val="clear" w:color="000000" w:fill="FFFFFF"/>
      <w:spacing w:before="100" w:beforeAutospacing="1" w:after="100" w:afterAutospacing="1" w:line="240" w:lineRule="auto"/>
    </w:pPr>
    <w:rPr>
      <w:rFonts w:ascii="Cambria" w:eastAsia="Times New Roman" w:hAnsi="Cambria" w:cs="Times New Roman"/>
      <w:b/>
      <w:bCs/>
      <w:szCs w:val="24"/>
      <w:lang w:eastAsia="en-CA"/>
    </w:rPr>
  </w:style>
  <w:style w:type="paragraph" w:customStyle="1" w:styleId="RESULTS">
    <w:name w:val="RESULTS"/>
    <w:basedOn w:val="Normal"/>
    <w:autoRedefine/>
    <w:uiPriority w:val="99"/>
    <w:rsid w:val="00DB7A04"/>
    <w:pPr>
      <w:spacing w:before="200" w:after="200" w:line="240" w:lineRule="auto"/>
    </w:pPr>
    <w:rPr>
      <w:rFonts w:ascii="Arial Narrow" w:eastAsia="Times New Roman" w:hAnsi="Arial Narrow" w:cs="Times New Roman"/>
      <w:b/>
      <w:bCs/>
      <w:caps/>
      <w:color w:val="44546A" w:themeColor="text2"/>
      <w:spacing w:val="20"/>
      <w:sz w:val="28"/>
      <w:szCs w:val="24"/>
    </w:rPr>
  </w:style>
  <w:style w:type="paragraph" w:customStyle="1" w:styleId="xl65">
    <w:name w:val="xl65"/>
    <w:basedOn w:val="Normal"/>
    <w:rsid w:val="00816F21"/>
    <w:pPr>
      <w:spacing w:before="100" w:beforeAutospacing="1" w:after="100" w:afterAutospacing="1" w:line="240" w:lineRule="auto"/>
    </w:pPr>
    <w:rPr>
      <w:rFonts w:ascii="Cambria" w:eastAsia="Times New Roman" w:hAnsi="Cambria" w:cs="Times New Roman"/>
      <w:szCs w:val="24"/>
      <w:lang w:eastAsia="en-CA"/>
    </w:rPr>
  </w:style>
  <w:style w:type="paragraph" w:customStyle="1" w:styleId="msonormal0">
    <w:name w:val="msonormal"/>
    <w:basedOn w:val="Normal"/>
    <w:rsid w:val="00816F21"/>
    <w:pPr>
      <w:spacing w:before="100" w:beforeAutospacing="1" w:after="100" w:afterAutospacing="1" w:line="240" w:lineRule="auto"/>
    </w:pPr>
    <w:rPr>
      <w:rFonts w:eastAsia="Times New Roman" w:cs="Times New Roman"/>
      <w:szCs w:val="24"/>
      <w:lang w:eastAsia="en-CA"/>
    </w:rPr>
  </w:style>
  <w:style w:type="paragraph" w:customStyle="1" w:styleId="font7">
    <w:name w:val="font7"/>
    <w:basedOn w:val="Normal"/>
    <w:rsid w:val="00816F21"/>
    <w:pPr>
      <w:spacing w:before="100" w:beforeAutospacing="1" w:after="100" w:afterAutospacing="1" w:line="240" w:lineRule="auto"/>
    </w:pPr>
    <w:rPr>
      <w:rFonts w:ascii="Cambria" w:eastAsia="Times New Roman" w:hAnsi="Cambria" w:cs="Times New Roman"/>
      <w:lang w:eastAsia="en-CA"/>
    </w:rPr>
  </w:style>
  <w:style w:type="paragraph" w:customStyle="1" w:styleId="font8">
    <w:name w:val="font8"/>
    <w:basedOn w:val="Normal"/>
    <w:rsid w:val="00816F21"/>
    <w:pPr>
      <w:spacing w:before="100" w:beforeAutospacing="1" w:after="100" w:afterAutospacing="1" w:line="240" w:lineRule="auto"/>
    </w:pPr>
    <w:rPr>
      <w:rFonts w:ascii="Cambria" w:eastAsia="Times New Roman" w:hAnsi="Cambria" w:cs="Times New Roman"/>
      <w:lang w:eastAsia="en-CA"/>
    </w:rPr>
  </w:style>
  <w:style w:type="paragraph" w:customStyle="1" w:styleId="xl92">
    <w:name w:val="xl92"/>
    <w:basedOn w:val="Normal"/>
    <w:rsid w:val="00816F21"/>
    <w:pPr>
      <w:pBdr>
        <w:top w:val="single" w:sz="4" w:space="0" w:color="auto"/>
      </w:pBdr>
      <w:spacing w:before="100" w:beforeAutospacing="1" w:after="100" w:afterAutospacing="1" w:line="240" w:lineRule="auto"/>
      <w:jc w:val="right"/>
      <w:textAlignment w:val="center"/>
    </w:pPr>
    <w:rPr>
      <w:rFonts w:ascii="Cambria" w:eastAsia="Times New Roman" w:hAnsi="Cambria" w:cs="Times New Roman"/>
      <w:lang w:eastAsia="en-CA"/>
    </w:rPr>
  </w:style>
  <w:style w:type="paragraph" w:customStyle="1" w:styleId="xl93">
    <w:name w:val="xl93"/>
    <w:basedOn w:val="Normal"/>
    <w:rsid w:val="00816F2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b/>
      <w:bCs/>
      <w:szCs w:val="24"/>
      <w:lang w:eastAsia="en-CA"/>
    </w:rPr>
  </w:style>
  <w:style w:type="paragraph" w:customStyle="1" w:styleId="xl64">
    <w:name w:val="xl64"/>
    <w:basedOn w:val="Normal"/>
    <w:rsid w:val="00816F21"/>
    <w:pPr>
      <w:spacing w:before="100" w:beforeAutospacing="1" w:after="100" w:afterAutospacing="1" w:line="240" w:lineRule="auto"/>
    </w:pPr>
    <w:rPr>
      <w:rFonts w:eastAsia="Times New Roman" w:cs="Times New Roman"/>
      <w:szCs w:val="24"/>
      <w:lang w:eastAsia="en-CA"/>
    </w:rPr>
  </w:style>
  <w:style w:type="paragraph" w:customStyle="1" w:styleId="xl94">
    <w:name w:val="xl94"/>
    <w:basedOn w:val="Normal"/>
    <w:rsid w:val="00816F21"/>
    <w:pPr>
      <w:pBdr>
        <w:bottom w:val="single" w:sz="4" w:space="0" w:color="auto"/>
      </w:pBdr>
      <w:shd w:val="clear" w:color="000000" w:fill="FFFFFF"/>
      <w:spacing w:before="100" w:beforeAutospacing="1" w:after="100" w:afterAutospacing="1" w:line="240" w:lineRule="auto"/>
      <w:jc w:val="center"/>
      <w:textAlignment w:val="center"/>
    </w:pPr>
    <w:rPr>
      <w:rFonts w:ascii="Cambria" w:eastAsia="Times New Roman" w:hAnsi="Cambria" w:cs="Times New Roman"/>
      <w:b/>
      <w:bCs/>
      <w:szCs w:val="24"/>
      <w:lang w:eastAsia="en-CA"/>
    </w:rPr>
  </w:style>
  <w:style w:type="paragraph" w:customStyle="1" w:styleId="xl95">
    <w:name w:val="xl95"/>
    <w:basedOn w:val="Normal"/>
    <w:rsid w:val="00816F21"/>
    <w:pPr>
      <w:pBdr>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mbria" w:eastAsia="Times New Roman" w:hAnsi="Cambria" w:cs="Times New Roman"/>
      <w:b/>
      <w:bCs/>
      <w:szCs w:val="24"/>
      <w:lang w:eastAsia="en-CA"/>
    </w:rPr>
  </w:style>
  <w:style w:type="paragraph" w:customStyle="1" w:styleId="xl96">
    <w:name w:val="xl96"/>
    <w:basedOn w:val="Normal"/>
    <w:rsid w:val="00816F21"/>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Cambria" w:eastAsia="Times New Roman" w:hAnsi="Cambria" w:cs="Times New Roman"/>
      <w:b/>
      <w:bCs/>
      <w:szCs w:val="24"/>
      <w:lang w:eastAsia="en-CA"/>
    </w:rPr>
  </w:style>
  <w:style w:type="paragraph" w:customStyle="1" w:styleId="xl97">
    <w:name w:val="xl97"/>
    <w:basedOn w:val="Normal"/>
    <w:rsid w:val="00816F21"/>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mbria" w:eastAsia="Times New Roman" w:hAnsi="Cambria" w:cs="Times New Roman"/>
      <w:b/>
      <w:bCs/>
      <w:szCs w:val="24"/>
      <w:lang w:eastAsia="en-CA"/>
    </w:rPr>
  </w:style>
  <w:style w:type="table" w:customStyle="1" w:styleId="TableGrid7">
    <w:name w:val="Table Grid7"/>
    <w:basedOn w:val="TableNormal"/>
    <w:next w:val="TableGrid"/>
    <w:uiPriority w:val="59"/>
    <w:rsid w:val="00816F21"/>
    <w:pPr>
      <w:spacing w:before="120" w:after="120" w:line="312" w:lineRule="auto"/>
    </w:pPr>
    <w:rPr>
      <w:rFonts w:ascii="Cambria" w:eastAsia="Calibri" w:hAnsi="Cambria" w:cs="Times New Roman"/>
      <w:lang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816F21"/>
    <w:pPr>
      <w:spacing w:before="120" w:after="120" w:line="312" w:lineRule="auto"/>
    </w:pPr>
    <w:rPr>
      <w:rFonts w:ascii="Cambria" w:eastAsia="Calibri" w:hAnsi="Cambria" w:cs="Times New Roman"/>
      <w:lang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816F21"/>
    <w:pPr>
      <w:spacing w:before="120" w:after="120" w:line="312" w:lineRule="auto"/>
    </w:pPr>
    <w:rPr>
      <w:rFonts w:ascii="Cambria" w:eastAsia="Calibri" w:hAnsi="Cambria" w:cs="Times New Roman"/>
      <w:lang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816F21"/>
    <w:pPr>
      <w:spacing w:before="120" w:after="120" w:line="312" w:lineRule="auto"/>
    </w:pPr>
    <w:rPr>
      <w:rFonts w:ascii="Cambria" w:eastAsia="Calibri" w:hAnsi="Cambria" w:cs="Times New Roman"/>
      <w:lang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816F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edFigures">
    <w:name w:val="Appended Figures"/>
    <w:basedOn w:val="TableofFigures"/>
    <w:link w:val="AppendedFiguresChar"/>
    <w:rsid w:val="00816F21"/>
  </w:style>
  <w:style w:type="paragraph" w:customStyle="1" w:styleId="AppendedTables">
    <w:name w:val="Appended Tables"/>
    <w:basedOn w:val="BodyParagraph"/>
    <w:link w:val="AppendedTablesChar"/>
    <w:rsid w:val="00816F21"/>
    <w:pPr>
      <w:spacing w:before="60" w:after="120" w:line="300" w:lineRule="auto"/>
      <w:ind w:left="284"/>
    </w:pPr>
    <w:rPr>
      <w:color w:val="262626" w:themeColor="text1" w:themeTint="D9"/>
      <w:sz w:val="20"/>
      <w:szCs w:val="20"/>
    </w:rPr>
  </w:style>
  <w:style w:type="character" w:customStyle="1" w:styleId="TableofFiguresChar">
    <w:name w:val="Table of Figures Char"/>
    <w:basedOn w:val="BodyParagraphChar"/>
    <w:link w:val="TableofFigures"/>
    <w:uiPriority w:val="99"/>
    <w:rsid w:val="0025120B"/>
    <w:rPr>
      <w:rFonts w:ascii="Arial" w:hAnsi="Arial"/>
      <w:color w:val="262626" w:themeColor="text1" w:themeTint="D9"/>
      <w:sz w:val="20"/>
      <w:szCs w:val="20"/>
    </w:rPr>
  </w:style>
  <w:style w:type="character" w:customStyle="1" w:styleId="AppendedFiguresChar">
    <w:name w:val="Appended Figures Char"/>
    <w:basedOn w:val="TableofFiguresChar"/>
    <w:link w:val="AppendedFigures"/>
    <w:rsid w:val="00816F21"/>
    <w:rPr>
      <w:rFonts w:ascii="Arial" w:hAnsi="Arial"/>
      <w:color w:val="262626" w:themeColor="text1" w:themeTint="D9"/>
      <w:sz w:val="20"/>
      <w:szCs w:val="20"/>
    </w:rPr>
  </w:style>
  <w:style w:type="character" w:customStyle="1" w:styleId="AppendedTablesChar">
    <w:name w:val="Appended Tables Char"/>
    <w:basedOn w:val="BodyParagraphChar"/>
    <w:link w:val="AppendedTables"/>
    <w:rsid w:val="00816F21"/>
    <w:rPr>
      <w:rFonts w:ascii="Arial" w:hAnsi="Arial"/>
      <w:color w:val="262626" w:themeColor="text1" w:themeTint="D9"/>
      <w:sz w:val="20"/>
      <w:szCs w:val="20"/>
    </w:rPr>
  </w:style>
  <w:style w:type="paragraph" w:customStyle="1" w:styleId="In-TextFigures">
    <w:name w:val="In-Text Figures"/>
    <w:basedOn w:val="In-TextTables"/>
    <w:link w:val="In-TextFiguresChar"/>
    <w:uiPriority w:val="10"/>
    <w:qFormat/>
    <w:rsid w:val="00913EBB"/>
    <w:pPr>
      <w:spacing w:after="0" w:line="240" w:lineRule="auto"/>
    </w:pPr>
  </w:style>
  <w:style w:type="character" w:customStyle="1" w:styleId="NospacetextChar">
    <w:name w:val="_No space text Char"/>
    <w:basedOn w:val="BodyParagraphChar"/>
    <w:link w:val="Nospacetext"/>
    <w:rsid w:val="00816F21"/>
    <w:rPr>
      <w:rFonts w:ascii="Arial" w:hAnsi="Arial"/>
      <w:color w:val="262626" w:themeColor="text1" w:themeTint="D9"/>
      <w:sz w:val="20"/>
      <w:szCs w:val="20"/>
    </w:rPr>
  </w:style>
  <w:style w:type="character" w:customStyle="1" w:styleId="TableHeadingChar">
    <w:name w:val="_Table Heading Char"/>
    <w:basedOn w:val="NospacetextChar"/>
    <w:link w:val="TableHeading0"/>
    <w:rsid w:val="00816F21"/>
    <w:rPr>
      <w:rFonts w:ascii="Arial" w:hAnsi="Arial"/>
      <w:b/>
      <w:color w:val="262626" w:themeColor="text1" w:themeTint="D9"/>
      <w:sz w:val="20"/>
      <w:szCs w:val="20"/>
      <w:lang w:val="en-US"/>
    </w:rPr>
  </w:style>
  <w:style w:type="character" w:customStyle="1" w:styleId="In-TextFiguresChar">
    <w:name w:val="In-Text Figures Char"/>
    <w:basedOn w:val="TableNumbersChar"/>
    <w:link w:val="In-TextFigures"/>
    <w:uiPriority w:val="10"/>
    <w:rsid w:val="00913EBB"/>
    <w:rPr>
      <w:rFonts w:ascii="Arial" w:hAnsi="Arial" w:cs="Arial"/>
      <w:b/>
      <w:bCs/>
      <w:kern w:val="19"/>
      <w:sz w:val="24"/>
      <w:lang w:val="en-US"/>
    </w:rPr>
  </w:style>
  <w:style w:type="table" w:customStyle="1" w:styleId="TableGrid13">
    <w:name w:val="Table Grid13"/>
    <w:basedOn w:val="TableNormal"/>
    <w:next w:val="TableGrid"/>
    <w:uiPriority w:val="39"/>
    <w:rsid w:val="00816F21"/>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511">
    <w:name w:val="Grid Table 4 - Accent 511"/>
    <w:basedOn w:val="TableNormal"/>
    <w:next w:val="GridTable4-Accent51"/>
    <w:uiPriority w:val="49"/>
    <w:rsid w:val="00816F2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shd w:val="clear" w:color="auto" w:fill="525252" w:themeFill="accent3" w:themeFillShade="80"/>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font151">
    <w:name w:val="font151"/>
    <w:basedOn w:val="DefaultParagraphFont"/>
    <w:rsid w:val="00816F21"/>
    <w:rPr>
      <w:rFonts w:ascii="Arial" w:hAnsi="Arial" w:cs="Arial" w:hint="default"/>
      <w:b/>
      <w:bCs/>
      <w:i w:val="0"/>
      <w:iCs w:val="0"/>
      <w:strike w:val="0"/>
      <w:dstrike w:val="0"/>
      <w:color w:val="000000"/>
      <w:sz w:val="18"/>
      <w:szCs w:val="18"/>
      <w:u w:val="none"/>
      <w:effect w:val="none"/>
    </w:rPr>
  </w:style>
  <w:style w:type="character" w:customStyle="1" w:styleId="font91">
    <w:name w:val="font91"/>
    <w:basedOn w:val="DefaultParagraphFont"/>
    <w:rsid w:val="00816F21"/>
    <w:rPr>
      <w:rFonts w:ascii="Arial" w:hAnsi="Arial" w:cs="Arial" w:hint="default"/>
      <w:b/>
      <w:bCs/>
      <w:i w:val="0"/>
      <w:iCs w:val="0"/>
      <w:strike w:val="0"/>
      <w:dstrike w:val="0"/>
      <w:color w:val="000000"/>
      <w:sz w:val="18"/>
      <w:szCs w:val="18"/>
      <w:u w:val="none"/>
      <w:effect w:val="none"/>
    </w:rPr>
  </w:style>
  <w:style w:type="character" w:customStyle="1" w:styleId="font161">
    <w:name w:val="font161"/>
    <w:basedOn w:val="DefaultParagraphFont"/>
    <w:rsid w:val="00816F21"/>
    <w:rPr>
      <w:rFonts w:ascii="MS Reference Sans Serif" w:hAnsi="MS Reference Sans Serif" w:hint="default"/>
      <w:b w:val="0"/>
      <w:bCs w:val="0"/>
      <w:i w:val="0"/>
      <w:iCs w:val="0"/>
      <w:strike w:val="0"/>
      <w:dstrike w:val="0"/>
      <w:color w:val="000000"/>
      <w:sz w:val="18"/>
      <w:szCs w:val="18"/>
      <w:u w:val="none"/>
      <w:effect w:val="none"/>
    </w:rPr>
  </w:style>
  <w:style w:type="character" w:customStyle="1" w:styleId="font101">
    <w:name w:val="font101"/>
    <w:basedOn w:val="DefaultParagraphFont"/>
    <w:rsid w:val="00816F21"/>
    <w:rPr>
      <w:rFonts w:ascii="Arial" w:hAnsi="Arial" w:cs="Arial" w:hint="default"/>
      <w:b w:val="0"/>
      <w:bCs w:val="0"/>
      <w:i w:val="0"/>
      <w:iCs w:val="0"/>
      <w:strike w:val="0"/>
      <w:dstrike w:val="0"/>
      <w:color w:val="000000"/>
      <w:sz w:val="18"/>
      <w:szCs w:val="18"/>
      <w:u w:val="none"/>
      <w:effect w:val="none"/>
    </w:rPr>
  </w:style>
  <w:style w:type="table" w:customStyle="1" w:styleId="TableGrid131">
    <w:name w:val="Table Grid131"/>
    <w:basedOn w:val="TableNormal"/>
    <w:uiPriority w:val="39"/>
    <w:rsid w:val="00816F21"/>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
    <w:name w:val="Table Grid132"/>
    <w:basedOn w:val="TableNormal"/>
    <w:uiPriority w:val="39"/>
    <w:rsid w:val="00816F21"/>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816F21"/>
    <w:pPr>
      <w:spacing w:before="0" w:after="0" w:line="240" w:lineRule="auto"/>
      <w:ind w:left="720"/>
    </w:pPr>
    <w:rPr>
      <w:rFonts w:ascii="Tahoma" w:hAnsi="Tahoma" w:cs="Tahoma"/>
      <w:sz w:val="16"/>
      <w:szCs w:val="16"/>
    </w:rPr>
  </w:style>
  <w:style w:type="character" w:customStyle="1" w:styleId="DocumentMapChar">
    <w:name w:val="Document Map Char"/>
    <w:basedOn w:val="DefaultParagraphFont"/>
    <w:link w:val="DocumentMap"/>
    <w:uiPriority w:val="99"/>
    <w:semiHidden/>
    <w:rsid w:val="00816F21"/>
    <w:rPr>
      <w:rFonts w:ascii="Tahoma" w:hAnsi="Tahoma" w:cs="Tahoma"/>
      <w:sz w:val="16"/>
      <w:szCs w:val="16"/>
    </w:rPr>
  </w:style>
  <w:style w:type="character" w:customStyle="1" w:styleId="UnresolvedMention1">
    <w:name w:val="Unresolved Mention1"/>
    <w:basedOn w:val="DefaultParagraphFont"/>
    <w:uiPriority w:val="99"/>
    <w:semiHidden/>
    <w:unhideWhenUsed/>
    <w:rsid w:val="00816F21"/>
    <w:rPr>
      <w:color w:val="808080"/>
      <w:shd w:val="clear" w:color="auto" w:fill="E6E6E6"/>
    </w:rPr>
  </w:style>
  <w:style w:type="table" w:styleId="GridTable4-Accent1">
    <w:name w:val="Grid Table 4 Accent 1"/>
    <w:basedOn w:val="TableNormal"/>
    <w:uiPriority w:val="49"/>
    <w:rsid w:val="00816F2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816F2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shd w:val="clear" w:color="auto" w:fill="525252" w:themeFill="accent3" w:themeFillShade="80"/>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GridLight">
    <w:name w:val="Grid Table Light"/>
    <w:basedOn w:val="TableNormal"/>
    <w:uiPriority w:val="40"/>
    <w:rsid w:val="00816F2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References">
    <w:name w:val="References"/>
    <w:link w:val="ReferencesChar"/>
    <w:rsid w:val="00816F21"/>
    <w:pPr>
      <w:keepLines/>
      <w:spacing w:after="240" w:line="288" w:lineRule="auto"/>
      <w:ind w:left="720" w:hanging="720"/>
    </w:pPr>
    <w:rPr>
      <w:rFonts w:ascii="Calibri" w:eastAsia="Times New Roman" w:hAnsi="Calibri" w:cs="Times New Roman"/>
    </w:rPr>
  </w:style>
  <w:style w:type="character" w:customStyle="1" w:styleId="ReferencesChar">
    <w:name w:val="References Char"/>
    <w:basedOn w:val="DefaultParagraphFont"/>
    <w:link w:val="References"/>
    <w:locked/>
    <w:rsid w:val="00816F21"/>
    <w:rPr>
      <w:rFonts w:ascii="Calibri" w:eastAsia="Times New Roman" w:hAnsi="Calibri" w:cs="Times New Roman"/>
    </w:rPr>
  </w:style>
  <w:style w:type="table" w:customStyle="1" w:styleId="GridTable2-Accent51">
    <w:name w:val="Grid Table 2 - Accent 51"/>
    <w:basedOn w:val="TableNormal"/>
    <w:next w:val="TableNormal"/>
    <w:uiPriority w:val="47"/>
    <w:rsid w:val="00816F21"/>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Body0">
    <w:name w:val="Body"/>
    <w:link w:val="BodyChar1"/>
    <w:rsid w:val="00816F21"/>
    <w:pPr>
      <w:tabs>
        <w:tab w:val="left" w:pos="720"/>
        <w:tab w:val="left" w:pos="4680"/>
      </w:tabs>
      <w:spacing w:after="240" w:line="240" w:lineRule="auto"/>
      <w:jc w:val="both"/>
    </w:pPr>
    <w:rPr>
      <w:rFonts w:ascii="Calibri" w:eastAsia="Times New Roman" w:hAnsi="Calibri" w:cs="Times New Roman"/>
      <w:szCs w:val="20"/>
    </w:rPr>
  </w:style>
  <w:style w:type="character" w:customStyle="1" w:styleId="BodyChar1">
    <w:name w:val="Body Char1"/>
    <w:basedOn w:val="DefaultParagraphFont"/>
    <w:link w:val="Body0"/>
    <w:rsid w:val="00816F21"/>
    <w:rPr>
      <w:rFonts w:ascii="Calibri" w:eastAsia="Times New Roman" w:hAnsi="Calibri" w:cs="Times New Roman"/>
      <w:szCs w:val="20"/>
    </w:rPr>
  </w:style>
  <w:style w:type="paragraph" w:customStyle="1" w:styleId="In-TextTables">
    <w:name w:val="In-Text Tables"/>
    <w:basedOn w:val="SmallTitles"/>
    <w:uiPriority w:val="9"/>
    <w:qFormat/>
    <w:rsid w:val="001F7BF5"/>
    <w:pPr>
      <w:keepNext/>
    </w:pPr>
  </w:style>
  <w:style w:type="character" w:customStyle="1" w:styleId="BulletsChar">
    <w:name w:val="Bullets Char"/>
    <w:basedOn w:val="DefaultParagraphFont"/>
    <w:link w:val="Bullets"/>
    <w:uiPriority w:val="4"/>
    <w:rsid w:val="00D45A6D"/>
    <w:rPr>
      <w:rFonts w:ascii="Arial" w:eastAsia="Times New Roman" w:hAnsi="Arial" w:cs="Times New Roman"/>
      <w:color w:val="0D0D0D"/>
      <w:kern w:val="19"/>
      <w:szCs w:val="16"/>
    </w:rPr>
  </w:style>
  <w:style w:type="paragraph" w:customStyle="1" w:styleId="TableHeader">
    <w:name w:val="Table Header"/>
    <w:basedOn w:val="ListParagraph"/>
    <w:uiPriority w:val="5"/>
    <w:qFormat/>
    <w:rsid w:val="00227058"/>
    <w:pPr>
      <w:spacing w:before="0" w:after="0"/>
      <w:jc w:val="center"/>
    </w:pPr>
    <w:rPr>
      <w:rFonts w:eastAsiaTheme="minorHAnsi" w:cstheme="minorBidi"/>
      <w:b/>
      <w:bCs/>
      <w:color w:val="FFFFFF" w:themeColor="background1"/>
      <w:szCs w:val="22"/>
    </w:rPr>
  </w:style>
  <w:style w:type="character" w:customStyle="1" w:styleId="TableTitleChar">
    <w:name w:val="Table Title Char"/>
    <w:basedOn w:val="DefaultParagraphFont"/>
    <w:link w:val="TableTitle"/>
    <w:uiPriority w:val="7"/>
    <w:rsid w:val="00227058"/>
    <w:rPr>
      <w:rFonts w:ascii="Arial" w:eastAsia="Times New Roman" w:hAnsi="Arial" w:cs="Times New Roman"/>
      <w:b/>
      <w:bCs/>
      <w:color w:val="FFFFFF" w:themeColor="background1"/>
      <w:kern w:val="19"/>
      <w:sz w:val="19"/>
      <w:szCs w:val="16"/>
      <w:lang w:val="en-US"/>
    </w:rPr>
  </w:style>
  <w:style w:type="paragraph" w:customStyle="1" w:styleId="Footnotes">
    <w:name w:val="Footnotes"/>
    <w:basedOn w:val="Normal"/>
    <w:link w:val="FootnotesChar"/>
    <w:qFormat/>
    <w:rsid w:val="00EA68E6"/>
    <w:pPr>
      <w:spacing w:before="0" w:line="240" w:lineRule="auto"/>
      <w:ind w:left="142"/>
      <w:jc w:val="left"/>
    </w:pPr>
    <w:rPr>
      <w:rFonts w:cs="Arial"/>
      <w:sz w:val="18"/>
      <w:szCs w:val="18"/>
    </w:rPr>
  </w:style>
  <w:style w:type="character" w:customStyle="1" w:styleId="FootnotesChar">
    <w:name w:val="Footnotes Char"/>
    <w:basedOn w:val="DefaultParagraphFont"/>
    <w:link w:val="Footnotes"/>
    <w:rsid w:val="00EA68E6"/>
    <w:rPr>
      <w:rFonts w:ascii="Arial" w:hAnsi="Arial" w:cs="Arial"/>
      <w:sz w:val="18"/>
      <w:szCs w:val="18"/>
    </w:rPr>
  </w:style>
  <w:style w:type="character" w:styleId="HTMLCode">
    <w:name w:val="HTML Code"/>
    <w:basedOn w:val="DefaultParagraphFont"/>
    <w:uiPriority w:val="99"/>
    <w:semiHidden/>
    <w:unhideWhenUsed/>
    <w:rsid w:val="004A23A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133635">
      <w:bodyDiv w:val="1"/>
      <w:marLeft w:val="0"/>
      <w:marRight w:val="0"/>
      <w:marTop w:val="0"/>
      <w:marBottom w:val="0"/>
      <w:divBdr>
        <w:top w:val="none" w:sz="0" w:space="0" w:color="auto"/>
        <w:left w:val="none" w:sz="0" w:space="0" w:color="auto"/>
        <w:bottom w:val="none" w:sz="0" w:space="0" w:color="auto"/>
        <w:right w:val="none" w:sz="0" w:space="0" w:color="auto"/>
      </w:divBdr>
    </w:div>
    <w:div w:id="15889307">
      <w:bodyDiv w:val="1"/>
      <w:marLeft w:val="0"/>
      <w:marRight w:val="0"/>
      <w:marTop w:val="0"/>
      <w:marBottom w:val="0"/>
      <w:divBdr>
        <w:top w:val="none" w:sz="0" w:space="0" w:color="auto"/>
        <w:left w:val="none" w:sz="0" w:space="0" w:color="auto"/>
        <w:bottom w:val="none" w:sz="0" w:space="0" w:color="auto"/>
        <w:right w:val="none" w:sz="0" w:space="0" w:color="auto"/>
      </w:divBdr>
    </w:div>
    <w:div w:id="16658790">
      <w:bodyDiv w:val="1"/>
      <w:marLeft w:val="0"/>
      <w:marRight w:val="0"/>
      <w:marTop w:val="0"/>
      <w:marBottom w:val="0"/>
      <w:divBdr>
        <w:top w:val="none" w:sz="0" w:space="0" w:color="auto"/>
        <w:left w:val="none" w:sz="0" w:space="0" w:color="auto"/>
        <w:bottom w:val="none" w:sz="0" w:space="0" w:color="auto"/>
        <w:right w:val="none" w:sz="0" w:space="0" w:color="auto"/>
      </w:divBdr>
    </w:div>
    <w:div w:id="18244047">
      <w:bodyDiv w:val="1"/>
      <w:marLeft w:val="0"/>
      <w:marRight w:val="0"/>
      <w:marTop w:val="0"/>
      <w:marBottom w:val="0"/>
      <w:divBdr>
        <w:top w:val="none" w:sz="0" w:space="0" w:color="auto"/>
        <w:left w:val="none" w:sz="0" w:space="0" w:color="auto"/>
        <w:bottom w:val="none" w:sz="0" w:space="0" w:color="auto"/>
        <w:right w:val="none" w:sz="0" w:space="0" w:color="auto"/>
      </w:divBdr>
    </w:div>
    <w:div w:id="18355095">
      <w:bodyDiv w:val="1"/>
      <w:marLeft w:val="0"/>
      <w:marRight w:val="0"/>
      <w:marTop w:val="0"/>
      <w:marBottom w:val="0"/>
      <w:divBdr>
        <w:top w:val="none" w:sz="0" w:space="0" w:color="auto"/>
        <w:left w:val="none" w:sz="0" w:space="0" w:color="auto"/>
        <w:bottom w:val="none" w:sz="0" w:space="0" w:color="auto"/>
        <w:right w:val="none" w:sz="0" w:space="0" w:color="auto"/>
      </w:divBdr>
    </w:div>
    <w:div w:id="19398769">
      <w:bodyDiv w:val="1"/>
      <w:marLeft w:val="0"/>
      <w:marRight w:val="0"/>
      <w:marTop w:val="0"/>
      <w:marBottom w:val="0"/>
      <w:divBdr>
        <w:top w:val="none" w:sz="0" w:space="0" w:color="auto"/>
        <w:left w:val="none" w:sz="0" w:space="0" w:color="auto"/>
        <w:bottom w:val="none" w:sz="0" w:space="0" w:color="auto"/>
        <w:right w:val="none" w:sz="0" w:space="0" w:color="auto"/>
      </w:divBdr>
    </w:div>
    <w:div w:id="19431402">
      <w:bodyDiv w:val="1"/>
      <w:marLeft w:val="0"/>
      <w:marRight w:val="0"/>
      <w:marTop w:val="0"/>
      <w:marBottom w:val="0"/>
      <w:divBdr>
        <w:top w:val="none" w:sz="0" w:space="0" w:color="auto"/>
        <w:left w:val="none" w:sz="0" w:space="0" w:color="auto"/>
        <w:bottom w:val="none" w:sz="0" w:space="0" w:color="auto"/>
        <w:right w:val="none" w:sz="0" w:space="0" w:color="auto"/>
      </w:divBdr>
    </w:div>
    <w:div w:id="22290659">
      <w:bodyDiv w:val="1"/>
      <w:marLeft w:val="0"/>
      <w:marRight w:val="0"/>
      <w:marTop w:val="0"/>
      <w:marBottom w:val="0"/>
      <w:divBdr>
        <w:top w:val="none" w:sz="0" w:space="0" w:color="auto"/>
        <w:left w:val="none" w:sz="0" w:space="0" w:color="auto"/>
        <w:bottom w:val="none" w:sz="0" w:space="0" w:color="auto"/>
        <w:right w:val="none" w:sz="0" w:space="0" w:color="auto"/>
      </w:divBdr>
    </w:div>
    <w:div w:id="26562336">
      <w:bodyDiv w:val="1"/>
      <w:marLeft w:val="0"/>
      <w:marRight w:val="0"/>
      <w:marTop w:val="0"/>
      <w:marBottom w:val="0"/>
      <w:divBdr>
        <w:top w:val="none" w:sz="0" w:space="0" w:color="auto"/>
        <w:left w:val="none" w:sz="0" w:space="0" w:color="auto"/>
        <w:bottom w:val="none" w:sz="0" w:space="0" w:color="auto"/>
        <w:right w:val="none" w:sz="0" w:space="0" w:color="auto"/>
      </w:divBdr>
    </w:div>
    <w:div w:id="28648652">
      <w:bodyDiv w:val="1"/>
      <w:marLeft w:val="0"/>
      <w:marRight w:val="0"/>
      <w:marTop w:val="0"/>
      <w:marBottom w:val="0"/>
      <w:divBdr>
        <w:top w:val="none" w:sz="0" w:space="0" w:color="auto"/>
        <w:left w:val="none" w:sz="0" w:space="0" w:color="auto"/>
        <w:bottom w:val="none" w:sz="0" w:space="0" w:color="auto"/>
        <w:right w:val="none" w:sz="0" w:space="0" w:color="auto"/>
      </w:divBdr>
    </w:div>
    <w:div w:id="29573190">
      <w:bodyDiv w:val="1"/>
      <w:marLeft w:val="0"/>
      <w:marRight w:val="0"/>
      <w:marTop w:val="0"/>
      <w:marBottom w:val="0"/>
      <w:divBdr>
        <w:top w:val="none" w:sz="0" w:space="0" w:color="auto"/>
        <w:left w:val="none" w:sz="0" w:space="0" w:color="auto"/>
        <w:bottom w:val="none" w:sz="0" w:space="0" w:color="auto"/>
        <w:right w:val="none" w:sz="0" w:space="0" w:color="auto"/>
      </w:divBdr>
    </w:div>
    <w:div w:id="30886665">
      <w:bodyDiv w:val="1"/>
      <w:marLeft w:val="0"/>
      <w:marRight w:val="0"/>
      <w:marTop w:val="0"/>
      <w:marBottom w:val="0"/>
      <w:divBdr>
        <w:top w:val="none" w:sz="0" w:space="0" w:color="auto"/>
        <w:left w:val="none" w:sz="0" w:space="0" w:color="auto"/>
        <w:bottom w:val="none" w:sz="0" w:space="0" w:color="auto"/>
        <w:right w:val="none" w:sz="0" w:space="0" w:color="auto"/>
      </w:divBdr>
    </w:div>
    <w:div w:id="35006230">
      <w:bodyDiv w:val="1"/>
      <w:marLeft w:val="0"/>
      <w:marRight w:val="0"/>
      <w:marTop w:val="0"/>
      <w:marBottom w:val="0"/>
      <w:divBdr>
        <w:top w:val="none" w:sz="0" w:space="0" w:color="auto"/>
        <w:left w:val="none" w:sz="0" w:space="0" w:color="auto"/>
        <w:bottom w:val="none" w:sz="0" w:space="0" w:color="auto"/>
        <w:right w:val="none" w:sz="0" w:space="0" w:color="auto"/>
      </w:divBdr>
    </w:div>
    <w:div w:id="35131176">
      <w:bodyDiv w:val="1"/>
      <w:marLeft w:val="0"/>
      <w:marRight w:val="0"/>
      <w:marTop w:val="0"/>
      <w:marBottom w:val="0"/>
      <w:divBdr>
        <w:top w:val="none" w:sz="0" w:space="0" w:color="auto"/>
        <w:left w:val="none" w:sz="0" w:space="0" w:color="auto"/>
        <w:bottom w:val="none" w:sz="0" w:space="0" w:color="auto"/>
        <w:right w:val="none" w:sz="0" w:space="0" w:color="auto"/>
      </w:divBdr>
    </w:div>
    <w:div w:id="38284798">
      <w:bodyDiv w:val="1"/>
      <w:marLeft w:val="0"/>
      <w:marRight w:val="0"/>
      <w:marTop w:val="0"/>
      <w:marBottom w:val="0"/>
      <w:divBdr>
        <w:top w:val="none" w:sz="0" w:space="0" w:color="auto"/>
        <w:left w:val="none" w:sz="0" w:space="0" w:color="auto"/>
        <w:bottom w:val="none" w:sz="0" w:space="0" w:color="auto"/>
        <w:right w:val="none" w:sz="0" w:space="0" w:color="auto"/>
      </w:divBdr>
    </w:div>
    <w:div w:id="38864444">
      <w:bodyDiv w:val="1"/>
      <w:marLeft w:val="0"/>
      <w:marRight w:val="0"/>
      <w:marTop w:val="0"/>
      <w:marBottom w:val="0"/>
      <w:divBdr>
        <w:top w:val="none" w:sz="0" w:space="0" w:color="auto"/>
        <w:left w:val="none" w:sz="0" w:space="0" w:color="auto"/>
        <w:bottom w:val="none" w:sz="0" w:space="0" w:color="auto"/>
        <w:right w:val="none" w:sz="0" w:space="0" w:color="auto"/>
      </w:divBdr>
    </w:div>
    <w:div w:id="39525099">
      <w:bodyDiv w:val="1"/>
      <w:marLeft w:val="0"/>
      <w:marRight w:val="0"/>
      <w:marTop w:val="0"/>
      <w:marBottom w:val="0"/>
      <w:divBdr>
        <w:top w:val="none" w:sz="0" w:space="0" w:color="auto"/>
        <w:left w:val="none" w:sz="0" w:space="0" w:color="auto"/>
        <w:bottom w:val="none" w:sz="0" w:space="0" w:color="auto"/>
        <w:right w:val="none" w:sz="0" w:space="0" w:color="auto"/>
      </w:divBdr>
    </w:div>
    <w:div w:id="41760476">
      <w:bodyDiv w:val="1"/>
      <w:marLeft w:val="0"/>
      <w:marRight w:val="0"/>
      <w:marTop w:val="0"/>
      <w:marBottom w:val="0"/>
      <w:divBdr>
        <w:top w:val="none" w:sz="0" w:space="0" w:color="auto"/>
        <w:left w:val="none" w:sz="0" w:space="0" w:color="auto"/>
        <w:bottom w:val="none" w:sz="0" w:space="0" w:color="auto"/>
        <w:right w:val="none" w:sz="0" w:space="0" w:color="auto"/>
      </w:divBdr>
    </w:div>
    <w:div w:id="42100982">
      <w:bodyDiv w:val="1"/>
      <w:marLeft w:val="0"/>
      <w:marRight w:val="0"/>
      <w:marTop w:val="0"/>
      <w:marBottom w:val="0"/>
      <w:divBdr>
        <w:top w:val="none" w:sz="0" w:space="0" w:color="auto"/>
        <w:left w:val="none" w:sz="0" w:space="0" w:color="auto"/>
        <w:bottom w:val="none" w:sz="0" w:space="0" w:color="auto"/>
        <w:right w:val="none" w:sz="0" w:space="0" w:color="auto"/>
      </w:divBdr>
    </w:div>
    <w:div w:id="47076407">
      <w:bodyDiv w:val="1"/>
      <w:marLeft w:val="0"/>
      <w:marRight w:val="0"/>
      <w:marTop w:val="0"/>
      <w:marBottom w:val="0"/>
      <w:divBdr>
        <w:top w:val="none" w:sz="0" w:space="0" w:color="auto"/>
        <w:left w:val="none" w:sz="0" w:space="0" w:color="auto"/>
        <w:bottom w:val="none" w:sz="0" w:space="0" w:color="auto"/>
        <w:right w:val="none" w:sz="0" w:space="0" w:color="auto"/>
      </w:divBdr>
    </w:div>
    <w:div w:id="58527213">
      <w:bodyDiv w:val="1"/>
      <w:marLeft w:val="0"/>
      <w:marRight w:val="0"/>
      <w:marTop w:val="0"/>
      <w:marBottom w:val="0"/>
      <w:divBdr>
        <w:top w:val="none" w:sz="0" w:space="0" w:color="auto"/>
        <w:left w:val="none" w:sz="0" w:space="0" w:color="auto"/>
        <w:bottom w:val="none" w:sz="0" w:space="0" w:color="auto"/>
        <w:right w:val="none" w:sz="0" w:space="0" w:color="auto"/>
      </w:divBdr>
    </w:div>
    <w:div w:id="61175202">
      <w:bodyDiv w:val="1"/>
      <w:marLeft w:val="0"/>
      <w:marRight w:val="0"/>
      <w:marTop w:val="0"/>
      <w:marBottom w:val="0"/>
      <w:divBdr>
        <w:top w:val="none" w:sz="0" w:space="0" w:color="auto"/>
        <w:left w:val="none" w:sz="0" w:space="0" w:color="auto"/>
        <w:bottom w:val="none" w:sz="0" w:space="0" w:color="auto"/>
        <w:right w:val="none" w:sz="0" w:space="0" w:color="auto"/>
      </w:divBdr>
    </w:div>
    <w:div w:id="64912482">
      <w:bodyDiv w:val="1"/>
      <w:marLeft w:val="0"/>
      <w:marRight w:val="0"/>
      <w:marTop w:val="0"/>
      <w:marBottom w:val="0"/>
      <w:divBdr>
        <w:top w:val="none" w:sz="0" w:space="0" w:color="auto"/>
        <w:left w:val="none" w:sz="0" w:space="0" w:color="auto"/>
        <w:bottom w:val="none" w:sz="0" w:space="0" w:color="auto"/>
        <w:right w:val="none" w:sz="0" w:space="0" w:color="auto"/>
      </w:divBdr>
    </w:div>
    <w:div w:id="64962787">
      <w:bodyDiv w:val="1"/>
      <w:marLeft w:val="0"/>
      <w:marRight w:val="0"/>
      <w:marTop w:val="0"/>
      <w:marBottom w:val="0"/>
      <w:divBdr>
        <w:top w:val="none" w:sz="0" w:space="0" w:color="auto"/>
        <w:left w:val="none" w:sz="0" w:space="0" w:color="auto"/>
        <w:bottom w:val="none" w:sz="0" w:space="0" w:color="auto"/>
        <w:right w:val="none" w:sz="0" w:space="0" w:color="auto"/>
      </w:divBdr>
    </w:div>
    <w:div w:id="65610750">
      <w:bodyDiv w:val="1"/>
      <w:marLeft w:val="0"/>
      <w:marRight w:val="0"/>
      <w:marTop w:val="0"/>
      <w:marBottom w:val="0"/>
      <w:divBdr>
        <w:top w:val="none" w:sz="0" w:space="0" w:color="auto"/>
        <w:left w:val="none" w:sz="0" w:space="0" w:color="auto"/>
        <w:bottom w:val="none" w:sz="0" w:space="0" w:color="auto"/>
        <w:right w:val="none" w:sz="0" w:space="0" w:color="auto"/>
      </w:divBdr>
    </w:div>
    <w:div w:id="68429452">
      <w:bodyDiv w:val="1"/>
      <w:marLeft w:val="0"/>
      <w:marRight w:val="0"/>
      <w:marTop w:val="0"/>
      <w:marBottom w:val="0"/>
      <w:divBdr>
        <w:top w:val="none" w:sz="0" w:space="0" w:color="auto"/>
        <w:left w:val="none" w:sz="0" w:space="0" w:color="auto"/>
        <w:bottom w:val="none" w:sz="0" w:space="0" w:color="auto"/>
        <w:right w:val="none" w:sz="0" w:space="0" w:color="auto"/>
      </w:divBdr>
    </w:div>
    <w:div w:id="69667107">
      <w:bodyDiv w:val="1"/>
      <w:marLeft w:val="0"/>
      <w:marRight w:val="0"/>
      <w:marTop w:val="0"/>
      <w:marBottom w:val="0"/>
      <w:divBdr>
        <w:top w:val="none" w:sz="0" w:space="0" w:color="auto"/>
        <w:left w:val="none" w:sz="0" w:space="0" w:color="auto"/>
        <w:bottom w:val="none" w:sz="0" w:space="0" w:color="auto"/>
        <w:right w:val="none" w:sz="0" w:space="0" w:color="auto"/>
      </w:divBdr>
    </w:div>
    <w:div w:id="70393426">
      <w:bodyDiv w:val="1"/>
      <w:marLeft w:val="0"/>
      <w:marRight w:val="0"/>
      <w:marTop w:val="0"/>
      <w:marBottom w:val="0"/>
      <w:divBdr>
        <w:top w:val="none" w:sz="0" w:space="0" w:color="auto"/>
        <w:left w:val="none" w:sz="0" w:space="0" w:color="auto"/>
        <w:bottom w:val="none" w:sz="0" w:space="0" w:color="auto"/>
        <w:right w:val="none" w:sz="0" w:space="0" w:color="auto"/>
      </w:divBdr>
    </w:div>
    <w:div w:id="71200396">
      <w:bodyDiv w:val="1"/>
      <w:marLeft w:val="0"/>
      <w:marRight w:val="0"/>
      <w:marTop w:val="0"/>
      <w:marBottom w:val="0"/>
      <w:divBdr>
        <w:top w:val="none" w:sz="0" w:space="0" w:color="auto"/>
        <w:left w:val="none" w:sz="0" w:space="0" w:color="auto"/>
        <w:bottom w:val="none" w:sz="0" w:space="0" w:color="auto"/>
        <w:right w:val="none" w:sz="0" w:space="0" w:color="auto"/>
      </w:divBdr>
    </w:div>
    <w:div w:id="71514170">
      <w:bodyDiv w:val="1"/>
      <w:marLeft w:val="0"/>
      <w:marRight w:val="0"/>
      <w:marTop w:val="0"/>
      <w:marBottom w:val="0"/>
      <w:divBdr>
        <w:top w:val="none" w:sz="0" w:space="0" w:color="auto"/>
        <w:left w:val="none" w:sz="0" w:space="0" w:color="auto"/>
        <w:bottom w:val="none" w:sz="0" w:space="0" w:color="auto"/>
        <w:right w:val="none" w:sz="0" w:space="0" w:color="auto"/>
      </w:divBdr>
    </w:div>
    <w:div w:id="76560776">
      <w:bodyDiv w:val="1"/>
      <w:marLeft w:val="0"/>
      <w:marRight w:val="0"/>
      <w:marTop w:val="0"/>
      <w:marBottom w:val="0"/>
      <w:divBdr>
        <w:top w:val="none" w:sz="0" w:space="0" w:color="auto"/>
        <w:left w:val="none" w:sz="0" w:space="0" w:color="auto"/>
        <w:bottom w:val="none" w:sz="0" w:space="0" w:color="auto"/>
        <w:right w:val="none" w:sz="0" w:space="0" w:color="auto"/>
      </w:divBdr>
    </w:div>
    <w:div w:id="82728157">
      <w:bodyDiv w:val="1"/>
      <w:marLeft w:val="0"/>
      <w:marRight w:val="0"/>
      <w:marTop w:val="0"/>
      <w:marBottom w:val="0"/>
      <w:divBdr>
        <w:top w:val="none" w:sz="0" w:space="0" w:color="auto"/>
        <w:left w:val="none" w:sz="0" w:space="0" w:color="auto"/>
        <w:bottom w:val="none" w:sz="0" w:space="0" w:color="auto"/>
        <w:right w:val="none" w:sz="0" w:space="0" w:color="auto"/>
      </w:divBdr>
    </w:div>
    <w:div w:id="91974517">
      <w:bodyDiv w:val="1"/>
      <w:marLeft w:val="0"/>
      <w:marRight w:val="0"/>
      <w:marTop w:val="0"/>
      <w:marBottom w:val="0"/>
      <w:divBdr>
        <w:top w:val="none" w:sz="0" w:space="0" w:color="auto"/>
        <w:left w:val="none" w:sz="0" w:space="0" w:color="auto"/>
        <w:bottom w:val="none" w:sz="0" w:space="0" w:color="auto"/>
        <w:right w:val="none" w:sz="0" w:space="0" w:color="auto"/>
      </w:divBdr>
    </w:div>
    <w:div w:id="100145611">
      <w:bodyDiv w:val="1"/>
      <w:marLeft w:val="0"/>
      <w:marRight w:val="0"/>
      <w:marTop w:val="0"/>
      <w:marBottom w:val="0"/>
      <w:divBdr>
        <w:top w:val="none" w:sz="0" w:space="0" w:color="auto"/>
        <w:left w:val="none" w:sz="0" w:space="0" w:color="auto"/>
        <w:bottom w:val="none" w:sz="0" w:space="0" w:color="auto"/>
        <w:right w:val="none" w:sz="0" w:space="0" w:color="auto"/>
      </w:divBdr>
    </w:div>
    <w:div w:id="101388622">
      <w:bodyDiv w:val="1"/>
      <w:marLeft w:val="0"/>
      <w:marRight w:val="0"/>
      <w:marTop w:val="0"/>
      <w:marBottom w:val="0"/>
      <w:divBdr>
        <w:top w:val="none" w:sz="0" w:space="0" w:color="auto"/>
        <w:left w:val="none" w:sz="0" w:space="0" w:color="auto"/>
        <w:bottom w:val="none" w:sz="0" w:space="0" w:color="auto"/>
        <w:right w:val="none" w:sz="0" w:space="0" w:color="auto"/>
      </w:divBdr>
    </w:div>
    <w:div w:id="103233887">
      <w:bodyDiv w:val="1"/>
      <w:marLeft w:val="0"/>
      <w:marRight w:val="0"/>
      <w:marTop w:val="0"/>
      <w:marBottom w:val="0"/>
      <w:divBdr>
        <w:top w:val="none" w:sz="0" w:space="0" w:color="auto"/>
        <w:left w:val="none" w:sz="0" w:space="0" w:color="auto"/>
        <w:bottom w:val="none" w:sz="0" w:space="0" w:color="auto"/>
        <w:right w:val="none" w:sz="0" w:space="0" w:color="auto"/>
      </w:divBdr>
    </w:div>
    <w:div w:id="107630269">
      <w:bodyDiv w:val="1"/>
      <w:marLeft w:val="0"/>
      <w:marRight w:val="0"/>
      <w:marTop w:val="0"/>
      <w:marBottom w:val="0"/>
      <w:divBdr>
        <w:top w:val="none" w:sz="0" w:space="0" w:color="auto"/>
        <w:left w:val="none" w:sz="0" w:space="0" w:color="auto"/>
        <w:bottom w:val="none" w:sz="0" w:space="0" w:color="auto"/>
        <w:right w:val="none" w:sz="0" w:space="0" w:color="auto"/>
      </w:divBdr>
    </w:div>
    <w:div w:id="108866457">
      <w:bodyDiv w:val="1"/>
      <w:marLeft w:val="0"/>
      <w:marRight w:val="0"/>
      <w:marTop w:val="0"/>
      <w:marBottom w:val="0"/>
      <w:divBdr>
        <w:top w:val="none" w:sz="0" w:space="0" w:color="auto"/>
        <w:left w:val="none" w:sz="0" w:space="0" w:color="auto"/>
        <w:bottom w:val="none" w:sz="0" w:space="0" w:color="auto"/>
        <w:right w:val="none" w:sz="0" w:space="0" w:color="auto"/>
      </w:divBdr>
    </w:div>
    <w:div w:id="110057258">
      <w:bodyDiv w:val="1"/>
      <w:marLeft w:val="0"/>
      <w:marRight w:val="0"/>
      <w:marTop w:val="0"/>
      <w:marBottom w:val="0"/>
      <w:divBdr>
        <w:top w:val="none" w:sz="0" w:space="0" w:color="auto"/>
        <w:left w:val="none" w:sz="0" w:space="0" w:color="auto"/>
        <w:bottom w:val="none" w:sz="0" w:space="0" w:color="auto"/>
        <w:right w:val="none" w:sz="0" w:space="0" w:color="auto"/>
      </w:divBdr>
    </w:div>
    <w:div w:id="110633808">
      <w:bodyDiv w:val="1"/>
      <w:marLeft w:val="0"/>
      <w:marRight w:val="0"/>
      <w:marTop w:val="0"/>
      <w:marBottom w:val="0"/>
      <w:divBdr>
        <w:top w:val="none" w:sz="0" w:space="0" w:color="auto"/>
        <w:left w:val="none" w:sz="0" w:space="0" w:color="auto"/>
        <w:bottom w:val="none" w:sz="0" w:space="0" w:color="auto"/>
        <w:right w:val="none" w:sz="0" w:space="0" w:color="auto"/>
      </w:divBdr>
    </w:div>
    <w:div w:id="111630652">
      <w:bodyDiv w:val="1"/>
      <w:marLeft w:val="0"/>
      <w:marRight w:val="0"/>
      <w:marTop w:val="0"/>
      <w:marBottom w:val="0"/>
      <w:divBdr>
        <w:top w:val="none" w:sz="0" w:space="0" w:color="auto"/>
        <w:left w:val="none" w:sz="0" w:space="0" w:color="auto"/>
        <w:bottom w:val="none" w:sz="0" w:space="0" w:color="auto"/>
        <w:right w:val="none" w:sz="0" w:space="0" w:color="auto"/>
      </w:divBdr>
    </w:div>
    <w:div w:id="112482533">
      <w:bodyDiv w:val="1"/>
      <w:marLeft w:val="0"/>
      <w:marRight w:val="0"/>
      <w:marTop w:val="0"/>
      <w:marBottom w:val="0"/>
      <w:divBdr>
        <w:top w:val="none" w:sz="0" w:space="0" w:color="auto"/>
        <w:left w:val="none" w:sz="0" w:space="0" w:color="auto"/>
        <w:bottom w:val="none" w:sz="0" w:space="0" w:color="auto"/>
        <w:right w:val="none" w:sz="0" w:space="0" w:color="auto"/>
      </w:divBdr>
    </w:div>
    <w:div w:id="120804961">
      <w:bodyDiv w:val="1"/>
      <w:marLeft w:val="0"/>
      <w:marRight w:val="0"/>
      <w:marTop w:val="0"/>
      <w:marBottom w:val="0"/>
      <w:divBdr>
        <w:top w:val="none" w:sz="0" w:space="0" w:color="auto"/>
        <w:left w:val="none" w:sz="0" w:space="0" w:color="auto"/>
        <w:bottom w:val="none" w:sz="0" w:space="0" w:color="auto"/>
        <w:right w:val="none" w:sz="0" w:space="0" w:color="auto"/>
      </w:divBdr>
    </w:div>
    <w:div w:id="124009961">
      <w:bodyDiv w:val="1"/>
      <w:marLeft w:val="0"/>
      <w:marRight w:val="0"/>
      <w:marTop w:val="0"/>
      <w:marBottom w:val="0"/>
      <w:divBdr>
        <w:top w:val="none" w:sz="0" w:space="0" w:color="auto"/>
        <w:left w:val="none" w:sz="0" w:space="0" w:color="auto"/>
        <w:bottom w:val="none" w:sz="0" w:space="0" w:color="auto"/>
        <w:right w:val="none" w:sz="0" w:space="0" w:color="auto"/>
      </w:divBdr>
    </w:div>
    <w:div w:id="124590890">
      <w:bodyDiv w:val="1"/>
      <w:marLeft w:val="0"/>
      <w:marRight w:val="0"/>
      <w:marTop w:val="0"/>
      <w:marBottom w:val="0"/>
      <w:divBdr>
        <w:top w:val="none" w:sz="0" w:space="0" w:color="auto"/>
        <w:left w:val="none" w:sz="0" w:space="0" w:color="auto"/>
        <w:bottom w:val="none" w:sz="0" w:space="0" w:color="auto"/>
        <w:right w:val="none" w:sz="0" w:space="0" w:color="auto"/>
      </w:divBdr>
    </w:div>
    <w:div w:id="127599735">
      <w:bodyDiv w:val="1"/>
      <w:marLeft w:val="0"/>
      <w:marRight w:val="0"/>
      <w:marTop w:val="0"/>
      <w:marBottom w:val="0"/>
      <w:divBdr>
        <w:top w:val="none" w:sz="0" w:space="0" w:color="auto"/>
        <w:left w:val="none" w:sz="0" w:space="0" w:color="auto"/>
        <w:bottom w:val="none" w:sz="0" w:space="0" w:color="auto"/>
        <w:right w:val="none" w:sz="0" w:space="0" w:color="auto"/>
      </w:divBdr>
    </w:div>
    <w:div w:id="129328640">
      <w:bodyDiv w:val="1"/>
      <w:marLeft w:val="0"/>
      <w:marRight w:val="0"/>
      <w:marTop w:val="0"/>
      <w:marBottom w:val="0"/>
      <w:divBdr>
        <w:top w:val="none" w:sz="0" w:space="0" w:color="auto"/>
        <w:left w:val="none" w:sz="0" w:space="0" w:color="auto"/>
        <w:bottom w:val="none" w:sz="0" w:space="0" w:color="auto"/>
        <w:right w:val="none" w:sz="0" w:space="0" w:color="auto"/>
      </w:divBdr>
    </w:div>
    <w:div w:id="142083654">
      <w:bodyDiv w:val="1"/>
      <w:marLeft w:val="0"/>
      <w:marRight w:val="0"/>
      <w:marTop w:val="0"/>
      <w:marBottom w:val="0"/>
      <w:divBdr>
        <w:top w:val="none" w:sz="0" w:space="0" w:color="auto"/>
        <w:left w:val="none" w:sz="0" w:space="0" w:color="auto"/>
        <w:bottom w:val="none" w:sz="0" w:space="0" w:color="auto"/>
        <w:right w:val="none" w:sz="0" w:space="0" w:color="auto"/>
      </w:divBdr>
    </w:div>
    <w:div w:id="142240323">
      <w:bodyDiv w:val="1"/>
      <w:marLeft w:val="0"/>
      <w:marRight w:val="0"/>
      <w:marTop w:val="0"/>
      <w:marBottom w:val="0"/>
      <w:divBdr>
        <w:top w:val="none" w:sz="0" w:space="0" w:color="auto"/>
        <w:left w:val="none" w:sz="0" w:space="0" w:color="auto"/>
        <w:bottom w:val="none" w:sz="0" w:space="0" w:color="auto"/>
        <w:right w:val="none" w:sz="0" w:space="0" w:color="auto"/>
      </w:divBdr>
    </w:div>
    <w:div w:id="144051468">
      <w:bodyDiv w:val="1"/>
      <w:marLeft w:val="0"/>
      <w:marRight w:val="0"/>
      <w:marTop w:val="0"/>
      <w:marBottom w:val="0"/>
      <w:divBdr>
        <w:top w:val="none" w:sz="0" w:space="0" w:color="auto"/>
        <w:left w:val="none" w:sz="0" w:space="0" w:color="auto"/>
        <w:bottom w:val="none" w:sz="0" w:space="0" w:color="auto"/>
        <w:right w:val="none" w:sz="0" w:space="0" w:color="auto"/>
      </w:divBdr>
    </w:div>
    <w:div w:id="146435486">
      <w:bodyDiv w:val="1"/>
      <w:marLeft w:val="0"/>
      <w:marRight w:val="0"/>
      <w:marTop w:val="0"/>
      <w:marBottom w:val="0"/>
      <w:divBdr>
        <w:top w:val="none" w:sz="0" w:space="0" w:color="auto"/>
        <w:left w:val="none" w:sz="0" w:space="0" w:color="auto"/>
        <w:bottom w:val="none" w:sz="0" w:space="0" w:color="auto"/>
        <w:right w:val="none" w:sz="0" w:space="0" w:color="auto"/>
      </w:divBdr>
    </w:div>
    <w:div w:id="146482915">
      <w:bodyDiv w:val="1"/>
      <w:marLeft w:val="0"/>
      <w:marRight w:val="0"/>
      <w:marTop w:val="0"/>
      <w:marBottom w:val="0"/>
      <w:divBdr>
        <w:top w:val="none" w:sz="0" w:space="0" w:color="auto"/>
        <w:left w:val="none" w:sz="0" w:space="0" w:color="auto"/>
        <w:bottom w:val="none" w:sz="0" w:space="0" w:color="auto"/>
        <w:right w:val="none" w:sz="0" w:space="0" w:color="auto"/>
      </w:divBdr>
    </w:div>
    <w:div w:id="147750378">
      <w:bodyDiv w:val="1"/>
      <w:marLeft w:val="0"/>
      <w:marRight w:val="0"/>
      <w:marTop w:val="0"/>
      <w:marBottom w:val="0"/>
      <w:divBdr>
        <w:top w:val="none" w:sz="0" w:space="0" w:color="auto"/>
        <w:left w:val="none" w:sz="0" w:space="0" w:color="auto"/>
        <w:bottom w:val="none" w:sz="0" w:space="0" w:color="auto"/>
        <w:right w:val="none" w:sz="0" w:space="0" w:color="auto"/>
      </w:divBdr>
    </w:div>
    <w:div w:id="150368309">
      <w:bodyDiv w:val="1"/>
      <w:marLeft w:val="0"/>
      <w:marRight w:val="0"/>
      <w:marTop w:val="0"/>
      <w:marBottom w:val="0"/>
      <w:divBdr>
        <w:top w:val="none" w:sz="0" w:space="0" w:color="auto"/>
        <w:left w:val="none" w:sz="0" w:space="0" w:color="auto"/>
        <w:bottom w:val="none" w:sz="0" w:space="0" w:color="auto"/>
        <w:right w:val="none" w:sz="0" w:space="0" w:color="auto"/>
      </w:divBdr>
    </w:div>
    <w:div w:id="155070622">
      <w:bodyDiv w:val="1"/>
      <w:marLeft w:val="0"/>
      <w:marRight w:val="0"/>
      <w:marTop w:val="0"/>
      <w:marBottom w:val="0"/>
      <w:divBdr>
        <w:top w:val="none" w:sz="0" w:space="0" w:color="auto"/>
        <w:left w:val="none" w:sz="0" w:space="0" w:color="auto"/>
        <w:bottom w:val="none" w:sz="0" w:space="0" w:color="auto"/>
        <w:right w:val="none" w:sz="0" w:space="0" w:color="auto"/>
      </w:divBdr>
    </w:div>
    <w:div w:id="155197269">
      <w:bodyDiv w:val="1"/>
      <w:marLeft w:val="0"/>
      <w:marRight w:val="0"/>
      <w:marTop w:val="0"/>
      <w:marBottom w:val="0"/>
      <w:divBdr>
        <w:top w:val="none" w:sz="0" w:space="0" w:color="auto"/>
        <w:left w:val="none" w:sz="0" w:space="0" w:color="auto"/>
        <w:bottom w:val="none" w:sz="0" w:space="0" w:color="auto"/>
        <w:right w:val="none" w:sz="0" w:space="0" w:color="auto"/>
      </w:divBdr>
    </w:div>
    <w:div w:id="157964429">
      <w:bodyDiv w:val="1"/>
      <w:marLeft w:val="0"/>
      <w:marRight w:val="0"/>
      <w:marTop w:val="0"/>
      <w:marBottom w:val="0"/>
      <w:divBdr>
        <w:top w:val="none" w:sz="0" w:space="0" w:color="auto"/>
        <w:left w:val="none" w:sz="0" w:space="0" w:color="auto"/>
        <w:bottom w:val="none" w:sz="0" w:space="0" w:color="auto"/>
        <w:right w:val="none" w:sz="0" w:space="0" w:color="auto"/>
      </w:divBdr>
    </w:div>
    <w:div w:id="162016476">
      <w:bodyDiv w:val="1"/>
      <w:marLeft w:val="0"/>
      <w:marRight w:val="0"/>
      <w:marTop w:val="0"/>
      <w:marBottom w:val="0"/>
      <w:divBdr>
        <w:top w:val="none" w:sz="0" w:space="0" w:color="auto"/>
        <w:left w:val="none" w:sz="0" w:space="0" w:color="auto"/>
        <w:bottom w:val="none" w:sz="0" w:space="0" w:color="auto"/>
        <w:right w:val="none" w:sz="0" w:space="0" w:color="auto"/>
      </w:divBdr>
    </w:div>
    <w:div w:id="167671581">
      <w:bodyDiv w:val="1"/>
      <w:marLeft w:val="0"/>
      <w:marRight w:val="0"/>
      <w:marTop w:val="0"/>
      <w:marBottom w:val="0"/>
      <w:divBdr>
        <w:top w:val="none" w:sz="0" w:space="0" w:color="auto"/>
        <w:left w:val="none" w:sz="0" w:space="0" w:color="auto"/>
        <w:bottom w:val="none" w:sz="0" w:space="0" w:color="auto"/>
        <w:right w:val="none" w:sz="0" w:space="0" w:color="auto"/>
      </w:divBdr>
    </w:div>
    <w:div w:id="179206097">
      <w:bodyDiv w:val="1"/>
      <w:marLeft w:val="0"/>
      <w:marRight w:val="0"/>
      <w:marTop w:val="0"/>
      <w:marBottom w:val="0"/>
      <w:divBdr>
        <w:top w:val="none" w:sz="0" w:space="0" w:color="auto"/>
        <w:left w:val="none" w:sz="0" w:space="0" w:color="auto"/>
        <w:bottom w:val="none" w:sz="0" w:space="0" w:color="auto"/>
        <w:right w:val="none" w:sz="0" w:space="0" w:color="auto"/>
      </w:divBdr>
    </w:div>
    <w:div w:id="182283541">
      <w:bodyDiv w:val="1"/>
      <w:marLeft w:val="0"/>
      <w:marRight w:val="0"/>
      <w:marTop w:val="0"/>
      <w:marBottom w:val="0"/>
      <w:divBdr>
        <w:top w:val="none" w:sz="0" w:space="0" w:color="auto"/>
        <w:left w:val="none" w:sz="0" w:space="0" w:color="auto"/>
        <w:bottom w:val="none" w:sz="0" w:space="0" w:color="auto"/>
        <w:right w:val="none" w:sz="0" w:space="0" w:color="auto"/>
      </w:divBdr>
    </w:div>
    <w:div w:id="183203974">
      <w:bodyDiv w:val="1"/>
      <w:marLeft w:val="0"/>
      <w:marRight w:val="0"/>
      <w:marTop w:val="0"/>
      <w:marBottom w:val="0"/>
      <w:divBdr>
        <w:top w:val="none" w:sz="0" w:space="0" w:color="auto"/>
        <w:left w:val="none" w:sz="0" w:space="0" w:color="auto"/>
        <w:bottom w:val="none" w:sz="0" w:space="0" w:color="auto"/>
        <w:right w:val="none" w:sz="0" w:space="0" w:color="auto"/>
      </w:divBdr>
    </w:div>
    <w:div w:id="185103128">
      <w:bodyDiv w:val="1"/>
      <w:marLeft w:val="0"/>
      <w:marRight w:val="0"/>
      <w:marTop w:val="0"/>
      <w:marBottom w:val="0"/>
      <w:divBdr>
        <w:top w:val="none" w:sz="0" w:space="0" w:color="auto"/>
        <w:left w:val="none" w:sz="0" w:space="0" w:color="auto"/>
        <w:bottom w:val="none" w:sz="0" w:space="0" w:color="auto"/>
        <w:right w:val="none" w:sz="0" w:space="0" w:color="auto"/>
      </w:divBdr>
    </w:div>
    <w:div w:id="190189999">
      <w:bodyDiv w:val="1"/>
      <w:marLeft w:val="0"/>
      <w:marRight w:val="0"/>
      <w:marTop w:val="0"/>
      <w:marBottom w:val="0"/>
      <w:divBdr>
        <w:top w:val="none" w:sz="0" w:space="0" w:color="auto"/>
        <w:left w:val="none" w:sz="0" w:space="0" w:color="auto"/>
        <w:bottom w:val="none" w:sz="0" w:space="0" w:color="auto"/>
        <w:right w:val="none" w:sz="0" w:space="0" w:color="auto"/>
      </w:divBdr>
    </w:div>
    <w:div w:id="191309929">
      <w:bodyDiv w:val="1"/>
      <w:marLeft w:val="0"/>
      <w:marRight w:val="0"/>
      <w:marTop w:val="0"/>
      <w:marBottom w:val="0"/>
      <w:divBdr>
        <w:top w:val="none" w:sz="0" w:space="0" w:color="auto"/>
        <w:left w:val="none" w:sz="0" w:space="0" w:color="auto"/>
        <w:bottom w:val="none" w:sz="0" w:space="0" w:color="auto"/>
        <w:right w:val="none" w:sz="0" w:space="0" w:color="auto"/>
      </w:divBdr>
    </w:div>
    <w:div w:id="197937469">
      <w:bodyDiv w:val="1"/>
      <w:marLeft w:val="0"/>
      <w:marRight w:val="0"/>
      <w:marTop w:val="0"/>
      <w:marBottom w:val="0"/>
      <w:divBdr>
        <w:top w:val="none" w:sz="0" w:space="0" w:color="auto"/>
        <w:left w:val="none" w:sz="0" w:space="0" w:color="auto"/>
        <w:bottom w:val="none" w:sz="0" w:space="0" w:color="auto"/>
        <w:right w:val="none" w:sz="0" w:space="0" w:color="auto"/>
      </w:divBdr>
    </w:div>
    <w:div w:id="198666074">
      <w:bodyDiv w:val="1"/>
      <w:marLeft w:val="0"/>
      <w:marRight w:val="0"/>
      <w:marTop w:val="0"/>
      <w:marBottom w:val="0"/>
      <w:divBdr>
        <w:top w:val="none" w:sz="0" w:space="0" w:color="auto"/>
        <w:left w:val="none" w:sz="0" w:space="0" w:color="auto"/>
        <w:bottom w:val="none" w:sz="0" w:space="0" w:color="auto"/>
        <w:right w:val="none" w:sz="0" w:space="0" w:color="auto"/>
      </w:divBdr>
    </w:div>
    <w:div w:id="203442981">
      <w:bodyDiv w:val="1"/>
      <w:marLeft w:val="0"/>
      <w:marRight w:val="0"/>
      <w:marTop w:val="0"/>
      <w:marBottom w:val="0"/>
      <w:divBdr>
        <w:top w:val="none" w:sz="0" w:space="0" w:color="auto"/>
        <w:left w:val="none" w:sz="0" w:space="0" w:color="auto"/>
        <w:bottom w:val="none" w:sz="0" w:space="0" w:color="auto"/>
        <w:right w:val="none" w:sz="0" w:space="0" w:color="auto"/>
      </w:divBdr>
    </w:div>
    <w:div w:id="210962407">
      <w:bodyDiv w:val="1"/>
      <w:marLeft w:val="0"/>
      <w:marRight w:val="0"/>
      <w:marTop w:val="0"/>
      <w:marBottom w:val="0"/>
      <w:divBdr>
        <w:top w:val="none" w:sz="0" w:space="0" w:color="auto"/>
        <w:left w:val="none" w:sz="0" w:space="0" w:color="auto"/>
        <w:bottom w:val="none" w:sz="0" w:space="0" w:color="auto"/>
        <w:right w:val="none" w:sz="0" w:space="0" w:color="auto"/>
      </w:divBdr>
    </w:div>
    <w:div w:id="213930146">
      <w:bodyDiv w:val="1"/>
      <w:marLeft w:val="0"/>
      <w:marRight w:val="0"/>
      <w:marTop w:val="0"/>
      <w:marBottom w:val="0"/>
      <w:divBdr>
        <w:top w:val="none" w:sz="0" w:space="0" w:color="auto"/>
        <w:left w:val="none" w:sz="0" w:space="0" w:color="auto"/>
        <w:bottom w:val="none" w:sz="0" w:space="0" w:color="auto"/>
        <w:right w:val="none" w:sz="0" w:space="0" w:color="auto"/>
      </w:divBdr>
    </w:div>
    <w:div w:id="215631528">
      <w:bodyDiv w:val="1"/>
      <w:marLeft w:val="0"/>
      <w:marRight w:val="0"/>
      <w:marTop w:val="0"/>
      <w:marBottom w:val="0"/>
      <w:divBdr>
        <w:top w:val="none" w:sz="0" w:space="0" w:color="auto"/>
        <w:left w:val="none" w:sz="0" w:space="0" w:color="auto"/>
        <w:bottom w:val="none" w:sz="0" w:space="0" w:color="auto"/>
        <w:right w:val="none" w:sz="0" w:space="0" w:color="auto"/>
      </w:divBdr>
    </w:div>
    <w:div w:id="218788115">
      <w:bodyDiv w:val="1"/>
      <w:marLeft w:val="0"/>
      <w:marRight w:val="0"/>
      <w:marTop w:val="0"/>
      <w:marBottom w:val="0"/>
      <w:divBdr>
        <w:top w:val="none" w:sz="0" w:space="0" w:color="auto"/>
        <w:left w:val="none" w:sz="0" w:space="0" w:color="auto"/>
        <w:bottom w:val="none" w:sz="0" w:space="0" w:color="auto"/>
        <w:right w:val="none" w:sz="0" w:space="0" w:color="auto"/>
      </w:divBdr>
    </w:div>
    <w:div w:id="221331119">
      <w:bodyDiv w:val="1"/>
      <w:marLeft w:val="0"/>
      <w:marRight w:val="0"/>
      <w:marTop w:val="0"/>
      <w:marBottom w:val="0"/>
      <w:divBdr>
        <w:top w:val="none" w:sz="0" w:space="0" w:color="auto"/>
        <w:left w:val="none" w:sz="0" w:space="0" w:color="auto"/>
        <w:bottom w:val="none" w:sz="0" w:space="0" w:color="auto"/>
        <w:right w:val="none" w:sz="0" w:space="0" w:color="auto"/>
      </w:divBdr>
    </w:div>
    <w:div w:id="223033208">
      <w:bodyDiv w:val="1"/>
      <w:marLeft w:val="0"/>
      <w:marRight w:val="0"/>
      <w:marTop w:val="0"/>
      <w:marBottom w:val="0"/>
      <w:divBdr>
        <w:top w:val="none" w:sz="0" w:space="0" w:color="auto"/>
        <w:left w:val="none" w:sz="0" w:space="0" w:color="auto"/>
        <w:bottom w:val="none" w:sz="0" w:space="0" w:color="auto"/>
        <w:right w:val="none" w:sz="0" w:space="0" w:color="auto"/>
      </w:divBdr>
    </w:div>
    <w:div w:id="230046925">
      <w:bodyDiv w:val="1"/>
      <w:marLeft w:val="0"/>
      <w:marRight w:val="0"/>
      <w:marTop w:val="0"/>
      <w:marBottom w:val="0"/>
      <w:divBdr>
        <w:top w:val="none" w:sz="0" w:space="0" w:color="auto"/>
        <w:left w:val="none" w:sz="0" w:space="0" w:color="auto"/>
        <w:bottom w:val="none" w:sz="0" w:space="0" w:color="auto"/>
        <w:right w:val="none" w:sz="0" w:space="0" w:color="auto"/>
      </w:divBdr>
    </w:div>
    <w:div w:id="230972055">
      <w:bodyDiv w:val="1"/>
      <w:marLeft w:val="0"/>
      <w:marRight w:val="0"/>
      <w:marTop w:val="0"/>
      <w:marBottom w:val="0"/>
      <w:divBdr>
        <w:top w:val="none" w:sz="0" w:space="0" w:color="auto"/>
        <w:left w:val="none" w:sz="0" w:space="0" w:color="auto"/>
        <w:bottom w:val="none" w:sz="0" w:space="0" w:color="auto"/>
        <w:right w:val="none" w:sz="0" w:space="0" w:color="auto"/>
      </w:divBdr>
    </w:div>
    <w:div w:id="242641803">
      <w:bodyDiv w:val="1"/>
      <w:marLeft w:val="0"/>
      <w:marRight w:val="0"/>
      <w:marTop w:val="0"/>
      <w:marBottom w:val="0"/>
      <w:divBdr>
        <w:top w:val="none" w:sz="0" w:space="0" w:color="auto"/>
        <w:left w:val="none" w:sz="0" w:space="0" w:color="auto"/>
        <w:bottom w:val="none" w:sz="0" w:space="0" w:color="auto"/>
        <w:right w:val="none" w:sz="0" w:space="0" w:color="auto"/>
      </w:divBdr>
    </w:div>
    <w:div w:id="246690356">
      <w:bodyDiv w:val="1"/>
      <w:marLeft w:val="0"/>
      <w:marRight w:val="0"/>
      <w:marTop w:val="0"/>
      <w:marBottom w:val="0"/>
      <w:divBdr>
        <w:top w:val="none" w:sz="0" w:space="0" w:color="auto"/>
        <w:left w:val="none" w:sz="0" w:space="0" w:color="auto"/>
        <w:bottom w:val="none" w:sz="0" w:space="0" w:color="auto"/>
        <w:right w:val="none" w:sz="0" w:space="0" w:color="auto"/>
      </w:divBdr>
    </w:div>
    <w:div w:id="247080104">
      <w:bodyDiv w:val="1"/>
      <w:marLeft w:val="0"/>
      <w:marRight w:val="0"/>
      <w:marTop w:val="0"/>
      <w:marBottom w:val="0"/>
      <w:divBdr>
        <w:top w:val="none" w:sz="0" w:space="0" w:color="auto"/>
        <w:left w:val="none" w:sz="0" w:space="0" w:color="auto"/>
        <w:bottom w:val="none" w:sz="0" w:space="0" w:color="auto"/>
        <w:right w:val="none" w:sz="0" w:space="0" w:color="auto"/>
      </w:divBdr>
    </w:div>
    <w:div w:id="249854210">
      <w:bodyDiv w:val="1"/>
      <w:marLeft w:val="0"/>
      <w:marRight w:val="0"/>
      <w:marTop w:val="0"/>
      <w:marBottom w:val="0"/>
      <w:divBdr>
        <w:top w:val="none" w:sz="0" w:space="0" w:color="auto"/>
        <w:left w:val="none" w:sz="0" w:space="0" w:color="auto"/>
        <w:bottom w:val="none" w:sz="0" w:space="0" w:color="auto"/>
        <w:right w:val="none" w:sz="0" w:space="0" w:color="auto"/>
      </w:divBdr>
    </w:div>
    <w:div w:id="250239280">
      <w:bodyDiv w:val="1"/>
      <w:marLeft w:val="0"/>
      <w:marRight w:val="0"/>
      <w:marTop w:val="0"/>
      <w:marBottom w:val="0"/>
      <w:divBdr>
        <w:top w:val="none" w:sz="0" w:space="0" w:color="auto"/>
        <w:left w:val="none" w:sz="0" w:space="0" w:color="auto"/>
        <w:bottom w:val="none" w:sz="0" w:space="0" w:color="auto"/>
        <w:right w:val="none" w:sz="0" w:space="0" w:color="auto"/>
      </w:divBdr>
    </w:div>
    <w:div w:id="256062435">
      <w:bodyDiv w:val="1"/>
      <w:marLeft w:val="0"/>
      <w:marRight w:val="0"/>
      <w:marTop w:val="0"/>
      <w:marBottom w:val="0"/>
      <w:divBdr>
        <w:top w:val="none" w:sz="0" w:space="0" w:color="auto"/>
        <w:left w:val="none" w:sz="0" w:space="0" w:color="auto"/>
        <w:bottom w:val="none" w:sz="0" w:space="0" w:color="auto"/>
        <w:right w:val="none" w:sz="0" w:space="0" w:color="auto"/>
      </w:divBdr>
    </w:div>
    <w:div w:id="262765503">
      <w:bodyDiv w:val="1"/>
      <w:marLeft w:val="0"/>
      <w:marRight w:val="0"/>
      <w:marTop w:val="0"/>
      <w:marBottom w:val="0"/>
      <w:divBdr>
        <w:top w:val="none" w:sz="0" w:space="0" w:color="auto"/>
        <w:left w:val="none" w:sz="0" w:space="0" w:color="auto"/>
        <w:bottom w:val="none" w:sz="0" w:space="0" w:color="auto"/>
        <w:right w:val="none" w:sz="0" w:space="0" w:color="auto"/>
      </w:divBdr>
    </w:div>
    <w:div w:id="262961552">
      <w:bodyDiv w:val="1"/>
      <w:marLeft w:val="0"/>
      <w:marRight w:val="0"/>
      <w:marTop w:val="0"/>
      <w:marBottom w:val="0"/>
      <w:divBdr>
        <w:top w:val="none" w:sz="0" w:space="0" w:color="auto"/>
        <w:left w:val="none" w:sz="0" w:space="0" w:color="auto"/>
        <w:bottom w:val="none" w:sz="0" w:space="0" w:color="auto"/>
        <w:right w:val="none" w:sz="0" w:space="0" w:color="auto"/>
      </w:divBdr>
    </w:div>
    <w:div w:id="264307169">
      <w:bodyDiv w:val="1"/>
      <w:marLeft w:val="0"/>
      <w:marRight w:val="0"/>
      <w:marTop w:val="0"/>
      <w:marBottom w:val="0"/>
      <w:divBdr>
        <w:top w:val="none" w:sz="0" w:space="0" w:color="auto"/>
        <w:left w:val="none" w:sz="0" w:space="0" w:color="auto"/>
        <w:bottom w:val="none" w:sz="0" w:space="0" w:color="auto"/>
        <w:right w:val="none" w:sz="0" w:space="0" w:color="auto"/>
      </w:divBdr>
    </w:div>
    <w:div w:id="265845466">
      <w:bodyDiv w:val="1"/>
      <w:marLeft w:val="0"/>
      <w:marRight w:val="0"/>
      <w:marTop w:val="0"/>
      <w:marBottom w:val="0"/>
      <w:divBdr>
        <w:top w:val="none" w:sz="0" w:space="0" w:color="auto"/>
        <w:left w:val="none" w:sz="0" w:space="0" w:color="auto"/>
        <w:bottom w:val="none" w:sz="0" w:space="0" w:color="auto"/>
        <w:right w:val="none" w:sz="0" w:space="0" w:color="auto"/>
      </w:divBdr>
    </w:div>
    <w:div w:id="268126311">
      <w:bodyDiv w:val="1"/>
      <w:marLeft w:val="0"/>
      <w:marRight w:val="0"/>
      <w:marTop w:val="0"/>
      <w:marBottom w:val="0"/>
      <w:divBdr>
        <w:top w:val="none" w:sz="0" w:space="0" w:color="auto"/>
        <w:left w:val="none" w:sz="0" w:space="0" w:color="auto"/>
        <w:bottom w:val="none" w:sz="0" w:space="0" w:color="auto"/>
        <w:right w:val="none" w:sz="0" w:space="0" w:color="auto"/>
      </w:divBdr>
    </w:div>
    <w:div w:id="270086050">
      <w:bodyDiv w:val="1"/>
      <w:marLeft w:val="0"/>
      <w:marRight w:val="0"/>
      <w:marTop w:val="0"/>
      <w:marBottom w:val="0"/>
      <w:divBdr>
        <w:top w:val="none" w:sz="0" w:space="0" w:color="auto"/>
        <w:left w:val="none" w:sz="0" w:space="0" w:color="auto"/>
        <w:bottom w:val="none" w:sz="0" w:space="0" w:color="auto"/>
        <w:right w:val="none" w:sz="0" w:space="0" w:color="auto"/>
      </w:divBdr>
    </w:div>
    <w:div w:id="272906418">
      <w:bodyDiv w:val="1"/>
      <w:marLeft w:val="0"/>
      <w:marRight w:val="0"/>
      <w:marTop w:val="0"/>
      <w:marBottom w:val="0"/>
      <w:divBdr>
        <w:top w:val="none" w:sz="0" w:space="0" w:color="auto"/>
        <w:left w:val="none" w:sz="0" w:space="0" w:color="auto"/>
        <w:bottom w:val="none" w:sz="0" w:space="0" w:color="auto"/>
        <w:right w:val="none" w:sz="0" w:space="0" w:color="auto"/>
      </w:divBdr>
    </w:div>
    <w:div w:id="281888447">
      <w:bodyDiv w:val="1"/>
      <w:marLeft w:val="0"/>
      <w:marRight w:val="0"/>
      <w:marTop w:val="0"/>
      <w:marBottom w:val="0"/>
      <w:divBdr>
        <w:top w:val="none" w:sz="0" w:space="0" w:color="auto"/>
        <w:left w:val="none" w:sz="0" w:space="0" w:color="auto"/>
        <w:bottom w:val="none" w:sz="0" w:space="0" w:color="auto"/>
        <w:right w:val="none" w:sz="0" w:space="0" w:color="auto"/>
      </w:divBdr>
    </w:div>
    <w:div w:id="282153796">
      <w:bodyDiv w:val="1"/>
      <w:marLeft w:val="0"/>
      <w:marRight w:val="0"/>
      <w:marTop w:val="0"/>
      <w:marBottom w:val="0"/>
      <w:divBdr>
        <w:top w:val="none" w:sz="0" w:space="0" w:color="auto"/>
        <w:left w:val="none" w:sz="0" w:space="0" w:color="auto"/>
        <w:bottom w:val="none" w:sz="0" w:space="0" w:color="auto"/>
        <w:right w:val="none" w:sz="0" w:space="0" w:color="auto"/>
      </w:divBdr>
    </w:div>
    <w:div w:id="286132073">
      <w:bodyDiv w:val="1"/>
      <w:marLeft w:val="0"/>
      <w:marRight w:val="0"/>
      <w:marTop w:val="0"/>
      <w:marBottom w:val="0"/>
      <w:divBdr>
        <w:top w:val="none" w:sz="0" w:space="0" w:color="auto"/>
        <w:left w:val="none" w:sz="0" w:space="0" w:color="auto"/>
        <w:bottom w:val="none" w:sz="0" w:space="0" w:color="auto"/>
        <w:right w:val="none" w:sz="0" w:space="0" w:color="auto"/>
      </w:divBdr>
    </w:div>
    <w:div w:id="289479908">
      <w:bodyDiv w:val="1"/>
      <w:marLeft w:val="0"/>
      <w:marRight w:val="0"/>
      <w:marTop w:val="0"/>
      <w:marBottom w:val="0"/>
      <w:divBdr>
        <w:top w:val="none" w:sz="0" w:space="0" w:color="auto"/>
        <w:left w:val="none" w:sz="0" w:space="0" w:color="auto"/>
        <w:bottom w:val="none" w:sz="0" w:space="0" w:color="auto"/>
        <w:right w:val="none" w:sz="0" w:space="0" w:color="auto"/>
      </w:divBdr>
    </w:div>
    <w:div w:id="291636391">
      <w:bodyDiv w:val="1"/>
      <w:marLeft w:val="0"/>
      <w:marRight w:val="0"/>
      <w:marTop w:val="0"/>
      <w:marBottom w:val="0"/>
      <w:divBdr>
        <w:top w:val="none" w:sz="0" w:space="0" w:color="auto"/>
        <w:left w:val="none" w:sz="0" w:space="0" w:color="auto"/>
        <w:bottom w:val="none" w:sz="0" w:space="0" w:color="auto"/>
        <w:right w:val="none" w:sz="0" w:space="0" w:color="auto"/>
      </w:divBdr>
    </w:div>
    <w:div w:id="291986499">
      <w:bodyDiv w:val="1"/>
      <w:marLeft w:val="0"/>
      <w:marRight w:val="0"/>
      <w:marTop w:val="0"/>
      <w:marBottom w:val="0"/>
      <w:divBdr>
        <w:top w:val="none" w:sz="0" w:space="0" w:color="auto"/>
        <w:left w:val="none" w:sz="0" w:space="0" w:color="auto"/>
        <w:bottom w:val="none" w:sz="0" w:space="0" w:color="auto"/>
        <w:right w:val="none" w:sz="0" w:space="0" w:color="auto"/>
      </w:divBdr>
    </w:div>
    <w:div w:id="292637036">
      <w:bodyDiv w:val="1"/>
      <w:marLeft w:val="0"/>
      <w:marRight w:val="0"/>
      <w:marTop w:val="0"/>
      <w:marBottom w:val="0"/>
      <w:divBdr>
        <w:top w:val="none" w:sz="0" w:space="0" w:color="auto"/>
        <w:left w:val="none" w:sz="0" w:space="0" w:color="auto"/>
        <w:bottom w:val="none" w:sz="0" w:space="0" w:color="auto"/>
        <w:right w:val="none" w:sz="0" w:space="0" w:color="auto"/>
      </w:divBdr>
    </w:div>
    <w:div w:id="292714622">
      <w:bodyDiv w:val="1"/>
      <w:marLeft w:val="0"/>
      <w:marRight w:val="0"/>
      <w:marTop w:val="0"/>
      <w:marBottom w:val="0"/>
      <w:divBdr>
        <w:top w:val="none" w:sz="0" w:space="0" w:color="auto"/>
        <w:left w:val="none" w:sz="0" w:space="0" w:color="auto"/>
        <w:bottom w:val="none" w:sz="0" w:space="0" w:color="auto"/>
        <w:right w:val="none" w:sz="0" w:space="0" w:color="auto"/>
      </w:divBdr>
    </w:div>
    <w:div w:id="294724383">
      <w:bodyDiv w:val="1"/>
      <w:marLeft w:val="0"/>
      <w:marRight w:val="0"/>
      <w:marTop w:val="0"/>
      <w:marBottom w:val="0"/>
      <w:divBdr>
        <w:top w:val="none" w:sz="0" w:space="0" w:color="auto"/>
        <w:left w:val="none" w:sz="0" w:space="0" w:color="auto"/>
        <w:bottom w:val="none" w:sz="0" w:space="0" w:color="auto"/>
        <w:right w:val="none" w:sz="0" w:space="0" w:color="auto"/>
      </w:divBdr>
    </w:div>
    <w:div w:id="297297437">
      <w:bodyDiv w:val="1"/>
      <w:marLeft w:val="0"/>
      <w:marRight w:val="0"/>
      <w:marTop w:val="0"/>
      <w:marBottom w:val="0"/>
      <w:divBdr>
        <w:top w:val="none" w:sz="0" w:space="0" w:color="auto"/>
        <w:left w:val="none" w:sz="0" w:space="0" w:color="auto"/>
        <w:bottom w:val="none" w:sz="0" w:space="0" w:color="auto"/>
        <w:right w:val="none" w:sz="0" w:space="0" w:color="auto"/>
      </w:divBdr>
    </w:div>
    <w:div w:id="298267121">
      <w:bodyDiv w:val="1"/>
      <w:marLeft w:val="0"/>
      <w:marRight w:val="0"/>
      <w:marTop w:val="0"/>
      <w:marBottom w:val="0"/>
      <w:divBdr>
        <w:top w:val="none" w:sz="0" w:space="0" w:color="auto"/>
        <w:left w:val="none" w:sz="0" w:space="0" w:color="auto"/>
        <w:bottom w:val="none" w:sz="0" w:space="0" w:color="auto"/>
        <w:right w:val="none" w:sz="0" w:space="0" w:color="auto"/>
      </w:divBdr>
    </w:div>
    <w:div w:id="299769860">
      <w:bodyDiv w:val="1"/>
      <w:marLeft w:val="0"/>
      <w:marRight w:val="0"/>
      <w:marTop w:val="0"/>
      <w:marBottom w:val="0"/>
      <w:divBdr>
        <w:top w:val="none" w:sz="0" w:space="0" w:color="auto"/>
        <w:left w:val="none" w:sz="0" w:space="0" w:color="auto"/>
        <w:bottom w:val="none" w:sz="0" w:space="0" w:color="auto"/>
        <w:right w:val="none" w:sz="0" w:space="0" w:color="auto"/>
      </w:divBdr>
    </w:div>
    <w:div w:id="302582744">
      <w:bodyDiv w:val="1"/>
      <w:marLeft w:val="0"/>
      <w:marRight w:val="0"/>
      <w:marTop w:val="0"/>
      <w:marBottom w:val="0"/>
      <w:divBdr>
        <w:top w:val="none" w:sz="0" w:space="0" w:color="auto"/>
        <w:left w:val="none" w:sz="0" w:space="0" w:color="auto"/>
        <w:bottom w:val="none" w:sz="0" w:space="0" w:color="auto"/>
        <w:right w:val="none" w:sz="0" w:space="0" w:color="auto"/>
      </w:divBdr>
    </w:div>
    <w:div w:id="303659078">
      <w:bodyDiv w:val="1"/>
      <w:marLeft w:val="0"/>
      <w:marRight w:val="0"/>
      <w:marTop w:val="0"/>
      <w:marBottom w:val="0"/>
      <w:divBdr>
        <w:top w:val="none" w:sz="0" w:space="0" w:color="auto"/>
        <w:left w:val="none" w:sz="0" w:space="0" w:color="auto"/>
        <w:bottom w:val="none" w:sz="0" w:space="0" w:color="auto"/>
        <w:right w:val="none" w:sz="0" w:space="0" w:color="auto"/>
      </w:divBdr>
    </w:div>
    <w:div w:id="307368824">
      <w:bodyDiv w:val="1"/>
      <w:marLeft w:val="0"/>
      <w:marRight w:val="0"/>
      <w:marTop w:val="0"/>
      <w:marBottom w:val="0"/>
      <w:divBdr>
        <w:top w:val="none" w:sz="0" w:space="0" w:color="auto"/>
        <w:left w:val="none" w:sz="0" w:space="0" w:color="auto"/>
        <w:bottom w:val="none" w:sz="0" w:space="0" w:color="auto"/>
        <w:right w:val="none" w:sz="0" w:space="0" w:color="auto"/>
      </w:divBdr>
    </w:div>
    <w:div w:id="311253495">
      <w:bodyDiv w:val="1"/>
      <w:marLeft w:val="0"/>
      <w:marRight w:val="0"/>
      <w:marTop w:val="0"/>
      <w:marBottom w:val="0"/>
      <w:divBdr>
        <w:top w:val="none" w:sz="0" w:space="0" w:color="auto"/>
        <w:left w:val="none" w:sz="0" w:space="0" w:color="auto"/>
        <w:bottom w:val="none" w:sz="0" w:space="0" w:color="auto"/>
        <w:right w:val="none" w:sz="0" w:space="0" w:color="auto"/>
      </w:divBdr>
    </w:div>
    <w:div w:id="311325889">
      <w:bodyDiv w:val="1"/>
      <w:marLeft w:val="0"/>
      <w:marRight w:val="0"/>
      <w:marTop w:val="0"/>
      <w:marBottom w:val="0"/>
      <w:divBdr>
        <w:top w:val="none" w:sz="0" w:space="0" w:color="auto"/>
        <w:left w:val="none" w:sz="0" w:space="0" w:color="auto"/>
        <w:bottom w:val="none" w:sz="0" w:space="0" w:color="auto"/>
        <w:right w:val="none" w:sz="0" w:space="0" w:color="auto"/>
      </w:divBdr>
    </w:div>
    <w:div w:id="311645594">
      <w:bodyDiv w:val="1"/>
      <w:marLeft w:val="0"/>
      <w:marRight w:val="0"/>
      <w:marTop w:val="0"/>
      <w:marBottom w:val="0"/>
      <w:divBdr>
        <w:top w:val="none" w:sz="0" w:space="0" w:color="auto"/>
        <w:left w:val="none" w:sz="0" w:space="0" w:color="auto"/>
        <w:bottom w:val="none" w:sz="0" w:space="0" w:color="auto"/>
        <w:right w:val="none" w:sz="0" w:space="0" w:color="auto"/>
      </w:divBdr>
    </w:div>
    <w:div w:id="313149980">
      <w:bodyDiv w:val="1"/>
      <w:marLeft w:val="0"/>
      <w:marRight w:val="0"/>
      <w:marTop w:val="0"/>
      <w:marBottom w:val="0"/>
      <w:divBdr>
        <w:top w:val="none" w:sz="0" w:space="0" w:color="auto"/>
        <w:left w:val="none" w:sz="0" w:space="0" w:color="auto"/>
        <w:bottom w:val="none" w:sz="0" w:space="0" w:color="auto"/>
        <w:right w:val="none" w:sz="0" w:space="0" w:color="auto"/>
      </w:divBdr>
    </w:div>
    <w:div w:id="320163400">
      <w:bodyDiv w:val="1"/>
      <w:marLeft w:val="0"/>
      <w:marRight w:val="0"/>
      <w:marTop w:val="0"/>
      <w:marBottom w:val="0"/>
      <w:divBdr>
        <w:top w:val="none" w:sz="0" w:space="0" w:color="auto"/>
        <w:left w:val="none" w:sz="0" w:space="0" w:color="auto"/>
        <w:bottom w:val="none" w:sz="0" w:space="0" w:color="auto"/>
        <w:right w:val="none" w:sz="0" w:space="0" w:color="auto"/>
      </w:divBdr>
    </w:div>
    <w:div w:id="321473009">
      <w:bodyDiv w:val="1"/>
      <w:marLeft w:val="0"/>
      <w:marRight w:val="0"/>
      <w:marTop w:val="0"/>
      <w:marBottom w:val="0"/>
      <w:divBdr>
        <w:top w:val="none" w:sz="0" w:space="0" w:color="auto"/>
        <w:left w:val="none" w:sz="0" w:space="0" w:color="auto"/>
        <w:bottom w:val="none" w:sz="0" w:space="0" w:color="auto"/>
        <w:right w:val="none" w:sz="0" w:space="0" w:color="auto"/>
      </w:divBdr>
    </w:div>
    <w:div w:id="322046442">
      <w:bodyDiv w:val="1"/>
      <w:marLeft w:val="0"/>
      <w:marRight w:val="0"/>
      <w:marTop w:val="0"/>
      <w:marBottom w:val="0"/>
      <w:divBdr>
        <w:top w:val="none" w:sz="0" w:space="0" w:color="auto"/>
        <w:left w:val="none" w:sz="0" w:space="0" w:color="auto"/>
        <w:bottom w:val="none" w:sz="0" w:space="0" w:color="auto"/>
        <w:right w:val="none" w:sz="0" w:space="0" w:color="auto"/>
      </w:divBdr>
    </w:div>
    <w:div w:id="323825366">
      <w:bodyDiv w:val="1"/>
      <w:marLeft w:val="0"/>
      <w:marRight w:val="0"/>
      <w:marTop w:val="0"/>
      <w:marBottom w:val="0"/>
      <w:divBdr>
        <w:top w:val="none" w:sz="0" w:space="0" w:color="auto"/>
        <w:left w:val="none" w:sz="0" w:space="0" w:color="auto"/>
        <w:bottom w:val="none" w:sz="0" w:space="0" w:color="auto"/>
        <w:right w:val="none" w:sz="0" w:space="0" w:color="auto"/>
      </w:divBdr>
    </w:div>
    <w:div w:id="325401588">
      <w:bodyDiv w:val="1"/>
      <w:marLeft w:val="0"/>
      <w:marRight w:val="0"/>
      <w:marTop w:val="0"/>
      <w:marBottom w:val="0"/>
      <w:divBdr>
        <w:top w:val="none" w:sz="0" w:space="0" w:color="auto"/>
        <w:left w:val="none" w:sz="0" w:space="0" w:color="auto"/>
        <w:bottom w:val="none" w:sz="0" w:space="0" w:color="auto"/>
        <w:right w:val="none" w:sz="0" w:space="0" w:color="auto"/>
      </w:divBdr>
    </w:div>
    <w:div w:id="327103581">
      <w:bodyDiv w:val="1"/>
      <w:marLeft w:val="0"/>
      <w:marRight w:val="0"/>
      <w:marTop w:val="0"/>
      <w:marBottom w:val="0"/>
      <w:divBdr>
        <w:top w:val="none" w:sz="0" w:space="0" w:color="auto"/>
        <w:left w:val="none" w:sz="0" w:space="0" w:color="auto"/>
        <w:bottom w:val="none" w:sz="0" w:space="0" w:color="auto"/>
        <w:right w:val="none" w:sz="0" w:space="0" w:color="auto"/>
      </w:divBdr>
    </w:div>
    <w:div w:id="329454538">
      <w:bodyDiv w:val="1"/>
      <w:marLeft w:val="0"/>
      <w:marRight w:val="0"/>
      <w:marTop w:val="0"/>
      <w:marBottom w:val="0"/>
      <w:divBdr>
        <w:top w:val="none" w:sz="0" w:space="0" w:color="auto"/>
        <w:left w:val="none" w:sz="0" w:space="0" w:color="auto"/>
        <w:bottom w:val="none" w:sz="0" w:space="0" w:color="auto"/>
        <w:right w:val="none" w:sz="0" w:space="0" w:color="auto"/>
      </w:divBdr>
    </w:div>
    <w:div w:id="337773316">
      <w:bodyDiv w:val="1"/>
      <w:marLeft w:val="0"/>
      <w:marRight w:val="0"/>
      <w:marTop w:val="0"/>
      <w:marBottom w:val="0"/>
      <w:divBdr>
        <w:top w:val="none" w:sz="0" w:space="0" w:color="auto"/>
        <w:left w:val="none" w:sz="0" w:space="0" w:color="auto"/>
        <w:bottom w:val="none" w:sz="0" w:space="0" w:color="auto"/>
        <w:right w:val="none" w:sz="0" w:space="0" w:color="auto"/>
      </w:divBdr>
    </w:div>
    <w:div w:id="345135775">
      <w:bodyDiv w:val="1"/>
      <w:marLeft w:val="0"/>
      <w:marRight w:val="0"/>
      <w:marTop w:val="0"/>
      <w:marBottom w:val="0"/>
      <w:divBdr>
        <w:top w:val="none" w:sz="0" w:space="0" w:color="auto"/>
        <w:left w:val="none" w:sz="0" w:space="0" w:color="auto"/>
        <w:bottom w:val="none" w:sz="0" w:space="0" w:color="auto"/>
        <w:right w:val="none" w:sz="0" w:space="0" w:color="auto"/>
      </w:divBdr>
    </w:div>
    <w:div w:id="345595287">
      <w:bodyDiv w:val="1"/>
      <w:marLeft w:val="0"/>
      <w:marRight w:val="0"/>
      <w:marTop w:val="0"/>
      <w:marBottom w:val="0"/>
      <w:divBdr>
        <w:top w:val="none" w:sz="0" w:space="0" w:color="auto"/>
        <w:left w:val="none" w:sz="0" w:space="0" w:color="auto"/>
        <w:bottom w:val="none" w:sz="0" w:space="0" w:color="auto"/>
        <w:right w:val="none" w:sz="0" w:space="0" w:color="auto"/>
      </w:divBdr>
    </w:div>
    <w:div w:id="347759930">
      <w:bodyDiv w:val="1"/>
      <w:marLeft w:val="0"/>
      <w:marRight w:val="0"/>
      <w:marTop w:val="0"/>
      <w:marBottom w:val="0"/>
      <w:divBdr>
        <w:top w:val="none" w:sz="0" w:space="0" w:color="auto"/>
        <w:left w:val="none" w:sz="0" w:space="0" w:color="auto"/>
        <w:bottom w:val="none" w:sz="0" w:space="0" w:color="auto"/>
        <w:right w:val="none" w:sz="0" w:space="0" w:color="auto"/>
      </w:divBdr>
    </w:div>
    <w:div w:id="349990505">
      <w:bodyDiv w:val="1"/>
      <w:marLeft w:val="0"/>
      <w:marRight w:val="0"/>
      <w:marTop w:val="0"/>
      <w:marBottom w:val="0"/>
      <w:divBdr>
        <w:top w:val="none" w:sz="0" w:space="0" w:color="auto"/>
        <w:left w:val="none" w:sz="0" w:space="0" w:color="auto"/>
        <w:bottom w:val="none" w:sz="0" w:space="0" w:color="auto"/>
        <w:right w:val="none" w:sz="0" w:space="0" w:color="auto"/>
      </w:divBdr>
    </w:div>
    <w:div w:id="351418355">
      <w:bodyDiv w:val="1"/>
      <w:marLeft w:val="0"/>
      <w:marRight w:val="0"/>
      <w:marTop w:val="0"/>
      <w:marBottom w:val="0"/>
      <w:divBdr>
        <w:top w:val="none" w:sz="0" w:space="0" w:color="auto"/>
        <w:left w:val="none" w:sz="0" w:space="0" w:color="auto"/>
        <w:bottom w:val="none" w:sz="0" w:space="0" w:color="auto"/>
        <w:right w:val="none" w:sz="0" w:space="0" w:color="auto"/>
      </w:divBdr>
    </w:div>
    <w:div w:id="353196028">
      <w:bodyDiv w:val="1"/>
      <w:marLeft w:val="0"/>
      <w:marRight w:val="0"/>
      <w:marTop w:val="0"/>
      <w:marBottom w:val="0"/>
      <w:divBdr>
        <w:top w:val="none" w:sz="0" w:space="0" w:color="auto"/>
        <w:left w:val="none" w:sz="0" w:space="0" w:color="auto"/>
        <w:bottom w:val="none" w:sz="0" w:space="0" w:color="auto"/>
        <w:right w:val="none" w:sz="0" w:space="0" w:color="auto"/>
      </w:divBdr>
    </w:div>
    <w:div w:id="361830747">
      <w:bodyDiv w:val="1"/>
      <w:marLeft w:val="0"/>
      <w:marRight w:val="0"/>
      <w:marTop w:val="0"/>
      <w:marBottom w:val="0"/>
      <w:divBdr>
        <w:top w:val="none" w:sz="0" w:space="0" w:color="auto"/>
        <w:left w:val="none" w:sz="0" w:space="0" w:color="auto"/>
        <w:bottom w:val="none" w:sz="0" w:space="0" w:color="auto"/>
        <w:right w:val="none" w:sz="0" w:space="0" w:color="auto"/>
      </w:divBdr>
    </w:div>
    <w:div w:id="362561908">
      <w:bodyDiv w:val="1"/>
      <w:marLeft w:val="0"/>
      <w:marRight w:val="0"/>
      <w:marTop w:val="0"/>
      <w:marBottom w:val="0"/>
      <w:divBdr>
        <w:top w:val="none" w:sz="0" w:space="0" w:color="auto"/>
        <w:left w:val="none" w:sz="0" w:space="0" w:color="auto"/>
        <w:bottom w:val="none" w:sz="0" w:space="0" w:color="auto"/>
        <w:right w:val="none" w:sz="0" w:space="0" w:color="auto"/>
      </w:divBdr>
    </w:div>
    <w:div w:id="362831515">
      <w:bodyDiv w:val="1"/>
      <w:marLeft w:val="0"/>
      <w:marRight w:val="0"/>
      <w:marTop w:val="0"/>
      <w:marBottom w:val="0"/>
      <w:divBdr>
        <w:top w:val="none" w:sz="0" w:space="0" w:color="auto"/>
        <w:left w:val="none" w:sz="0" w:space="0" w:color="auto"/>
        <w:bottom w:val="none" w:sz="0" w:space="0" w:color="auto"/>
        <w:right w:val="none" w:sz="0" w:space="0" w:color="auto"/>
      </w:divBdr>
    </w:div>
    <w:div w:id="365058399">
      <w:bodyDiv w:val="1"/>
      <w:marLeft w:val="0"/>
      <w:marRight w:val="0"/>
      <w:marTop w:val="0"/>
      <w:marBottom w:val="0"/>
      <w:divBdr>
        <w:top w:val="none" w:sz="0" w:space="0" w:color="auto"/>
        <w:left w:val="none" w:sz="0" w:space="0" w:color="auto"/>
        <w:bottom w:val="none" w:sz="0" w:space="0" w:color="auto"/>
        <w:right w:val="none" w:sz="0" w:space="0" w:color="auto"/>
      </w:divBdr>
    </w:div>
    <w:div w:id="366949003">
      <w:bodyDiv w:val="1"/>
      <w:marLeft w:val="0"/>
      <w:marRight w:val="0"/>
      <w:marTop w:val="0"/>
      <w:marBottom w:val="0"/>
      <w:divBdr>
        <w:top w:val="none" w:sz="0" w:space="0" w:color="auto"/>
        <w:left w:val="none" w:sz="0" w:space="0" w:color="auto"/>
        <w:bottom w:val="none" w:sz="0" w:space="0" w:color="auto"/>
        <w:right w:val="none" w:sz="0" w:space="0" w:color="auto"/>
      </w:divBdr>
    </w:div>
    <w:div w:id="370544923">
      <w:bodyDiv w:val="1"/>
      <w:marLeft w:val="0"/>
      <w:marRight w:val="0"/>
      <w:marTop w:val="0"/>
      <w:marBottom w:val="0"/>
      <w:divBdr>
        <w:top w:val="none" w:sz="0" w:space="0" w:color="auto"/>
        <w:left w:val="none" w:sz="0" w:space="0" w:color="auto"/>
        <w:bottom w:val="none" w:sz="0" w:space="0" w:color="auto"/>
        <w:right w:val="none" w:sz="0" w:space="0" w:color="auto"/>
      </w:divBdr>
    </w:div>
    <w:div w:id="370885438">
      <w:bodyDiv w:val="1"/>
      <w:marLeft w:val="0"/>
      <w:marRight w:val="0"/>
      <w:marTop w:val="0"/>
      <w:marBottom w:val="0"/>
      <w:divBdr>
        <w:top w:val="none" w:sz="0" w:space="0" w:color="auto"/>
        <w:left w:val="none" w:sz="0" w:space="0" w:color="auto"/>
        <w:bottom w:val="none" w:sz="0" w:space="0" w:color="auto"/>
        <w:right w:val="none" w:sz="0" w:space="0" w:color="auto"/>
      </w:divBdr>
    </w:div>
    <w:div w:id="371811898">
      <w:bodyDiv w:val="1"/>
      <w:marLeft w:val="0"/>
      <w:marRight w:val="0"/>
      <w:marTop w:val="0"/>
      <w:marBottom w:val="0"/>
      <w:divBdr>
        <w:top w:val="none" w:sz="0" w:space="0" w:color="auto"/>
        <w:left w:val="none" w:sz="0" w:space="0" w:color="auto"/>
        <w:bottom w:val="none" w:sz="0" w:space="0" w:color="auto"/>
        <w:right w:val="none" w:sz="0" w:space="0" w:color="auto"/>
      </w:divBdr>
    </w:div>
    <w:div w:id="373627028">
      <w:bodyDiv w:val="1"/>
      <w:marLeft w:val="0"/>
      <w:marRight w:val="0"/>
      <w:marTop w:val="0"/>
      <w:marBottom w:val="0"/>
      <w:divBdr>
        <w:top w:val="none" w:sz="0" w:space="0" w:color="auto"/>
        <w:left w:val="none" w:sz="0" w:space="0" w:color="auto"/>
        <w:bottom w:val="none" w:sz="0" w:space="0" w:color="auto"/>
        <w:right w:val="none" w:sz="0" w:space="0" w:color="auto"/>
      </w:divBdr>
    </w:div>
    <w:div w:id="376710499">
      <w:bodyDiv w:val="1"/>
      <w:marLeft w:val="0"/>
      <w:marRight w:val="0"/>
      <w:marTop w:val="0"/>
      <w:marBottom w:val="0"/>
      <w:divBdr>
        <w:top w:val="none" w:sz="0" w:space="0" w:color="auto"/>
        <w:left w:val="none" w:sz="0" w:space="0" w:color="auto"/>
        <w:bottom w:val="none" w:sz="0" w:space="0" w:color="auto"/>
        <w:right w:val="none" w:sz="0" w:space="0" w:color="auto"/>
      </w:divBdr>
    </w:div>
    <w:div w:id="383721936">
      <w:bodyDiv w:val="1"/>
      <w:marLeft w:val="0"/>
      <w:marRight w:val="0"/>
      <w:marTop w:val="0"/>
      <w:marBottom w:val="0"/>
      <w:divBdr>
        <w:top w:val="none" w:sz="0" w:space="0" w:color="auto"/>
        <w:left w:val="none" w:sz="0" w:space="0" w:color="auto"/>
        <w:bottom w:val="none" w:sz="0" w:space="0" w:color="auto"/>
        <w:right w:val="none" w:sz="0" w:space="0" w:color="auto"/>
      </w:divBdr>
    </w:div>
    <w:div w:id="384762617">
      <w:bodyDiv w:val="1"/>
      <w:marLeft w:val="0"/>
      <w:marRight w:val="0"/>
      <w:marTop w:val="0"/>
      <w:marBottom w:val="0"/>
      <w:divBdr>
        <w:top w:val="none" w:sz="0" w:space="0" w:color="auto"/>
        <w:left w:val="none" w:sz="0" w:space="0" w:color="auto"/>
        <w:bottom w:val="none" w:sz="0" w:space="0" w:color="auto"/>
        <w:right w:val="none" w:sz="0" w:space="0" w:color="auto"/>
      </w:divBdr>
    </w:div>
    <w:div w:id="385691298">
      <w:bodyDiv w:val="1"/>
      <w:marLeft w:val="0"/>
      <w:marRight w:val="0"/>
      <w:marTop w:val="0"/>
      <w:marBottom w:val="0"/>
      <w:divBdr>
        <w:top w:val="none" w:sz="0" w:space="0" w:color="auto"/>
        <w:left w:val="none" w:sz="0" w:space="0" w:color="auto"/>
        <w:bottom w:val="none" w:sz="0" w:space="0" w:color="auto"/>
        <w:right w:val="none" w:sz="0" w:space="0" w:color="auto"/>
      </w:divBdr>
    </w:div>
    <w:div w:id="385762355">
      <w:bodyDiv w:val="1"/>
      <w:marLeft w:val="0"/>
      <w:marRight w:val="0"/>
      <w:marTop w:val="0"/>
      <w:marBottom w:val="0"/>
      <w:divBdr>
        <w:top w:val="none" w:sz="0" w:space="0" w:color="auto"/>
        <w:left w:val="none" w:sz="0" w:space="0" w:color="auto"/>
        <w:bottom w:val="none" w:sz="0" w:space="0" w:color="auto"/>
        <w:right w:val="none" w:sz="0" w:space="0" w:color="auto"/>
      </w:divBdr>
    </w:div>
    <w:div w:id="387874245">
      <w:bodyDiv w:val="1"/>
      <w:marLeft w:val="0"/>
      <w:marRight w:val="0"/>
      <w:marTop w:val="0"/>
      <w:marBottom w:val="0"/>
      <w:divBdr>
        <w:top w:val="none" w:sz="0" w:space="0" w:color="auto"/>
        <w:left w:val="none" w:sz="0" w:space="0" w:color="auto"/>
        <w:bottom w:val="none" w:sz="0" w:space="0" w:color="auto"/>
        <w:right w:val="none" w:sz="0" w:space="0" w:color="auto"/>
      </w:divBdr>
    </w:div>
    <w:div w:id="396709615">
      <w:bodyDiv w:val="1"/>
      <w:marLeft w:val="0"/>
      <w:marRight w:val="0"/>
      <w:marTop w:val="0"/>
      <w:marBottom w:val="0"/>
      <w:divBdr>
        <w:top w:val="none" w:sz="0" w:space="0" w:color="auto"/>
        <w:left w:val="none" w:sz="0" w:space="0" w:color="auto"/>
        <w:bottom w:val="none" w:sz="0" w:space="0" w:color="auto"/>
        <w:right w:val="none" w:sz="0" w:space="0" w:color="auto"/>
      </w:divBdr>
    </w:div>
    <w:div w:id="399789140">
      <w:bodyDiv w:val="1"/>
      <w:marLeft w:val="0"/>
      <w:marRight w:val="0"/>
      <w:marTop w:val="0"/>
      <w:marBottom w:val="0"/>
      <w:divBdr>
        <w:top w:val="none" w:sz="0" w:space="0" w:color="auto"/>
        <w:left w:val="none" w:sz="0" w:space="0" w:color="auto"/>
        <w:bottom w:val="none" w:sz="0" w:space="0" w:color="auto"/>
        <w:right w:val="none" w:sz="0" w:space="0" w:color="auto"/>
      </w:divBdr>
    </w:div>
    <w:div w:id="406539540">
      <w:bodyDiv w:val="1"/>
      <w:marLeft w:val="0"/>
      <w:marRight w:val="0"/>
      <w:marTop w:val="0"/>
      <w:marBottom w:val="0"/>
      <w:divBdr>
        <w:top w:val="none" w:sz="0" w:space="0" w:color="auto"/>
        <w:left w:val="none" w:sz="0" w:space="0" w:color="auto"/>
        <w:bottom w:val="none" w:sz="0" w:space="0" w:color="auto"/>
        <w:right w:val="none" w:sz="0" w:space="0" w:color="auto"/>
      </w:divBdr>
    </w:div>
    <w:div w:id="409275488">
      <w:bodyDiv w:val="1"/>
      <w:marLeft w:val="0"/>
      <w:marRight w:val="0"/>
      <w:marTop w:val="0"/>
      <w:marBottom w:val="0"/>
      <w:divBdr>
        <w:top w:val="none" w:sz="0" w:space="0" w:color="auto"/>
        <w:left w:val="none" w:sz="0" w:space="0" w:color="auto"/>
        <w:bottom w:val="none" w:sz="0" w:space="0" w:color="auto"/>
        <w:right w:val="none" w:sz="0" w:space="0" w:color="auto"/>
      </w:divBdr>
    </w:div>
    <w:div w:id="409500182">
      <w:bodyDiv w:val="1"/>
      <w:marLeft w:val="0"/>
      <w:marRight w:val="0"/>
      <w:marTop w:val="0"/>
      <w:marBottom w:val="0"/>
      <w:divBdr>
        <w:top w:val="none" w:sz="0" w:space="0" w:color="auto"/>
        <w:left w:val="none" w:sz="0" w:space="0" w:color="auto"/>
        <w:bottom w:val="none" w:sz="0" w:space="0" w:color="auto"/>
        <w:right w:val="none" w:sz="0" w:space="0" w:color="auto"/>
      </w:divBdr>
    </w:div>
    <w:div w:id="411897348">
      <w:bodyDiv w:val="1"/>
      <w:marLeft w:val="0"/>
      <w:marRight w:val="0"/>
      <w:marTop w:val="0"/>
      <w:marBottom w:val="0"/>
      <w:divBdr>
        <w:top w:val="none" w:sz="0" w:space="0" w:color="auto"/>
        <w:left w:val="none" w:sz="0" w:space="0" w:color="auto"/>
        <w:bottom w:val="none" w:sz="0" w:space="0" w:color="auto"/>
        <w:right w:val="none" w:sz="0" w:space="0" w:color="auto"/>
      </w:divBdr>
    </w:div>
    <w:div w:id="413206030">
      <w:bodyDiv w:val="1"/>
      <w:marLeft w:val="0"/>
      <w:marRight w:val="0"/>
      <w:marTop w:val="0"/>
      <w:marBottom w:val="0"/>
      <w:divBdr>
        <w:top w:val="none" w:sz="0" w:space="0" w:color="auto"/>
        <w:left w:val="none" w:sz="0" w:space="0" w:color="auto"/>
        <w:bottom w:val="none" w:sz="0" w:space="0" w:color="auto"/>
        <w:right w:val="none" w:sz="0" w:space="0" w:color="auto"/>
      </w:divBdr>
    </w:div>
    <w:div w:id="415588604">
      <w:bodyDiv w:val="1"/>
      <w:marLeft w:val="0"/>
      <w:marRight w:val="0"/>
      <w:marTop w:val="0"/>
      <w:marBottom w:val="0"/>
      <w:divBdr>
        <w:top w:val="none" w:sz="0" w:space="0" w:color="auto"/>
        <w:left w:val="none" w:sz="0" w:space="0" w:color="auto"/>
        <w:bottom w:val="none" w:sz="0" w:space="0" w:color="auto"/>
        <w:right w:val="none" w:sz="0" w:space="0" w:color="auto"/>
      </w:divBdr>
    </w:div>
    <w:div w:id="417676240">
      <w:bodyDiv w:val="1"/>
      <w:marLeft w:val="0"/>
      <w:marRight w:val="0"/>
      <w:marTop w:val="0"/>
      <w:marBottom w:val="0"/>
      <w:divBdr>
        <w:top w:val="none" w:sz="0" w:space="0" w:color="auto"/>
        <w:left w:val="none" w:sz="0" w:space="0" w:color="auto"/>
        <w:bottom w:val="none" w:sz="0" w:space="0" w:color="auto"/>
        <w:right w:val="none" w:sz="0" w:space="0" w:color="auto"/>
      </w:divBdr>
    </w:div>
    <w:div w:id="417943780">
      <w:bodyDiv w:val="1"/>
      <w:marLeft w:val="0"/>
      <w:marRight w:val="0"/>
      <w:marTop w:val="0"/>
      <w:marBottom w:val="0"/>
      <w:divBdr>
        <w:top w:val="none" w:sz="0" w:space="0" w:color="auto"/>
        <w:left w:val="none" w:sz="0" w:space="0" w:color="auto"/>
        <w:bottom w:val="none" w:sz="0" w:space="0" w:color="auto"/>
        <w:right w:val="none" w:sz="0" w:space="0" w:color="auto"/>
      </w:divBdr>
    </w:div>
    <w:div w:id="419760202">
      <w:bodyDiv w:val="1"/>
      <w:marLeft w:val="0"/>
      <w:marRight w:val="0"/>
      <w:marTop w:val="0"/>
      <w:marBottom w:val="0"/>
      <w:divBdr>
        <w:top w:val="none" w:sz="0" w:space="0" w:color="auto"/>
        <w:left w:val="none" w:sz="0" w:space="0" w:color="auto"/>
        <w:bottom w:val="none" w:sz="0" w:space="0" w:color="auto"/>
        <w:right w:val="none" w:sz="0" w:space="0" w:color="auto"/>
      </w:divBdr>
    </w:div>
    <w:div w:id="420373660">
      <w:bodyDiv w:val="1"/>
      <w:marLeft w:val="0"/>
      <w:marRight w:val="0"/>
      <w:marTop w:val="0"/>
      <w:marBottom w:val="0"/>
      <w:divBdr>
        <w:top w:val="none" w:sz="0" w:space="0" w:color="auto"/>
        <w:left w:val="none" w:sz="0" w:space="0" w:color="auto"/>
        <w:bottom w:val="none" w:sz="0" w:space="0" w:color="auto"/>
        <w:right w:val="none" w:sz="0" w:space="0" w:color="auto"/>
      </w:divBdr>
    </w:div>
    <w:div w:id="421416263">
      <w:bodyDiv w:val="1"/>
      <w:marLeft w:val="0"/>
      <w:marRight w:val="0"/>
      <w:marTop w:val="0"/>
      <w:marBottom w:val="0"/>
      <w:divBdr>
        <w:top w:val="none" w:sz="0" w:space="0" w:color="auto"/>
        <w:left w:val="none" w:sz="0" w:space="0" w:color="auto"/>
        <w:bottom w:val="none" w:sz="0" w:space="0" w:color="auto"/>
        <w:right w:val="none" w:sz="0" w:space="0" w:color="auto"/>
      </w:divBdr>
    </w:div>
    <w:div w:id="421874776">
      <w:bodyDiv w:val="1"/>
      <w:marLeft w:val="0"/>
      <w:marRight w:val="0"/>
      <w:marTop w:val="0"/>
      <w:marBottom w:val="0"/>
      <w:divBdr>
        <w:top w:val="none" w:sz="0" w:space="0" w:color="auto"/>
        <w:left w:val="none" w:sz="0" w:space="0" w:color="auto"/>
        <w:bottom w:val="none" w:sz="0" w:space="0" w:color="auto"/>
        <w:right w:val="none" w:sz="0" w:space="0" w:color="auto"/>
      </w:divBdr>
    </w:div>
    <w:div w:id="422799482">
      <w:bodyDiv w:val="1"/>
      <w:marLeft w:val="0"/>
      <w:marRight w:val="0"/>
      <w:marTop w:val="0"/>
      <w:marBottom w:val="0"/>
      <w:divBdr>
        <w:top w:val="none" w:sz="0" w:space="0" w:color="auto"/>
        <w:left w:val="none" w:sz="0" w:space="0" w:color="auto"/>
        <w:bottom w:val="none" w:sz="0" w:space="0" w:color="auto"/>
        <w:right w:val="none" w:sz="0" w:space="0" w:color="auto"/>
      </w:divBdr>
    </w:div>
    <w:div w:id="427164936">
      <w:bodyDiv w:val="1"/>
      <w:marLeft w:val="0"/>
      <w:marRight w:val="0"/>
      <w:marTop w:val="0"/>
      <w:marBottom w:val="0"/>
      <w:divBdr>
        <w:top w:val="none" w:sz="0" w:space="0" w:color="auto"/>
        <w:left w:val="none" w:sz="0" w:space="0" w:color="auto"/>
        <w:bottom w:val="none" w:sz="0" w:space="0" w:color="auto"/>
        <w:right w:val="none" w:sz="0" w:space="0" w:color="auto"/>
      </w:divBdr>
    </w:div>
    <w:div w:id="431630174">
      <w:bodyDiv w:val="1"/>
      <w:marLeft w:val="0"/>
      <w:marRight w:val="0"/>
      <w:marTop w:val="0"/>
      <w:marBottom w:val="0"/>
      <w:divBdr>
        <w:top w:val="none" w:sz="0" w:space="0" w:color="auto"/>
        <w:left w:val="none" w:sz="0" w:space="0" w:color="auto"/>
        <w:bottom w:val="none" w:sz="0" w:space="0" w:color="auto"/>
        <w:right w:val="none" w:sz="0" w:space="0" w:color="auto"/>
      </w:divBdr>
    </w:div>
    <w:div w:id="431898036">
      <w:bodyDiv w:val="1"/>
      <w:marLeft w:val="0"/>
      <w:marRight w:val="0"/>
      <w:marTop w:val="0"/>
      <w:marBottom w:val="0"/>
      <w:divBdr>
        <w:top w:val="none" w:sz="0" w:space="0" w:color="auto"/>
        <w:left w:val="none" w:sz="0" w:space="0" w:color="auto"/>
        <w:bottom w:val="none" w:sz="0" w:space="0" w:color="auto"/>
        <w:right w:val="none" w:sz="0" w:space="0" w:color="auto"/>
      </w:divBdr>
    </w:div>
    <w:div w:id="432676907">
      <w:bodyDiv w:val="1"/>
      <w:marLeft w:val="0"/>
      <w:marRight w:val="0"/>
      <w:marTop w:val="0"/>
      <w:marBottom w:val="0"/>
      <w:divBdr>
        <w:top w:val="none" w:sz="0" w:space="0" w:color="auto"/>
        <w:left w:val="none" w:sz="0" w:space="0" w:color="auto"/>
        <w:bottom w:val="none" w:sz="0" w:space="0" w:color="auto"/>
        <w:right w:val="none" w:sz="0" w:space="0" w:color="auto"/>
      </w:divBdr>
    </w:div>
    <w:div w:id="434328518">
      <w:bodyDiv w:val="1"/>
      <w:marLeft w:val="0"/>
      <w:marRight w:val="0"/>
      <w:marTop w:val="0"/>
      <w:marBottom w:val="0"/>
      <w:divBdr>
        <w:top w:val="none" w:sz="0" w:space="0" w:color="auto"/>
        <w:left w:val="none" w:sz="0" w:space="0" w:color="auto"/>
        <w:bottom w:val="none" w:sz="0" w:space="0" w:color="auto"/>
        <w:right w:val="none" w:sz="0" w:space="0" w:color="auto"/>
      </w:divBdr>
    </w:div>
    <w:div w:id="435366180">
      <w:bodyDiv w:val="1"/>
      <w:marLeft w:val="0"/>
      <w:marRight w:val="0"/>
      <w:marTop w:val="0"/>
      <w:marBottom w:val="0"/>
      <w:divBdr>
        <w:top w:val="none" w:sz="0" w:space="0" w:color="auto"/>
        <w:left w:val="none" w:sz="0" w:space="0" w:color="auto"/>
        <w:bottom w:val="none" w:sz="0" w:space="0" w:color="auto"/>
        <w:right w:val="none" w:sz="0" w:space="0" w:color="auto"/>
      </w:divBdr>
    </w:div>
    <w:div w:id="436292873">
      <w:bodyDiv w:val="1"/>
      <w:marLeft w:val="0"/>
      <w:marRight w:val="0"/>
      <w:marTop w:val="0"/>
      <w:marBottom w:val="0"/>
      <w:divBdr>
        <w:top w:val="none" w:sz="0" w:space="0" w:color="auto"/>
        <w:left w:val="none" w:sz="0" w:space="0" w:color="auto"/>
        <w:bottom w:val="none" w:sz="0" w:space="0" w:color="auto"/>
        <w:right w:val="none" w:sz="0" w:space="0" w:color="auto"/>
      </w:divBdr>
    </w:div>
    <w:div w:id="437651183">
      <w:bodyDiv w:val="1"/>
      <w:marLeft w:val="0"/>
      <w:marRight w:val="0"/>
      <w:marTop w:val="0"/>
      <w:marBottom w:val="0"/>
      <w:divBdr>
        <w:top w:val="none" w:sz="0" w:space="0" w:color="auto"/>
        <w:left w:val="none" w:sz="0" w:space="0" w:color="auto"/>
        <w:bottom w:val="none" w:sz="0" w:space="0" w:color="auto"/>
        <w:right w:val="none" w:sz="0" w:space="0" w:color="auto"/>
      </w:divBdr>
    </w:div>
    <w:div w:id="438795211">
      <w:bodyDiv w:val="1"/>
      <w:marLeft w:val="0"/>
      <w:marRight w:val="0"/>
      <w:marTop w:val="0"/>
      <w:marBottom w:val="0"/>
      <w:divBdr>
        <w:top w:val="none" w:sz="0" w:space="0" w:color="auto"/>
        <w:left w:val="none" w:sz="0" w:space="0" w:color="auto"/>
        <w:bottom w:val="none" w:sz="0" w:space="0" w:color="auto"/>
        <w:right w:val="none" w:sz="0" w:space="0" w:color="auto"/>
      </w:divBdr>
    </w:div>
    <w:div w:id="440996366">
      <w:bodyDiv w:val="1"/>
      <w:marLeft w:val="0"/>
      <w:marRight w:val="0"/>
      <w:marTop w:val="0"/>
      <w:marBottom w:val="0"/>
      <w:divBdr>
        <w:top w:val="none" w:sz="0" w:space="0" w:color="auto"/>
        <w:left w:val="none" w:sz="0" w:space="0" w:color="auto"/>
        <w:bottom w:val="none" w:sz="0" w:space="0" w:color="auto"/>
        <w:right w:val="none" w:sz="0" w:space="0" w:color="auto"/>
      </w:divBdr>
    </w:div>
    <w:div w:id="443039734">
      <w:bodyDiv w:val="1"/>
      <w:marLeft w:val="0"/>
      <w:marRight w:val="0"/>
      <w:marTop w:val="0"/>
      <w:marBottom w:val="0"/>
      <w:divBdr>
        <w:top w:val="none" w:sz="0" w:space="0" w:color="auto"/>
        <w:left w:val="none" w:sz="0" w:space="0" w:color="auto"/>
        <w:bottom w:val="none" w:sz="0" w:space="0" w:color="auto"/>
        <w:right w:val="none" w:sz="0" w:space="0" w:color="auto"/>
      </w:divBdr>
    </w:div>
    <w:div w:id="444352053">
      <w:bodyDiv w:val="1"/>
      <w:marLeft w:val="0"/>
      <w:marRight w:val="0"/>
      <w:marTop w:val="0"/>
      <w:marBottom w:val="0"/>
      <w:divBdr>
        <w:top w:val="none" w:sz="0" w:space="0" w:color="auto"/>
        <w:left w:val="none" w:sz="0" w:space="0" w:color="auto"/>
        <w:bottom w:val="none" w:sz="0" w:space="0" w:color="auto"/>
        <w:right w:val="none" w:sz="0" w:space="0" w:color="auto"/>
      </w:divBdr>
    </w:div>
    <w:div w:id="448621685">
      <w:bodyDiv w:val="1"/>
      <w:marLeft w:val="0"/>
      <w:marRight w:val="0"/>
      <w:marTop w:val="0"/>
      <w:marBottom w:val="0"/>
      <w:divBdr>
        <w:top w:val="none" w:sz="0" w:space="0" w:color="auto"/>
        <w:left w:val="none" w:sz="0" w:space="0" w:color="auto"/>
        <w:bottom w:val="none" w:sz="0" w:space="0" w:color="auto"/>
        <w:right w:val="none" w:sz="0" w:space="0" w:color="auto"/>
      </w:divBdr>
    </w:div>
    <w:div w:id="448822136">
      <w:bodyDiv w:val="1"/>
      <w:marLeft w:val="0"/>
      <w:marRight w:val="0"/>
      <w:marTop w:val="0"/>
      <w:marBottom w:val="0"/>
      <w:divBdr>
        <w:top w:val="none" w:sz="0" w:space="0" w:color="auto"/>
        <w:left w:val="none" w:sz="0" w:space="0" w:color="auto"/>
        <w:bottom w:val="none" w:sz="0" w:space="0" w:color="auto"/>
        <w:right w:val="none" w:sz="0" w:space="0" w:color="auto"/>
      </w:divBdr>
    </w:div>
    <w:div w:id="449279154">
      <w:bodyDiv w:val="1"/>
      <w:marLeft w:val="0"/>
      <w:marRight w:val="0"/>
      <w:marTop w:val="0"/>
      <w:marBottom w:val="0"/>
      <w:divBdr>
        <w:top w:val="none" w:sz="0" w:space="0" w:color="auto"/>
        <w:left w:val="none" w:sz="0" w:space="0" w:color="auto"/>
        <w:bottom w:val="none" w:sz="0" w:space="0" w:color="auto"/>
        <w:right w:val="none" w:sz="0" w:space="0" w:color="auto"/>
      </w:divBdr>
    </w:div>
    <w:div w:id="450243923">
      <w:bodyDiv w:val="1"/>
      <w:marLeft w:val="0"/>
      <w:marRight w:val="0"/>
      <w:marTop w:val="0"/>
      <w:marBottom w:val="0"/>
      <w:divBdr>
        <w:top w:val="none" w:sz="0" w:space="0" w:color="auto"/>
        <w:left w:val="none" w:sz="0" w:space="0" w:color="auto"/>
        <w:bottom w:val="none" w:sz="0" w:space="0" w:color="auto"/>
        <w:right w:val="none" w:sz="0" w:space="0" w:color="auto"/>
      </w:divBdr>
    </w:div>
    <w:div w:id="450784134">
      <w:bodyDiv w:val="1"/>
      <w:marLeft w:val="0"/>
      <w:marRight w:val="0"/>
      <w:marTop w:val="0"/>
      <w:marBottom w:val="0"/>
      <w:divBdr>
        <w:top w:val="none" w:sz="0" w:space="0" w:color="auto"/>
        <w:left w:val="none" w:sz="0" w:space="0" w:color="auto"/>
        <w:bottom w:val="none" w:sz="0" w:space="0" w:color="auto"/>
        <w:right w:val="none" w:sz="0" w:space="0" w:color="auto"/>
      </w:divBdr>
    </w:div>
    <w:div w:id="453712877">
      <w:bodyDiv w:val="1"/>
      <w:marLeft w:val="0"/>
      <w:marRight w:val="0"/>
      <w:marTop w:val="0"/>
      <w:marBottom w:val="0"/>
      <w:divBdr>
        <w:top w:val="none" w:sz="0" w:space="0" w:color="auto"/>
        <w:left w:val="none" w:sz="0" w:space="0" w:color="auto"/>
        <w:bottom w:val="none" w:sz="0" w:space="0" w:color="auto"/>
        <w:right w:val="none" w:sz="0" w:space="0" w:color="auto"/>
      </w:divBdr>
    </w:div>
    <w:div w:id="454104171">
      <w:bodyDiv w:val="1"/>
      <w:marLeft w:val="0"/>
      <w:marRight w:val="0"/>
      <w:marTop w:val="0"/>
      <w:marBottom w:val="0"/>
      <w:divBdr>
        <w:top w:val="none" w:sz="0" w:space="0" w:color="auto"/>
        <w:left w:val="none" w:sz="0" w:space="0" w:color="auto"/>
        <w:bottom w:val="none" w:sz="0" w:space="0" w:color="auto"/>
        <w:right w:val="none" w:sz="0" w:space="0" w:color="auto"/>
      </w:divBdr>
    </w:div>
    <w:div w:id="454105711">
      <w:bodyDiv w:val="1"/>
      <w:marLeft w:val="0"/>
      <w:marRight w:val="0"/>
      <w:marTop w:val="0"/>
      <w:marBottom w:val="0"/>
      <w:divBdr>
        <w:top w:val="none" w:sz="0" w:space="0" w:color="auto"/>
        <w:left w:val="none" w:sz="0" w:space="0" w:color="auto"/>
        <w:bottom w:val="none" w:sz="0" w:space="0" w:color="auto"/>
        <w:right w:val="none" w:sz="0" w:space="0" w:color="auto"/>
      </w:divBdr>
    </w:div>
    <w:div w:id="455024636">
      <w:bodyDiv w:val="1"/>
      <w:marLeft w:val="0"/>
      <w:marRight w:val="0"/>
      <w:marTop w:val="0"/>
      <w:marBottom w:val="0"/>
      <w:divBdr>
        <w:top w:val="none" w:sz="0" w:space="0" w:color="auto"/>
        <w:left w:val="none" w:sz="0" w:space="0" w:color="auto"/>
        <w:bottom w:val="none" w:sz="0" w:space="0" w:color="auto"/>
        <w:right w:val="none" w:sz="0" w:space="0" w:color="auto"/>
      </w:divBdr>
    </w:div>
    <w:div w:id="456685173">
      <w:bodyDiv w:val="1"/>
      <w:marLeft w:val="0"/>
      <w:marRight w:val="0"/>
      <w:marTop w:val="0"/>
      <w:marBottom w:val="0"/>
      <w:divBdr>
        <w:top w:val="none" w:sz="0" w:space="0" w:color="auto"/>
        <w:left w:val="none" w:sz="0" w:space="0" w:color="auto"/>
        <w:bottom w:val="none" w:sz="0" w:space="0" w:color="auto"/>
        <w:right w:val="none" w:sz="0" w:space="0" w:color="auto"/>
      </w:divBdr>
    </w:div>
    <w:div w:id="458888380">
      <w:bodyDiv w:val="1"/>
      <w:marLeft w:val="0"/>
      <w:marRight w:val="0"/>
      <w:marTop w:val="0"/>
      <w:marBottom w:val="0"/>
      <w:divBdr>
        <w:top w:val="none" w:sz="0" w:space="0" w:color="auto"/>
        <w:left w:val="none" w:sz="0" w:space="0" w:color="auto"/>
        <w:bottom w:val="none" w:sz="0" w:space="0" w:color="auto"/>
        <w:right w:val="none" w:sz="0" w:space="0" w:color="auto"/>
      </w:divBdr>
    </w:div>
    <w:div w:id="463234971">
      <w:bodyDiv w:val="1"/>
      <w:marLeft w:val="0"/>
      <w:marRight w:val="0"/>
      <w:marTop w:val="0"/>
      <w:marBottom w:val="0"/>
      <w:divBdr>
        <w:top w:val="none" w:sz="0" w:space="0" w:color="auto"/>
        <w:left w:val="none" w:sz="0" w:space="0" w:color="auto"/>
        <w:bottom w:val="none" w:sz="0" w:space="0" w:color="auto"/>
        <w:right w:val="none" w:sz="0" w:space="0" w:color="auto"/>
      </w:divBdr>
    </w:div>
    <w:div w:id="465315058">
      <w:bodyDiv w:val="1"/>
      <w:marLeft w:val="0"/>
      <w:marRight w:val="0"/>
      <w:marTop w:val="0"/>
      <w:marBottom w:val="0"/>
      <w:divBdr>
        <w:top w:val="none" w:sz="0" w:space="0" w:color="auto"/>
        <w:left w:val="none" w:sz="0" w:space="0" w:color="auto"/>
        <w:bottom w:val="none" w:sz="0" w:space="0" w:color="auto"/>
        <w:right w:val="none" w:sz="0" w:space="0" w:color="auto"/>
      </w:divBdr>
    </w:div>
    <w:div w:id="467473730">
      <w:bodyDiv w:val="1"/>
      <w:marLeft w:val="0"/>
      <w:marRight w:val="0"/>
      <w:marTop w:val="0"/>
      <w:marBottom w:val="0"/>
      <w:divBdr>
        <w:top w:val="none" w:sz="0" w:space="0" w:color="auto"/>
        <w:left w:val="none" w:sz="0" w:space="0" w:color="auto"/>
        <w:bottom w:val="none" w:sz="0" w:space="0" w:color="auto"/>
        <w:right w:val="none" w:sz="0" w:space="0" w:color="auto"/>
      </w:divBdr>
    </w:div>
    <w:div w:id="468475378">
      <w:bodyDiv w:val="1"/>
      <w:marLeft w:val="0"/>
      <w:marRight w:val="0"/>
      <w:marTop w:val="0"/>
      <w:marBottom w:val="0"/>
      <w:divBdr>
        <w:top w:val="none" w:sz="0" w:space="0" w:color="auto"/>
        <w:left w:val="none" w:sz="0" w:space="0" w:color="auto"/>
        <w:bottom w:val="none" w:sz="0" w:space="0" w:color="auto"/>
        <w:right w:val="none" w:sz="0" w:space="0" w:color="auto"/>
      </w:divBdr>
    </w:div>
    <w:div w:id="469977697">
      <w:bodyDiv w:val="1"/>
      <w:marLeft w:val="0"/>
      <w:marRight w:val="0"/>
      <w:marTop w:val="0"/>
      <w:marBottom w:val="0"/>
      <w:divBdr>
        <w:top w:val="none" w:sz="0" w:space="0" w:color="auto"/>
        <w:left w:val="none" w:sz="0" w:space="0" w:color="auto"/>
        <w:bottom w:val="none" w:sz="0" w:space="0" w:color="auto"/>
        <w:right w:val="none" w:sz="0" w:space="0" w:color="auto"/>
      </w:divBdr>
    </w:div>
    <w:div w:id="476730332">
      <w:bodyDiv w:val="1"/>
      <w:marLeft w:val="0"/>
      <w:marRight w:val="0"/>
      <w:marTop w:val="0"/>
      <w:marBottom w:val="0"/>
      <w:divBdr>
        <w:top w:val="none" w:sz="0" w:space="0" w:color="auto"/>
        <w:left w:val="none" w:sz="0" w:space="0" w:color="auto"/>
        <w:bottom w:val="none" w:sz="0" w:space="0" w:color="auto"/>
        <w:right w:val="none" w:sz="0" w:space="0" w:color="auto"/>
      </w:divBdr>
    </w:div>
    <w:div w:id="482546877">
      <w:bodyDiv w:val="1"/>
      <w:marLeft w:val="0"/>
      <w:marRight w:val="0"/>
      <w:marTop w:val="0"/>
      <w:marBottom w:val="0"/>
      <w:divBdr>
        <w:top w:val="none" w:sz="0" w:space="0" w:color="auto"/>
        <w:left w:val="none" w:sz="0" w:space="0" w:color="auto"/>
        <w:bottom w:val="none" w:sz="0" w:space="0" w:color="auto"/>
        <w:right w:val="none" w:sz="0" w:space="0" w:color="auto"/>
      </w:divBdr>
    </w:div>
    <w:div w:id="483163316">
      <w:bodyDiv w:val="1"/>
      <w:marLeft w:val="0"/>
      <w:marRight w:val="0"/>
      <w:marTop w:val="0"/>
      <w:marBottom w:val="0"/>
      <w:divBdr>
        <w:top w:val="none" w:sz="0" w:space="0" w:color="auto"/>
        <w:left w:val="none" w:sz="0" w:space="0" w:color="auto"/>
        <w:bottom w:val="none" w:sz="0" w:space="0" w:color="auto"/>
        <w:right w:val="none" w:sz="0" w:space="0" w:color="auto"/>
      </w:divBdr>
    </w:div>
    <w:div w:id="489250424">
      <w:bodyDiv w:val="1"/>
      <w:marLeft w:val="0"/>
      <w:marRight w:val="0"/>
      <w:marTop w:val="0"/>
      <w:marBottom w:val="0"/>
      <w:divBdr>
        <w:top w:val="none" w:sz="0" w:space="0" w:color="auto"/>
        <w:left w:val="none" w:sz="0" w:space="0" w:color="auto"/>
        <w:bottom w:val="none" w:sz="0" w:space="0" w:color="auto"/>
        <w:right w:val="none" w:sz="0" w:space="0" w:color="auto"/>
      </w:divBdr>
    </w:div>
    <w:div w:id="490950421">
      <w:bodyDiv w:val="1"/>
      <w:marLeft w:val="0"/>
      <w:marRight w:val="0"/>
      <w:marTop w:val="0"/>
      <w:marBottom w:val="0"/>
      <w:divBdr>
        <w:top w:val="none" w:sz="0" w:space="0" w:color="auto"/>
        <w:left w:val="none" w:sz="0" w:space="0" w:color="auto"/>
        <w:bottom w:val="none" w:sz="0" w:space="0" w:color="auto"/>
        <w:right w:val="none" w:sz="0" w:space="0" w:color="auto"/>
      </w:divBdr>
    </w:div>
    <w:div w:id="494998399">
      <w:bodyDiv w:val="1"/>
      <w:marLeft w:val="0"/>
      <w:marRight w:val="0"/>
      <w:marTop w:val="0"/>
      <w:marBottom w:val="0"/>
      <w:divBdr>
        <w:top w:val="none" w:sz="0" w:space="0" w:color="auto"/>
        <w:left w:val="none" w:sz="0" w:space="0" w:color="auto"/>
        <w:bottom w:val="none" w:sz="0" w:space="0" w:color="auto"/>
        <w:right w:val="none" w:sz="0" w:space="0" w:color="auto"/>
      </w:divBdr>
    </w:div>
    <w:div w:id="496844496">
      <w:bodyDiv w:val="1"/>
      <w:marLeft w:val="0"/>
      <w:marRight w:val="0"/>
      <w:marTop w:val="0"/>
      <w:marBottom w:val="0"/>
      <w:divBdr>
        <w:top w:val="none" w:sz="0" w:space="0" w:color="auto"/>
        <w:left w:val="none" w:sz="0" w:space="0" w:color="auto"/>
        <w:bottom w:val="none" w:sz="0" w:space="0" w:color="auto"/>
        <w:right w:val="none" w:sz="0" w:space="0" w:color="auto"/>
      </w:divBdr>
    </w:div>
    <w:div w:id="499581298">
      <w:bodyDiv w:val="1"/>
      <w:marLeft w:val="0"/>
      <w:marRight w:val="0"/>
      <w:marTop w:val="0"/>
      <w:marBottom w:val="0"/>
      <w:divBdr>
        <w:top w:val="none" w:sz="0" w:space="0" w:color="auto"/>
        <w:left w:val="none" w:sz="0" w:space="0" w:color="auto"/>
        <w:bottom w:val="none" w:sz="0" w:space="0" w:color="auto"/>
        <w:right w:val="none" w:sz="0" w:space="0" w:color="auto"/>
      </w:divBdr>
    </w:div>
    <w:div w:id="499663711">
      <w:bodyDiv w:val="1"/>
      <w:marLeft w:val="0"/>
      <w:marRight w:val="0"/>
      <w:marTop w:val="0"/>
      <w:marBottom w:val="0"/>
      <w:divBdr>
        <w:top w:val="none" w:sz="0" w:space="0" w:color="auto"/>
        <w:left w:val="none" w:sz="0" w:space="0" w:color="auto"/>
        <w:bottom w:val="none" w:sz="0" w:space="0" w:color="auto"/>
        <w:right w:val="none" w:sz="0" w:space="0" w:color="auto"/>
      </w:divBdr>
    </w:div>
    <w:div w:id="503783124">
      <w:bodyDiv w:val="1"/>
      <w:marLeft w:val="0"/>
      <w:marRight w:val="0"/>
      <w:marTop w:val="0"/>
      <w:marBottom w:val="0"/>
      <w:divBdr>
        <w:top w:val="none" w:sz="0" w:space="0" w:color="auto"/>
        <w:left w:val="none" w:sz="0" w:space="0" w:color="auto"/>
        <w:bottom w:val="none" w:sz="0" w:space="0" w:color="auto"/>
        <w:right w:val="none" w:sz="0" w:space="0" w:color="auto"/>
      </w:divBdr>
    </w:div>
    <w:div w:id="507520355">
      <w:bodyDiv w:val="1"/>
      <w:marLeft w:val="0"/>
      <w:marRight w:val="0"/>
      <w:marTop w:val="0"/>
      <w:marBottom w:val="0"/>
      <w:divBdr>
        <w:top w:val="none" w:sz="0" w:space="0" w:color="auto"/>
        <w:left w:val="none" w:sz="0" w:space="0" w:color="auto"/>
        <w:bottom w:val="none" w:sz="0" w:space="0" w:color="auto"/>
        <w:right w:val="none" w:sz="0" w:space="0" w:color="auto"/>
      </w:divBdr>
    </w:div>
    <w:div w:id="508450026">
      <w:bodyDiv w:val="1"/>
      <w:marLeft w:val="0"/>
      <w:marRight w:val="0"/>
      <w:marTop w:val="0"/>
      <w:marBottom w:val="0"/>
      <w:divBdr>
        <w:top w:val="none" w:sz="0" w:space="0" w:color="auto"/>
        <w:left w:val="none" w:sz="0" w:space="0" w:color="auto"/>
        <w:bottom w:val="none" w:sz="0" w:space="0" w:color="auto"/>
        <w:right w:val="none" w:sz="0" w:space="0" w:color="auto"/>
      </w:divBdr>
    </w:div>
    <w:div w:id="510730000">
      <w:bodyDiv w:val="1"/>
      <w:marLeft w:val="0"/>
      <w:marRight w:val="0"/>
      <w:marTop w:val="0"/>
      <w:marBottom w:val="0"/>
      <w:divBdr>
        <w:top w:val="none" w:sz="0" w:space="0" w:color="auto"/>
        <w:left w:val="none" w:sz="0" w:space="0" w:color="auto"/>
        <w:bottom w:val="none" w:sz="0" w:space="0" w:color="auto"/>
        <w:right w:val="none" w:sz="0" w:space="0" w:color="auto"/>
      </w:divBdr>
    </w:div>
    <w:div w:id="525484566">
      <w:bodyDiv w:val="1"/>
      <w:marLeft w:val="0"/>
      <w:marRight w:val="0"/>
      <w:marTop w:val="0"/>
      <w:marBottom w:val="0"/>
      <w:divBdr>
        <w:top w:val="none" w:sz="0" w:space="0" w:color="auto"/>
        <w:left w:val="none" w:sz="0" w:space="0" w:color="auto"/>
        <w:bottom w:val="none" w:sz="0" w:space="0" w:color="auto"/>
        <w:right w:val="none" w:sz="0" w:space="0" w:color="auto"/>
      </w:divBdr>
    </w:div>
    <w:div w:id="526599118">
      <w:bodyDiv w:val="1"/>
      <w:marLeft w:val="0"/>
      <w:marRight w:val="0"/>
      <w:marTop w:val="0"/>
      <w:marBottom w:val="0"/>
      <w:divBdr>
        <w:top w:val="none" w:sz="0" w:space="0" w:color="auto"/>
        <w:left w:val="none" w:sz="0" w:space="0" w:color="auto"/>
        <w:bottom w:val="none" w:sz="0" w:space="0" w:color="auto"/>
        <w:right w:val="none" w:sz="0" w:space="0" w:color="auto"/>
      </w:divBdr>
    </w:div>
    <w:div w:id="533036697">
      <w:bodyDiv w:val="1"/>
      <w:marLeft w:val="0"/>
      <w:marRight w:val="0"/>
      <w:marTop w:val="0"/>
      <w:marBottom w:val="0"/>
      <w:divBdr>
        <w:top w:val="none" w:sz="0" w:space="0" w:color="auto"/>
        <w:left w:val="none" w:sz="0" w:space="0" w:color="auto"/>
        <w:bottom w:val="none" w:sz="0" w:space="0" w:color="auto"/>
        <w:right w:val="none" w:sz="0" w:space="0" w:color="auto"/>
      </w:divBdr>
    </w:div>
    <w:div w:id="534974462">
      <w:bodyDiv w:val="1"/>
      <w:marLeft w:val="0"/>
      <w:marRight w:val="0"/>
      <w:marTop w:val="0"/>
      <w:marBottom w:val="0"/>
      <w:divBdr>
        <w:top w:val="none" w:sz="0" w:space="0" w:color="auto"/>
        <w:left w:val="none" w:sz="0" w:space="0" w:color="auto"/>
        <w:bottom w:val="none" w:sz="0" w:space="0" w:color="auto"/>
        <w:right w:val="none" w:sz="0" w:space="0" w:color="auto"/>
      </w:divBdr>
    </w:div>
    <w:div w:id="535394383">
      <w:bodyDiv w:val="1"/>
      <w:marLeft w:val="0"/>
      <w:marRight w:val="0"/>
      <w:marTop w:val="0"/>
      <w:marBottom w:val="0"/>
      <w:divBdr>
        <w:top w:val="none" w:sz="0" w:space="0" w:color="auto"/>
        <w:left w:val="none" w:sz="0" w:space="0" w:color="auto"/>
        <w:bottom w:val="none" w:sz="0" w:space="0" w:color="auto"/>
        <w:right w:val="none" w:sz="0" w:space="0" w:color="auto"/>
      </w:divBdr>
    </w:div>
    <w:div w:id="539707571">
      <w:bodyDiv w:val="1"/>
      <w:marLeft w:val="0"/>
      <w:marRight w:val="0"/>
      <w:marTop w:val="0"/>
      <w:marBottom w:val="0"/>
      <w:divBdr>
        <w:top w:val="none" w:sz="0" w:space="0" w:color="auto"/>
        <w:left w:val="none" w:sz="0" w:space="0" w:color="auto"/>
        <w:bottom w:val="none" w:sz="0" w:space="0" w:color="auto"/>
        <w:right w:val="none" w:sz="0" w:space="0" w:color="auto"/>
      </w:divBdr>
    </w:div>
    <w:div w:id="542139694">
      <w:bodyDiv w:val="1"/>
      <w:marLeft w:val="0"/>
      <w:marRight w:val="0"/>
      <w:marTop w:val="0"/>
      <w:marBottom w:val="0"/>
      <w:divBdr>
        <w:top w:val="none" w:sz="0" w:space="0" w:color="auto"/>
        <w:left w:val="none" w:sz="0" w:space="0" w:color="auto"/>
        <w:bottom w:val="none" w:sz="0" w:space="0" w:color="auto"/>
        <w:right w:val="none" w:sz="0" w:space="0" w:color="auto"/>
      </w:divBdr>
    </w:div>
    <w:div w:id="544560983">
      <w:bodyDiv w:val="1"/>
      <w:marLeft w:val="0"/>
      <w:marRight w:val="0"/>
      <w:marTop w:val="0"/>
      <w:marBottom w:val="0"/>
      <w:divBdr>
        <w:top w:val="none" w:sz="0" w:space="0" w:color="auto"/>
        <w:left w:val="none" w:sz="0" w:space="0" w:color="auto"/>
        <w:bottom w:val="none" w:sz="0" w:space="0" w:color="auto"/>
        <w:right w:val="none" w:sz="0" w:space="0" w:color="auto"/>
      </w:divBdr>
    </w:div>
    <w:div w:id="553854600">
      <w:bodyDiv w:val="1"/>
      <w:marLeft w:val="0"/>
      <w:marRight w:val="0"/>
      <w:marTop w:val="0"/>
      <w:marBottom w:val="0"/>
      <w:divBdr>
        <w:top w:val="none" w:sz="0" w:space="0" w:color="auto"/>
        <w:left w:val="none" w:sz="0" w:space="0" w:color="auto"/>
        <w:bottom w:val="none" w:sz="0" w:space="0" w:color="auto"/>
        <w:right w:val="none" w:sz="0" w:space="0" w:color="auto"/>
      </w:divBdr>
    </w:div>
    <w:div w:id="554894412">
      <w:bodyDiv w:val="1"/>
      <w:marLeft w:val="0"/>
      <w:marRight w:val="0"/>
      <w:marTop w:val="0"/>
      <w:marBottom w:val="0"/>
      <w:divBdr>
        <w:top w:val="none" w:sz="0" w:space="0" w:color="auto"/>
        <w:left w:val="none" w:sz="0" w:space="0" w:color="auto"/>
        <w:bottom w:val="none" w:sz="0" w:space="0" w:color="auto"/>
        <w:right w:val="none" w:sz="0" w:space="0" w:color="auto"/>
      </w:divBdr>
    </w:div>
    <w:div w:id="554976053">
      <w:bodyDiv w:val="1"/>
      <w:marLeft w:val="0"/>
      <w:marRight w:val="0"/>
      <w:marTop w:val="0"/>
      <w:marBottom w:val="0"/>
      <w:divBdr>
        <w:top w:val="none" w:sz="0" w:space="0" w:color="auto"/>
        <w:left w:val="none" w:sz="0" w:space="0" w:color="auto"/>
        <w:bottom w:val="none" w:sz="0" w:space="0" w:color="auto"/>
        <w:right w:val="none" w:sz="0" w:space="0" w:color="auto"/>
      </w:divBdr>
    </w:div>
    <w:div w:id="555319143">
      <w:bodyDiv w:val="1"/>
      <w:marLeft w:val="0"/>
      <w:marRight w:val="0"/>
      <w:marTop w:val="0"/>
      <w:marBottom w:val="0"/>
      <w:divBdr>
        <w:top w:val="none" w:sz="0" w:space="0" w:color="auto"/>
        <w:left w:val="none" w:sz="0" w:space="0" w:color="auto"/>
        <w:bottom w:val="none" w:sz="0" w:space="0" w:color="auto"/>
        <w:right w:val="none" w:sz="0" w:space="0" w:color="auto"/>
      </w:divBdr>
    </w:div>
    <w:div w:id="557319942">
      <w:bodyDiv w:val="1"/>
      <w:marLeft w:val="0"/>
      <w:marRight w:val="0"/>
      <w:marTop w:val="0"/>
      <w:marBottom w:val="0"/>
      <w:divBdr>
        <w:top w:val="none" w:sz="0" w:space="0" w:color="auto"/>
        <w:left w:val="none" w:sz="0" w:space="0" w:color="auto"/>
        <w:bottom w:val="none" w:sz="0" w:space="0" w:color="auto"/>
        <w:right w:val="none" w:sz="0" w:space="0" w:color="auto"/>
      </w:divBdr>
    </w:div>
    <w:div w:id="559093039">
      <w:bodyDiv w:val="1"/>
      <w:marLeft w:val="0"/>
      <w:marRight w:val="0"/>
      <w:marTop w:val="0"/>
      <w:marBottom w:val="0"/>
      <w:divBdr>
        <w:top w:val="none" w:sz="0" w:space="0" w:color="auto"/>
        <w:left w:val="none" w:sz="0" w:space="0" w:color="auto"/>
        <w:bottom w:val="none" w:sz="0" w:space="0" w:color="auto"/>
        <w:right w:val="none" w:sz="0" w:space="0" w:color="auto"/>
      </w:divBdr>
    </w:div>
    <w:div w:id="564224210">
      <w:bodyDiv w:val="1"/>
      <w:marLeft w:val="0"/>
      <w:marRight w:val="0"/>
      <w:marTop w:val="0"/>
      <w:marBottom w:val="0"/>
      <w:divBdr>
        <w:top w:val="none" w:sz="0" w:space="0" w:color="auto"/>
        <w:left w:val="none" w:sz="0" w:space="0" w:color="auto"/>
        <w:bottom w:val="none" w:sz="0" w:space="0" w:color="auto"/>
        <w:right w:val="none" w:sz="0" w:space="0" w:color="auto"/>
      </w:divBdr>
    </w:div>
    <w:div w:id="567963799">
      <w:bodyDiv w:val="1"/>
      <w:marLeft w:val="0"/>
      <w:marRight w:val="0"/>
      <w:marTop w:val="0"/>
      <w:marBottom w:val="0"/>
      <w:divBdr>
        <w:top w:val="none" w:sz="0" w:space="0" w:color="auto"/>
        <w:left w:val="none" w:sz="0" w:space="0" w:color="auto"/>
        <w:bottom w:val="none" w:sz="0" w:space="0" w:color="auto"/>
        <w:right w:val="none" w:sz="0" w:space="0" w:color="auto"/>
      </w:divBdr>
    </w:div>
    <w:div w:id="568657923">
      <w:bodyDiv w:val="1"/>
      <w:marLeft w:val="0"/>
      <w:marRight w:val="0"/>
      <w:marTop w:val="0"/>
      <w:marBottom w:val="0"/>
      <w:divBdr>
        <w:top w:val="none" w:sz="0" w:space="0" w:color="auto"/>
        <w:left w:val="none" w:sz="0" w:space="0" w:color="auto"/>
        <w:bottom w:val="none" w:sz="0" w:space="0" w:color="auto"/>
        <w:right w:val="none" w:sz="0" w:space="0" w:color="auto"/>
      </w:divBdr>
    </w:div>
    <w:div w:id="569274669">
      <w:bodyDiv w:val="1"/>
      <w:marLeft w:val="0"/>
      <w:marRight w:val="0"/>
      <w:marTop w:val="0"/>
      <w:marBottom w:val="0"/>
      <w:divBdr>
        <w:top w:val="none" w:sz="0" w:space="0" w:color="auto"/>
        <w:left w:val="none" w:sz="0" w:space="0" w:color="auto"/>
        <w:bottom w:val="none" w:sz="0" w:space="0" w:color="auto"/>
        <w:right w:val="none" w:sz="0" w:space="0" w:color="auto"/>
      </w:divBdr>
    </w:div>
    <w:div w:id="571505598">
      <w:bodyDiv w:val="1"/>
      <w:marLeft w:val="0"/>
      <w:marRight w:val="0"/>
      <w:marTop w:val="0"/>
      <w:marBottom w:val="0"/>
      <w:divBdr>
        <w:top w:val="none" w:sz="0" w:space="0" w:color="auto"/>
        <w:left w:val="none" w:sz="0" w:space="0" w:color="auto"/>
        <w:bottom w:val="none" w:sz="0" w:space="0" w:color="auto"/>
        <w:right w:val="none" w:sz="0" w:space="0" w:color="auto"/>
      </w:divBdr>
    </w:div>
    <w:div w:id="572399189">
      <w:bodyDiv w:val="1"/>
      <w:marLeft w:val="0"/>
      <w:marRight w:val="0"/>
      <w:marTop w:val="0"/>
      <w:marBottom w:val="0"/>
      <w:divBdr>
        <w:top w:val="none" w:sz="0" w:space="0" w:color="auto"/>
        <w:left w:val="none" w:sz="0" w:space="0" w:color="auto"/>
        <w:bottom w:val="none" w:sz="0" w:space="0" w:color="auto"/>
        <w:right w:val="none" w:sz="0" w:space="0" w:color="auto"/>
      </w:divBdr>
    </w:div>
    <w:div w:id="575408327">
      <w:bodyDiv w:val="1"/>
      <w:marLeft w:val="0"/>
      <w:marRight w:val="0"/>
      <w:marTop w:val="0"/>
      <w:marBottom w:val="0"/>
      <w:divBdr>
        <w:top w:val="none" w:sz="0" w:space="0" w:color="auto"/>
        <w:left w:val="none" w:sz="0" w:space="0" w:color="auto"/>
        <w:bottom w:val="none" w:sz="0" w:space="0" w:color="auto"/>
        <w:right w:val="none" w:sz="0" w:space="0" w:color="auto"/>
      </w:divBdr>
    </w:div>
    <w:div w:id="580137087">
      <w:bodyDiv w:val="1"/>
      <w:marLeft w:val="0"/>
      <w:marRight w:val="0"/>
      <w:marTop w:val="0"/>
      <w:marBottom w:val="0"/>
      <w:divBdr>
        <w:top w:val="none" w:sz="0" w:space="0" w:color="auto"/>
        <w:left w:val="none" w:sz="0" w:space="0" w:color="auto"/>
        <w:bottom w:val="none" w:sz="0" w:space="0" w:color="auto"/>
        <w:right w:val="none" w:sz="0" w:space="0" w:color="auto"/>
      </w:divBdr>
    </w:div>
    <w:div w:id="584458932">
      <w:bodyDiv w:val="1"/>
      <w:marLeft w:val="0"/>
      <w:marRight w:val="0"/>
      <w:marTop w:val="0"/>
      <w:marBottom w:val="0"/>
      <w:divBdr>
        <w:top w:val="none" w:sz="0" w:space="0" w:color="auto"/>
        <w:left w:val="none" w:sz="0" w:space="0" w:color="auto"/>
        <w:bottom w:val="none" w:sz="0" w:space="0" w:color="auto"/>
        <w:right w:val="none" w:sz="0" w:space="0" w:color="auto"/>
      </w:divBdr>
    </w:div>
    <w:div w:id="584805723">
      <w:bodyDiv w:val="1"/>
      <w:marLeft w:val="0"/>
      <w:marRight w:val="0"/>
      <w:marTop w:val="0"/>
      <w:marBottom w:val="0"/>
      <w:divBdr>
        <w:top w:val="none" w:sz="0" w:space="0" w:color="auto"/>
        <w:left w:val="none" w:sz="0" w:space="0" w:color="auto"/>
        <w:bottom w:val="none" w:sz="0" w:space="0" w:color="auto"/>
        <w:right w:val="none" w:sz="0" w:space="0" w:color="auto"/>
      </w:divBdr>
    </w:div>
    <w:div w:id="587537618">
      <w:bodyDiv w:val="1"/>
      <w:marLeft w:val="0"/>
      <w:marRight w:val="0"/>
      <w:marTop w:val="0"/>
      <w:marBottom w:val="0"/>
      <w:divBdr>
        <w:top w:val="none" w:sz="0" w:space="0" w:color="auto"/>
        <w:left w:val="none" w:sz="0" w:space="0" w:color="auto"/>
        <w:bottom w:val="none" w:sz="0" w:space="0" w:color="auto"/>
        <w:right w:val="none" w:sz="0" w:space="0" w:color="auto"/>
      </w:divBdr>
    </w:div>
    <w:div w:id="591470610">
      <w:bodyDiv w:val="1"/>
      <w:marLeft w:val="0"/>
      <w:marRight w:val="0"/>
      <w:marTop w:val="0"/>
      <w:marBottom w:val="0"/>
      <w:divBdr>
        <w:top w:val="none" w:sz="0" w:space="0" w:color="auto"/>
        <w:left w:val="none" w:sz="0" w:space="0" w:color="auto"/>
        <w:bottom w:val="none" w:sz="0" w:space="0" w:color="auto"/>
        <w:right w:val="none" w:sz="0" w:space="0" w:color="auto"/>
      </w:divBdr>
    </w:div>
    <w:div w:id="592514575">
      <w:bodyDiv w:val="1"/>
      <w:marLeft w:val="0"/>
      <w:marRight w:val="0"/>
      <w:marTop w:val="0"/>
      <w:marBottom w:val="0"/>
      <w:divBdr>
        <w:top w:val="none" w:sz="0" w:space="0" w:color="auto"/>
        <w:left w:val="none" w:sz="0" w:space="0" w:color="auto"/>
        <w:bottom w:val="none" w:sz="0" w:space="0" w:color="auto"/>
        <w:right w:val="none" w:sz="0" w:space="0" w:color="auto"/>
      </w:divBdr>
    </w:div>
    <w:div w:id="599484150">
      <w:bodyDiv w:val="1"/>
      <w:marLeft w:val="0"/>
      <w:marRight w:val="0"/>
      <w:marTop w:val="0"/>
      <w:marBottom w:val="0"/>
      <w:divBdr>
        <w:top w:val="none" w:sz="0" w:space="0" w:color="auto"/>
        <w:left w:val="none" w:sz="0" w:space="0" w:color="auto"/>
        <w:bottom w:val="none" w:sz="0" w:space="0" w:color="auto"/>
        <w:right w:val="none" w:sz="0" w:space="0" w:color="auto"/>
      </w:divBdr>
    </w:div>
    <w:div w:id="599684004">
      <w:bodyDiv w:val="1"/>
      <w:marLeft w:val="0"/>
      <w:marRight w:val="0"/>
      <w:marTop w:val="0"/>
      <w:marBottom w:val="0"/>
      <w:divBdr>
        <w:top w:val="none" w:sz="0" w:space="0" w:color="auto"/>
        <w:left w:val="none" w:sz="0" w:space="0" w:color="auto"/>
        <w:bottom w:val="none" w:sz="0" w:space="0" w:color="auto"/>
        <w:right w:val="none" w:sz="0" w:space="0" w:color="auto"/>
      </w:divBdr>
    </w:div>
    <w:div w:id="605238512">
      <w:bodyDiv w:val="1"/>
      <w:marLeft w:val="0"/>
      <w:marRight w:val="0"/>
      <w:marTop w:val="0"/>
      <w:marBottom w:val="0"/>
      <w:divBdr>
        <w:top w:val="none" w:sz="0" w:space="0" w:color="auto"/>
        <w:left w:val="none" w:sz="0" w:space="0" w:color="auto"/>
        <w:bottom w:val="none" w:sz="0" w:space="0" w:color="auto"/>
        <w:right w:val="none" w:sz="0" w:space="0" w:color="auto"/>
      </w:divBdr>
    </w:div>
    <w:div w:id="605968010">
      <w:bodyDiv w:val="1"/>
      <w:marLeft w:val="0"/>
      <w:marRight w:val="0"/>
      <w:marTop w:val="0"/>
      <w:marBottom w:val="0"/>
      <w:divBdr>
        <w:top w:val="none" w:sz="0" w:space="0" w:color="auto"/>
        <w:left w:val="none" w:sz="0" w:space="0" w:color="auto"/>
        <w:bottom w:val="none" w:sz="0" w:space="0" w:color="auto"/>
        <w:right w:val="none" w:sz="0" w:space="0" w:color="auto"/>
      </w:divBdr>
    </w:div>
    <w:div w:id="606350343">
      <w:bodyDiv w:val="1"/>
      <w:marLeft w:val="0"/>
      <w:marRight w:val="0"/>
      <w:marTop w:val="0"/>
      <w:marBottom w:val="0"/>
      <w:divBdr>
        <w:top w:val="none" w:sz="0" w:space="0" w:color="auto"/>
        <w:left w:val="none" w:sz="0" w:space="0" w:color="auto"/>
        <w:bottom w:val="none" w:sz="0" w:space="0" w:color="auto"/>
        <w:right w:val="none" w:sz="0" w:space="0" w:color="auto"/>
      </w:divBdr>
    </w:div>
    <w:div w:id="607590050">
      <w:bodyDiv w:val="1"/>
      <w:marLeft w:val="0"/>
      <w:marRight w:val="0"/>
      <w:marTop w:val="0"/>
      <w:marBottom w:val="0"/>
      <w:divBdr>
        <w:top w:val="none" w:sz="0" w:space="0" w:color="auto"/>
        <w:left w:val="none" w:sz="0" w:space="0" w:color="auto"/>
        <w:bottom w:val="none" w:sz="0" w:space="0" w:color="auto"/>
        <w:right w:val="none" w:sz="0" w:space="0" w:color="auto"/>
      </w:divBdr>
    </w:div>
    <w:div w:id="608976952">
      <w:bodyDiv w:val="1"/>
      <w:marLeft w:val="0"/>
      <w:marRight w:val="0"/>
      <w:marTop w:val="0"/>
      <w:marBottom w:val="0"/>
      <w:divBdr>
        <w:top w:val="none" w:sz="0" w:space="0" w:color="auto"/>
        <w:left w:val="none" w:sz="0" w:space="0" w:color="auto"/>
        <w:bottom w:val="none" w:sz="0" w:space="0" w:color="auto"/>
        <w:right w:val="none" w:sz="0" w:space="0" w:color="auto"/>
      </w:divBdr>
    </w:div>
    <w:div w:id="611477690">
      <w:bodyDiv w:val="1"/>
      <w:marLeft w:val="0"/>
      <w:marRight w:val="0"/>
      <w:marTop w:val="0"/>
      <w:marBottom w:val="0"/>
      <w:divBdr>
        <w:top w:val="none" w:sz="0" w:space="0" w:color="auto"/>
        <w:left w:val="none" w:sz="0" w:space="0" w:color="auto"/>
        <w:bottom w:val="none" w:sz="0" w:space="0" w:color="auto"/>
        <w:right w:val="none" w:sz="0" w:space="0" w:color="auto"/>
      </w:divBdr>
    </w:div>
    <w:div w:id="611590986">
      <w:bodyDiv w:val="1"/>
      <w:marLeft w:val="0"/>
      <w:marRight w:val="0"/>
      <w:marTop w:val="0"/>
      <w:marBottom w:val="0"/>
      <w:divBdr>
        <w:top w:val="none" w:sz="0" w:space="0" w:color="auto"/>
        <w:left w:val="none" w:sz="0" w:space="0" w:color="auto"/>
        <w:bottom w:val="none" w:sz="0" w:space="0" w:color="auto"/>
        <w:right w:val="none" w:sz="0" w:space="0" w:color="auto"/>
      </w:divBdr>
    </w:div>
    <w:div w:id="613441424">
      <w:bodyDiv w:val="1"/>
      <w:marLeft w:val="0"/>
      <w:marRight w:val="0"/>
      <w:marTop w:val="0"/>
      <w:marBottom w:val="0"/>
      <w:divBdr>
        <w:top w:val="none" w:sz="0" w:space="0" w:color="auto"/>
        <w:left w:val="none" w:sz="0" w:space="0" w:color="auto"/>
        <w:bottom w:val="none" w:sz="0" w:space="0" w:color="auto"/>
        <w:right w:val="none" w:sz="0" w:space="0" w:color="auto"/>
      </w:divBdr>
    </w:div>
    <w:div w:id="613751716">
      <w:bodyDiv w:val="1"/>
      <w:marLeft w:val="0"/>
      <w:marRight w:val="0"/>
      <w:marTop w:val="0"/>
      <w:marBottom w:val="0"/>
      <w:divBdr>
        <w:top w:val="none" w:sz="0" w:space="0" w:color="auto"/>
        <w:left w:val="none" w:sz="0" w:space="0" w:color="auto"/>
        <w:bottom w:val="none" w:sz="0" w:space="0" w:color="auto"/>
        <w:right w:val="none" w:sz="0" w:space="0" w:color="auto"/>
      </w:divBdr>
    </w:div>
    <w:div w:id="620962380">
      <w:bodyDiv w:val="1"/>
      <w:marLeft w:val="0"/>
      <w:marRight w:val="0"/>
      <w:marTop w:val="0"/>
      <w:marBottom w:val="0"/>
      <w:divBdr>
        <w:top w:val="none" w:sz="0" w:space="0" w:color="auto"/>
        <w:left w:val="none" w:sz="0" w:space="0" w:color="auto"/>
        <w:bottom w:val="none" w:sz="0" w:space="0" w:color="auto"/>
        <w:right w:val="none" w:sz="0" w:space="0" w:color="auto"/>
      </w:divBdr>
    </w:div>
    <w:div w:id="621497863">
      <w:bodyDiv w:val="1"/>
      <w:marLeft w:val="0"/>
      <w:marRight w:val="0"/>
      <w:marTop w:val="0"/>
      <w:marBottom w:val="0"/>
      <w:divBdr>
        <w:top w:val="none" w:sz="0" w:space="0" w:color="auto"/>
        <w:left w:val="none" w:sz="0" w:space="0" w:color="auto"/>
        <w:bottom w:val="none" w:sz="0" w:space="0" w:color="auto"/>
        <w:right w:val="none" w:sz="0" w:space="0" w:color="auto"/>
      </w:divBdr>
    </w:div>
    <w:div w:id="625040609">
      <w:bodyDiv w:val="1"/>
      <w:marLeft w:val="0"/>
      <w:marRight w:val="0"/>
      <w:marTop w:val="0"/>
      <w:marBottom w:val="0"/>
      <w:divBdr>
        <w:top w:val="none" w:sz="0" w:space="0" w:color="auto"/>
        <w:left w:val="none" w:sz="0" w:space="0" w:color="auto"/>
        <w:bottom w:val="none" w:sz="0" w:space="0" w:color="auto"/>
        <w:right w:val="none" w:sz="0" w:space="0" w:color="auto"/>
      </w:divBdr>
    </w:div>
    <w:div w:id="626853992">
      <w:bodyDiv w:val="1"/>
      <w:marLeft w:val="0"/>
      <w:marRight w:val="0"/>
      <w:marTop w:val="0"/>
      <w:marBottom w:val="0"/>
      <w:divBdr>
        <w:top w:val="none" w:sz="0" w:space="0" w:color="auto"/>
        <w:left w:val="none" w:sz="0" w:space="0" w:color="auto"/>
        <w:bottom w:val="none" w:sz="0" w:space="0" w:color="auto"/>
        <w:right w:val="none" w:sz="0" w:space="0" w:color="auto"/>
      </w:divBdr>
    </w:div>
    <w:div w:id="627588777">
      <w:bodyDiv w:val="1"/>
      <w:marLeft w:val="0"/>
      <w:marRight w:val="0"/>
      <w:marTop w:val="0"/>
      <w:marBottom w:val="0"/>
      <w:divBdr>
        <w:top w:val="none" w:sz="0" w:space="0" w:color="auto"/>
        <w:left w:val="none" w:sz="0" w:space="0" w:color="auto"/>
        <w:bottom w:val="none" w:sz="0" w:space="0" w:color="auto"/>
        <w:right w:val="none" w:sz="0" w:space="0" w:color="auto"/>
      </w:divBdr>
    </w:div>
    <w:div w:id="628824797">
      <w:bodyDiv w:val="1"/>
      <w:marLeft w:val="0"/>
      <w:marRight w:val="0"/>
      <w:marTop w:val="0"/>
      <w:marBottom w:val="0"/>
      <w:divBdr>
        <w:top w:val="none" w:sz="0" w:space="0" w:color="auto"/>
        <w:left w:val="none" w:sz="0" w:space="0" w:color="auto"/>
        <w:bottom w:val="none" w:sz="0" w:space="0" w:color="auto"/>
        <w:right w:val="none" w:sz="0" w:space="0" w:color="auto"/>
      </w:divBdr>
    </w:div>
    <w:div w:id="629212091">
      <w:bodyDiv w:val="1"/>
      <w:marLeft w:val="0"/>
      <w:marRight w:val="0"/>
      <w:marTop w:val="0"/>
      <w:marBottom w:val="0"/>
      <w:divBdr>
        <w:top w:val="none" w:sz="0" w:space="0" w:color="auto"/>
        <w:left w:val="none" w:sz="0" w:space="0" w:color="auto"/>
        <w:bottom w:val="none" w:sz="0" w:space="0" w:color="auto"/>
        <w:right w:val="none" w:sz="0" w:space="0" w:color="auto"/>
      </w:divBdr>
    </w:div>
    <w:div w:id="629437283">
      <w:bodyDiv w:val="1"/>
      <w:marLeft w:val="0"/>
      <w:marRight w:val="0"/>
      <w:marTop w:val="0"/>
      <w:marBottom w:val="0"/>
      <w:divBdr>
        <w:top w:val="none" w:sz="0" w:space="0" w:color="auto"/>
        <w:left w:val="none" w:sz="0" w:space="0" w:color="auto"/>
        <w:bottom w:val="none" w:sz="0" w:space="0" w:color="auto"/>
        <w:right w:val="none" w:sz="0" w:space="0" w:color="auto"/>
      </w:divBdr>
    </w:div>
    <w:div w:id="631449323">
      <w:bodyDiv w:val="1"/>
      <w:marLeft w:val="0"/>
      <w:marRight w:val="0"/>
      <w:marTop w:val="0"/>
      <w:marBottom w:val="0"/>
      <w:divBdr>
        <w:top w:val="none" w:sz="0" w:space="0" w:color="auto"/>
        <w:left w:val="none" w:sz="0" w:space="0" w:color="auto"/>
        <w:bottom w:val="none" w:sz="0" w:space="0" w:color="auto"/>
        <w:right w:val="none" w:sz="0" w:space="0" w:color="auto"/>
      </w:divBdr>
    </w:div>
    <w:div w:id="634023589">
      <w:bodyDiv w:val="1"/>
      <w:marLeft w:val="0"/>
      <w:marRight w:val="0"/>
      <w:marTop w:val="0"/>
      <w:marBottom w:val="0"/>
      <w:divBdr>
        <w:top w:val="none" w:sz="0" w:space="0" w:color="auto"/>
        <w:left w:val="none" w:sz="0" w:space="0" w:color="auto"/>
        <w:bottom w:val="none" w:sz="0" w:space="0" w:color="auto"/>
        <w:right w:val="none" w:sz="0" w:space="0" w:color="auto"/>
      </w:divBdr>
    </w:div>
    <w:div w:id="634481600">
      <w:bodyDiv w:val="1"/>
      <w:marLeft w:val="0"/>
      <w:marRight w:val="0"/>
      <w:marTop w:val="0"/>
      <w:marBottom w:val="0"/>
      <w:divBdr>
        <w:top w:val="none" w:sz="0" w:space="0" w:color="auto"/>
        <w:left w:val="none" w:sz="0" w:space="0" w:color="auto"/>
        <w:bottom w:val="none" w:sz="0" w:space="0" w:color="auto"/>
        <w:right w:val="none" w:sz="0" w:space="0" w:color="auto"/>
      </w:divBdr>
    </w:div>
    <w:div w:id="634524946">
      <w:bodyDiv w:val="1"/>
      <w:marLeft w:val="0"/>
      <w:marRight w:val="0"/>
      <w:marTop w:val="0"/>
      <w:marBottom w:val="0"/>
      <w:divBdr>
        <w:top w:val="none" w:sz="0" w:space="0" w:color="auto"/>
        <w:left w:val="none" w:sz="0" w:space="0" w:color="auto"/>
        <w:bottom w:val="none" w:sz="0" w:space="0" w:color="auto"/>
        <w:right w:val="none" w:sz="0" w:space="0" w:color="auto"/>
      </w:divBdr>
    </w:div>
    <w:div w:id="635186335">
      <w:bodyDiv w:val="1"/>
      <w:marLeft w:val="0"/>
      <w:marRight w:val="0"/>
      <w:marTop w:val="0"/>
      <w:marBottom w:val="0"/>
      <w:divBdr>
        <w:top w:val="none" w:sz="0" w:space="0" w:color="auto"/>
        <w:left w:val="none" w:sz="0" w:space="0" w:color="auto"/>
        <w:bottom w:val="none" w:sz="0" w:space="0" w:color="auto"/>
        <w:right w:val="none" w:sz="0" w:space="0" w:color="auto"/>
      </w:divBdr>
    </w:div>
    <w:div w:id="635911577">
      <w:bodyDiv w:val="1"/>
      <w:marLeft w:val="0"/>
      <w:marRight w:val="0"/>
      <w:marTop w:val="0"/>
      <w:marBottom w:val="0"/>
      <w:divBdr>
        <w:top w:val="none" w:sz="0" w:space="0" w:color="auto"/>
        <w:left w:val="none" w:sz="0" w:space="0" w:color="auto"/>
        <w:bottom w:val="none" w:sz="0" w:space="0" w:color="auto"/>
        <w:right w:val="none" w:sz="0" w:space="0" w:color="auto"/>
      </w:divBdr>
    </w:div>
    <w:div w:id="647249478">
      <w:bodyDiv w:val="1"/>
      <w:marLeft w:val="0"/>
      <w:marRight w:val="0"/>
      <w:marTop w:val="0"/>
      <w:marBottom w:val="0"/>
      <w:divBdr>
        <w:top w:val="none" w:sz="0" w:space="0" w:color="auto"/>
        <w:left w:val="none" w:sz="0" w:space="0" w:color="auto"/>
        <w:bottom w:val="none" w:sz="0" w:space="0" w:color="auto"/>
        <w:right w:val="none" w:sz="0" w:space="0" w:color="auto"/>
      </w:divBdr>
    </w:div>
    <w:div w:id="651832456">
      <w:bodyDiv w:val="1"/>
      <w:marLeft w:val="0"/>
      <w:marRight w:val="0"/>
      <w:marTop w:val="0"/>
      <w:marBottom w:val="0"/>
      <w:divBdr>
        <w:top w:val="none" w:sz="0" w:space="0" w:color="auto"/>
        <w:left w:val="none" w:sz="0" w:space="0" w:color="auto"/>
        <w:bottom w:val="none" w:sz="0" w:space="0" w:color="auto"/>
        <w:right w:val="none" w:sz="0" w:space="0" w:color="auto"/>
      </w:divBdr>
    </w:div>
    <w:div w:id="652105177">
      <w:bodyDiv w:val="1"/>
      <w:marLeft w:val="0"/>
      <w:marRight w:val="0"/>
      <w:marTop w:val="0"/>
      <w:marBottom w:val="0"/>
      <w:divBdr>
        <w:top w:val="none" w:sz="0" w:space="0" w:color="auto"/>
        <w:left w:val="none" w:sz="0" w:space="0" w:color="auto"/>
        <w:bottom w:val="none" w:sz="0" w:space="0" w:color="auto"/>
        <w:right w:val="none" w:sz="0" w:space="0" w:color="auto"/>
      </w:divBdr>
    </w:div>
    <w:div w:id="652149326">
      <w:bodyDiv w:val="1"/>
      <w:marLeft w:val="0"/>
      <w:marRight w:val="0"/>
      <w:marTop w:val="0"/>
      <w:marBottom w:val="0"/>
      <w:divBdr>
        <w:top w:val="none" w:sz="0" w:space="0" w:color="auto"/>
        <w:left w:val="none" w:sz="0" w:space="0" w:color="auto"/>
        <w:bottom w:val="none" w:sz="0" w:space="0" w:color="auto"/>
        <w:right w:val="none" w:sz="0" w:space="0" w:color="auto"/>
      </w:divBdr>
    </w:div>
    <w:div w:id="652952299">
      <w:bodyDiv w:val="1"/>
      <w:marLeft w:val="0"/>
      <w:marRight w:val="0"/>
      <w:marTop w:val="0"/>
      <w:marBottom w:val="0"/>
      <w:divBdr>
        <w:top w:val="none" w:sz="0" w:space="0" w:color="auto"/>
        <w:left w:val="none" w:sz="0" w:space="0" w:color="auto"/>
        <w:bottom w:val="none" w:sz="0" w:space="0" w:color="auto"/>
        <w:right w:val="none" w:sz="0" w:space="0" w:color="auto"/>
      </w:divBdr>
    </w:div>
    <w:div w:id="654145386">
      <w:bodyDiv w:val="1"/>
      <w:marLeft w:val="0"/>
      <w:marRight w:val="0"/>
      <w:marTop w:val="0"/>
      <w:marBottom w:val="0"/>
      <w:divBdr>
        <w:top w:val="none" w:sz="0" w:space="0" w:color="auto"/>
        <w:left w:val="none" w:sz="0" w:space="0" w:color="auto"/>
        <w:bottom w:val="none" w:sz="0" w:space="0" w:color="auto"/>
        <w:right w:val="none" w:sz="0" w:space="0" w:color="auto"/>
      </w:divBdr>
    </w:div>
    <w:div w:id="656497897">
      <w:bodyDiv w:val="1"/>
      <w:marLeft w:val="0"/>
      <w:marRight w:val="0"/>
      <w:marTop w:val="0"/>
      <w:marBottom w:val="0"/>
      <w:divBdr>
        <w:top w:val="none" w:sz="0" w:space="0" w:color="auto"/>
        <w:left w:val="none" w:sz="0" w:space="0" w:color="auto"/>
        <w:bottom w:val="none" w:sz="0" w:space="0" w:color="auto"/>
        <w:right w:val="none" w:sz="0" w:space="0" w:color="auto"/>
      </w:divBdr>
    </w:div>
    <w:div w:id="659188964">
      <w:bodyDiv w:val="1"/>
      <w:marLeft w:val="0"/>
      <w:marRight w:val="0"/>
      <w:marTop w:val="0"/>
      <w:marBottom w:val="0"/>
      <w:divBdr>
        <w:top w:val="none" w:sz="0" w:space="0" w:color="auto"/>
        <w:left w:val="none" w:sz="0" w:space="0" w:color="auto"/>
        <w:bottom w:val="none" w:sz="0" w:space="0" w:color="auto"/>
        <w:right w:val="none" w:sz="0" w:space="0" w:color="auto"/>
      </w:divBdr>
    </w:div>
    <w:div w:id="659817753">
      <w:bodyDiv w:val="1"/>
      <w:marLeft w:val="0"/>
      <w:marRight w:val="0"/>
      <w:marTop w:val="0"/>
      <w:marBottom w:val="0"/>
      <w:divBdr>
        <w:top w:val="none" w:sz="0" w:space="0" w:color="auto"/>
        <w:left w:val="none" w:sz="0" w:space="0" w:color="auto"/>
        <w:bottom w:val="none" w:sz="0" w:space="0" w:color="auto"/>
        <w:right w:val="none" w:sz="0" w:space="0" w:color="auto"/>
      </w:divBdr>
    </w:div>
    <w:div w:id="661277556">
      <w:bodyDiv w:val="1"/>
      <w:marLeft w:val="0"/>
      <w:marRight w:val="0"/>
      <w:marTop w:val="0"/>
      <w:marBottom w:val="0"/>
      <w:divBdr>
        <w:top w:val="none" w:sz="0" w:space="0" w:color="auto"/>
        <w:left w:val="none" w:sz="0" w:space="0" w:color="auto"/>
        <w:bottom w:val="none" w:sz="0" w:space="0" w:color="auto"/>
        <w:right w:val="none" w:sz="0" w:space="0" w:color="auto"/>
      </w:divBdr>
    </w:div>
    <w:div w:id="664017372">
      <w:bodyDiv w:val="1"/>
      <w:marLeft w:val="0"/>
      <w:marRight w:val="0"/>
      <w:marTop w:val="0"/>
      <w:marBottom w:val="0"/>
      <w:divBdr>
        <w:top w:val="none" w:sz="0" w:space="0" w:color="auto"/>
        <w:left w:val="none" w:sz="0" w:space="0" w:color="auto"/>
        <w:bottom w:val="none" w:sz="0" w:space="0" w:color="auto"/>
        <w:right w:val="none" w:sz="0" w:space="0" w:color="auto"/>
      </w:divBdr>
    </w:div>
    <w:div w:id="666716448">
      <w:bodyDiv w:val="1"/>
      <w:marLeft w:val="0"/>
      <w:marRight w:val="0"/>
      <w:marTop w:val="0"/>
      <w:marBottom w:val="0"/>
      <w:divBdr>
        <w:top w:val="none" w:sz="0" w:space="0" w:color="auto"/>
        <w:left w:val="none" w:sz="0" w:space="0" w:color="auto"/>
        <w:bottom w:val="none" w:sz="0" w:space="0" w:color="auto"/>
        <w:right w:val="none" w:sz="0" w:space="0" w:color="auto"/>
      </w:divBdr>
    </w:div>
    <w:div w:id="668219212">
      <w:bodyDiv w:val="1"/>
      <w:marLeft w:val="0"/>
      <w:marRight w:val="0"/>
      <w:marTop w:val="0"/>
      <w:marBottom w:val="0"/>
      <w:divBdr>
        <w:top w:val="none" w:sz="0" w:space="0" w:color="auto"/>
        <w:left w:val="none" w:sz="0" w:space="0" w:color="auto"/>
        <w:bottom w:val="none" w:sz="0" w:space="0" w:color="auto"/>
        <w:right w:val="none" w:sz="0" w:space="0" w:color="auto"/>
      </w:divBdr>
    </w:div>
    <w:div w:id="668867266">
      <w:bodyDiv w:val="1"/>
      <w:marLeft w:val="0"/>
      <w:marRight w:val="0"/>
      <w:marTop w:val="0"/>
      <w:marBottom w:val="0"/>
      <w:divBdr>
        <w:top w:val="none" w:sz="0" w:space="0" w:color="auto"/>
        <w:left w:val="none" w:sz="0" w:space="0" w:color="auto"/>
        <w:bottom w:val="none" w:sz="0" w:space="0" w:color="auto"/>
        <w:right w:val="none" w:sz="0" w:space="0" w:color="auto"/>
      </w:divBdr>
    </w:div>
    <w:div w:id="689839744">
      <w:bodyDiv w:val="1"/>
      <w:marLeft w:val="0"/>
      <w:marRight w:val="0"/>
      <w:marTop w:val="0"/>
      <w:marBottom w:val="0"/>
      <w:divBdr>
        <w:top w:val="none" w:sz="0" w:space="0" w:color="auto"/>
        <w:left w:val="none" w:sz="0" w:space="0" w:color="auto"/>
        <w:bottom w:val="none" w:sz="0" w:space="0" w:color="auto"/>
        <w:right w:val="none" w:sz="0" w:space="0" w:color="auto"/>
      </w:divBdr>
    </w:div>
    <w:div w:id="689990263">
      <w:bodyDiv w:val="1"/>
      <w:marLeft w:val="0"/>
      <w:marRight w:val="0"/>
      <w:marTop w:val="0"/>
      <w:marBottom w:val="0"/>
      <w:divBdr>
        <w:top w:val="none" w:sz="0" w:space="0" w:color="auto"/>
        <w:left w:val="none" w:sz="0" w:space="0" w:color="auto"/>
        <w:bottom w:val="none" w:sz="0" w:space="0" w:color="auto"/>
        <w:right w:val="none" w:sz="0" w:space="0" w:color="auto"/>
      </w:divBdr>
    </w:div>
    <w:div w:id="690885177">
      <w:bodyDiv w:val="1"/>
      <w:marLeft w:val="0"/>
      <w:marRight w:val="0"/>
      <w:marTop w:val="0"/>
      <w:marBottom w:val="0"/>
      <w:divBdr>
        <w:top w:val="none" w:sz="0" w:space="0" w:color="auto"/>
        <w:left w:val="none" w:sz="0" w:space="0" w:color="auto"/>
        <w:bottom w:val="none" w:sz="0" w:space="0" w:color="auto"/>
        <w:right w:val="none" w:sz="0" w:space="0" w:color="auto"/>
      </w:divBdr>
    </w:div>
    <w:div w:id="693196035">
      <w:bodyDiv w:val="1"/>
      <w:marLeft w:val="0"/>
      <w:marRight w:val="0"/>
      <w:marTop w:val="0"/>
      <w:marBottom w:val="0"/>
      <w:divBdr>
        <w:top w:val="none" w:sz="0" w:space="0" w:color="auto"/>
        <w:left w:val="none" w:sz="0" w:space="0" w:color="auto"/>
        <w:bottom w:val="none" w:sz="0" w:space="0" w:color="auto"/>
        <w:right w:val="none" w:sz="0" w:space="0" w:color="auto"/>
      </w:divBdr>
    </w:div>
    <w:div w:id="693845335">
      <w:bodyDiv w:val="1"/>
      <w:marLeft w:val="0"/>
      <w:marRight w:val="0"/>
      <w:marTop w:val="0"/>
      <w:marBottom w:val="0"/>
      <w:divBdr>
        <w:top w:val="none" w:sz="0" w:space="0" w:color="auto"/>
        <w:left w:val="none" w:sz="0" w:space="0" w:color="auto"/>
        <w:bottom w:val="none" w:sz="0" w:space="0" w:color="auto"/>
        <w:right w:val="none" w:sz="0" w:space="0" w:color="auto"/>
      </w:divBdr>
    </w:div>
    <w:div w:id="695278505">
      <w:bodyDiv w:val="1"/>
      <w:marLeft w:val="0"/>
      <w:marRight w:val="0"/>
      <w:marTop w:val="0"/>
      <w:marBottom w:val="0"/>
      <w:divBdr>
        <w:top w:val="none" w:sz="0" w:space="0" w:color="auto"/>
        <w:left w:val="none" w:sz="0" w:space="0" w:color="auto"/>
        <w:bottom w:val="none" w:sz="0" w:space="0" w:color="auto"/>
        <w:right w:val="none" w:sz="0" w:space="0" w:color="auto"/>
      </w:divBdr>
    </w:div>
    <w:div w:id="697783191">
      <w:bodyDiv w:val="1"/>
      <w:marLeft w:val="0"/>
      <w:marRight w:val="0"/>
      <w:marTop w:val="0"/>
      <w:marBottom w:val="0"/>
      <w:divBdr>
        <w:top w:val="none" w:sz="0" w:space="0" w:color="auto"/>
        <w:left w:val="none" w:sz="0" w:space="0" w:color="auto"/>
        <w:bottom w:val="none" w:sz="0" w:space="0" w:color="auto"/>
        <w:right w:val="none" w:sz="0" w:space="0" w:color="auto"/>
      </w:divBdr>
    </w:div>
    <w:div w:id="700087736">
      <w:bodyDiv w:val="1"/>
      <w:marLeft w:val="0"/>
      <w:marRight w:val="0"/>
      <w:marTop w:val="0"/>
      <w:marBottom w:val="0"/>
      <w:divBdr>
        <w:top w:val="none" w:sz="0" w:space="0" w:color="auto"/>
        <w:left w:val="none" w:sz="0" w:space="0" w:color="auto"/>
        <w:bottom w:val="none" w:sz="0" w:space="0" w:color="auto"/>
        <w:right w:val="none" w:sz="0" w:space="0" w:color="auto"/>
      </w:divBdr>
    </w:div>
    <w:div w:id="701126236">
      <w:bodyDiv w:val="1"/>
      <w:marLeft w:val="0"/>
      <w:marRight w:val="0"/>
      <w:marTop w:val="0"/>
      <w:marBottom w:val="0"/>
      <w:divBdr>
        <w:top w:val="none" w:sz="0" w:space="0" w:color="auto"/>
        <w:left w:val="none" w:sz="0" w:space="0" w:color="auto"/>
        <w:bottom w:val="none" w:sz="0" w:space="0" w:color="auto"/>
        <w:right w:val="none" w:sz="0" w:space="0" w:color="auto"/>
      </w:divBdr>
    </w:div>
    <w:div w:id="702249013">
      <w:bodyDiv w:val="1"/>
      <w:marLeft w:val="0"/>
      <w:marRight w:val="0"/>
      <w:marTop w:val="0"/>
      <w:marBottom w:val="0"/>
      <w:divBdr>
        <w:top w:val="none" w:sz="0" w:space="0" w:color="auto"/>
        <w:left w:val="none" w:sz="0" w:space="0" w:color="auto"/>
        <w:bottom w:val="none" w:sz="0" w:space="0" w:color="auto"/>
        <w:right w:val="none" w:sz="0" w:space="0" w:color="auto"/>
      </w:divBdr>
    </w:div>
    <w:div w:id="703361097">
      <w:bodyDiv w:val="1"/>
      <w:marLeft w:val="0"/>
      <w:marRight w:val="0"/>
      <w:marTop w:val="0"/>
      <w:marBottom w:val="0"/>
      <w:divBdr>
        <w:top w:val="none" w:sz="0" w:space="0" w:color="auto"/>
        <w:left w:val="none" w:sz="0" w:space="0" w:color="auto"/>
        <w:bottom w:val="none" w:sz="0" w:space="0" w:color="auto"/>
        <w:right w:val="none" w:sz="0" w:space="0" w:color="auto"/>
      </w:divBdr>
    </w:div>
    <w:div w:id="703363410">
      <w:bodyDiv w:val="1"/>
      <w:marLeft w:val="0"/>
      <w:marRight w:val="0"/>
      <w:marTop w:val="0"/>
      <w:marBottom w:val="0"/>
      <w:divBdr>
        <w:top w:val="none" w:sz="0" w:space="0" w:color="auto"/>
        <w:left w:val="none" w:sz="0" w:space="0" w:color="auto"/>
        <w:bottom w:val="none" w:sz="0" w:space="0" w:color="auto"/>
        <w:right w:val="none" w:sz="0" w:space="0" w:color="auto"/>
      </w:divBdr>
    </w:div>
    <w:div w:id="705453051">
      <w:bodyDiv w:val="1"/>
      <w:marLeft w:val="0"/>
      <w:marRight w:val="0"/>
      <w:marTop w:val="0"/>
      <w:marBottom w:val="0"/>
      <w:divBdr>
        <w:top w:val="none" w:sz="0" w:space="0" w:color="auto"/>
        <w:left w:val="none" w:sz="0" w:space="0" w:color="auto"/>
        <w:bottom w:val="none" w:sz="0" w:space="0" w:color="auto"/>
        <w:right w:val="none" w:sz="0" w:space="0" w:color="auto"/>
      </w:divBdr>
    </w:div>
    <w:div w:id="707099929">
      <w:bodyDiv w:val="1"/>
      <w:marLeft w:val="0"/>
      <w:marRight w:val="0"/>
      <w:marTop w:val="0"/>
      <w:marBottom w:val="0"/>
      <w:divBdr>
        <w:top w:val="none" w:sz="0" w:space="0" w:color="auto"/>
        <w:left w:val="none" w:sz="0" w:space="0" w:color="auto"/>
        <w:bottom w:val="none" w:sz="0" w:space="0" w:color="auto"/>
        <w:right w:val="none" w:sz="0" w:space="0" w:color="auto"/>
      </w:divBdr>
    </w:div>
    <w:div w:id="707948863">
      <w:bodyDiv w:val="1"/>
      <w:marLeft w:val="0"/>
      <w:marRight w:val="0"/>
      <w:marTop w:val="0"/>
      <w:marBottom w:val="0"/>
      <w:divBdr>
        <w:top w:val="none" w:sz="0" w:space="0" w:color="auto"/>
        <w:left w:val="none" w:sz="0" w:space="0" w:color="auto"/>
        <w:bottom w:val="none" w:sz="0" w:space="0" w:color="auto"/>
        <w:right w:val="none" w:sz="0" w:space="0" w:color="auto"/>
      </w:divBdr>
    </w:div>
    <w:div w:id="713768705">
      <w:bodyDiv w:val="1"/>
      <w:marLeft w:val="0"/>
      <w:marRight w:val="0"/>
      <w:marTop w:val="0"/>
      <w:marBottom w:val="0"/>
      <w:divBdr>
        <w:top w:val="none" w:sz="0" w:space="0" w:color="auto"/>
        <w:left w:val="none" w:sz="0" w:space="0" w:color="auto"/>
        <w:bottom w:val="none" w:sz="0" w:space="0" w:color="auto"/>
        <w:right w:val="none" w:sz="0" w:space="0" w:color="auto"/>
      </w:divBdr>
    </w:div>
    <w:div w:id="717123702">
      <w:bodyDiv w:val="1"/>
      <w:marLeft w:val="0"/>
      <w:marRight w:val="0"/>
      <w:marTop w:val="0"/>
      <w:marBottom w:val="0"/>
      <w:divBdr>
        <w:top w:val="none" w:sz="0" w:space="0" w:color="auto"/>
        <w:left w:val="none" w:sz="0" w:space="0" w:color="auto"/>
        <w:bottom w:val="none" w:sz="0" w:space="0" w:color="auto"/>
        <w:right w:val="none" w:sz="0" w:space="0" w:color="auto"/>
      </w:divBdr>
    </w:div>
    <w:div w:id="717362911">
      <w:bodyDiv w:val="1"/>
      <w:marLeft w:val="0"/>
      <w:marRight w:val="0"/>
      <w:marTop w:val="0"/>
      <w:marBottom w:val="0"/>
      <w:divBdr>
        <w:top w:val="none" w:sz="0" w:space="0" w:color="auto"/>
        <w:left w:val="none" w:sz="0" w:space="0" w:color="auto"/>
        <w:bottom w:val="none" w:sz="0" w:space="0" w:color="auto"/>
        <w:right w:val="none" w:sz="0" w:space="0" w:color="auto"/>
      </w:divBdr>
    </w:div>
    <w:div w:id="722215013">
      <w:bodyDiv w:val="1"/>
      <w:marLeft w:val="0"/>
      <w:marRight w:val="0"/>
      <w:marTop w:val="0"/>
      <w:marBottom w:val="0"/>
      <w:divBdr>
        <w:top w:val="none" w:sz="0" w:space="0" w:color="auto"/>
        <w:left w:val="none" w:sz="0" w:space="0" w:color="auto"/>
        <w:bottom w:val="none" w:sz="0" w:space="0" w:color="auto"/>
        <w:right w:val="none" w:sz="0" w:space="0" w:color="auto"/>
      </w:divBdr>
    </w:div>
    <w:div w:id="723329222">
      <w:bodyDiv w:val="1"/>
      <w:marLeft w:val="0"/>
      <w:marRight w:val="0"/>
      <w:marTop w:val="0"/>
      <w:marBottom w:val="0"/>
      <w:divBdr>
        <w:top w:val="none" w:sz="0" w:space="0" w:color="auto"/>
        <w:left w:val="none" w:sz="0" w:space="0" w:color="auto"/>
        <w:bottom w:val="none" w:sz="0" w:space="0" w:color="auto"/>
        <w:right w:val="none" w:sz="0" w:space="0" w:color="auto"/>
      </w:divBdr>
    </w:div>
    <w:div w:id="724138982">
      <w:bodyDiv w:val="1"/>
      <w:marLeft w:val="0"/>
      <w:marRight w:val="0"/>
      <w:marTop w:val="0"/>
      <w:marBottom w:val="0"/>
      <w:divBdr>
        <w:top w:val="none" w:sz="0" w:space="0" w:color="auto"/>
        <w:left w:val="none" w:sz="0" w:space="0" w:color="auto"/>
        <w:bottom w:val="none" w:sz="0" w:space="0" w:color="auto"/>
        <w:right w:val="none" w:sz="0" w:space="0" w:color="auto"/>
      </w:divBdr>
    </w:div>
    <w:div w:id="726611068">
      <w:bodyDiv w:val="1"/>
      <w:marLeft w:val="0"/>
      <w:marRight w:val="0"/>
      <w:marTop w:val="0"/>
      <w:marBottom w:val="0"/>
      <w:divBdr>
        <w:top w:val="none" w:sz="0" w:space="0" w:color="auto"/>
        <w:left w:val="none" w:sz="0" w:space="0" w:color="auto"/>
        <w:bottom w:val="none" w:sz="0" w:space="0" w:color="auto"/>
        <w:right w:val="none" w:sz="0" w:space="0" w:color="auto"/>
      </w:divBdr>
    </w:div>
    <w:div w:id="734476579">
      <w:bodyDiv w:val="1"/>
      <w:marLeft w:val="0"/>
      <w:marRight w:val="0"/>
      <w:marTop w:val="0"/>
      <w:marBottom w:val="0"/>
      <w:divBdr>
        <w:top w:val="none" w:sz="0" w:space="0" w:color="auto"/>
        <w:left w:val="none" w:sz="0" w:space="0" w:color="auto"/>
        <w:bottom w:val="none" w:sz="0" w:space="0" w:color="auto"/>
        <w:right w:val="none" w:sz="0" w:space="0" w:color="auto"/>
      </w:divBdr>
    </w:div>
    <w:div w:id="738137364">
      <w:bodyDiv w:val="1"/>
      <w:marLeft w:val="0"/>
      <w:marRight w:val="0"/>
      <w:marTop w:val="0"/>
      <w:marBottom w:val="0"/>
      <w:divBdr>
        <w:top w:val="none" w:sz="0" w:space="0" w:color="auto"/>
        <w:left w:val="none" w:sz="0" w:space="0" w:color="auto"/>
        <w:bottom w:val="none" w:sz="0" w:space="0" w:color="auto"/>
        <w:right w:val="none" w:sz="0" w:space="0" w:color="auto"/>
      </w:divBdr>
    </w:div>
    <w:div w:id="738668861">
      <w:bodyDiv w:val="1"/>
      <w:marLeft w:val="0"/>
      <w:marRight w:val="0"/>
      <w:marTop w:val="0"/>
      <w:marBottom w:val="0"/>
      <w:divBdr>
        <w:top w:val="none" w:sz="0" w:space="0" w:color="auto"/>
        <w:left w:val="none" w:sz="0" w:space="0" w:color="auto"/>
        <w:bottom w:val="none" w:sz="0" w:space="0" w:color="auto"/>
        <w:right w:val="none" w:sz="0" w:space="0" w:color="auto"/>
      </w:divBdr>
    </w:div>
    <w:div w:id="739056410">
      <w:bodyDiv w:val="1"/>
      <w:marLeft w:val="0"/>
      <w:marRight w:val="0"/>
      <w:marTop w:val="0"/>
      <w:marBottom w:val="0"/>
      <w:divBdr>
        <w:top w:val="none" w:sz="0" w:space="0" w:color="auto"/>
        <w:left w:val="none" w:sz="0" w:space="0" w:color="auto"/>
        <w:bottom w:val="none" w:sz="0" w:space="0" w:color="auto"/>
        <w:right w:val="none" w:sz="0" w:space="0" w:color="auto"/>
      </w:divBdr>
    </w:div>
    <w:div w:id="745540384">
      <w:bodyDiv w:val="1"/>
      <w:marLeft w:val="0"/>
      <w:marRight w:val="0"/>
      <w:marTop w:val="0"/>
      <w:marBottom w:val="0"/>
      <w:divBdr>
        <w:top w:val="none" w:sz="0" w:space="0" w:color="auto"/>
        <w:left w:val="none" w:sz="0" w:space="0" w:color="auto"/>
        <w:bottom w:val="none" w:sz="0" w:space="0" w:color="auto"/>
        <w:right w:val="none" w:sz="0" w:space="0" w:color="auto"/>
      </w:divBdr>
    </w:div>
    <w:div w:id="749470979">
      <w:bodyDiv w:val="1"/>
      <w:marLeft w:val="0"/>
      <w:marRight w:val="0"/>
      <w:marTop w:val="0"/>
      <w:marBottom w:val="0"/>
      <w:divBdr>
        <w:top w:val="none" w:sz="0" w:space="0" w:color="auto"/>
        <w:left w:val="none" w:sz="0" w:space="0" w:color="auto"/>
        <w:bottom w:val="none" w:sz="0" w:space="0" w:color="auto"/>
        <w:right w:val="none" w:sz="0" w:space="0" w:color="auto"/>
      </w:divBdr>
    </w:div>
    <w:div w:id="749737967">
      <w:bodyDiv w:val="1"/>
      <w:marLeft w:val="0"/>
      <w:marRight w:val="0"/>
      <w:marTop w:val="0"/>
      <w:marBottom w:val="0"/>
      <w:divBdr>
        <w:top w:val="none" w:sz="0" w:space="0" w:color="auto"/>
        <w:left w:val="none" w:sz="0" w:space="0" w:color="auto"/>
        <w:bottom w:val="none" w:sz="0" w:space="0" w:color="auto"/>
        <w:right w:val="none" w:sz="0" w:space="0" w:color="auto"/>
      </w:divBdr>
    </w:div>
    <w:div w:id="751775199">
      <w:bodyDiv w:val="1"/>
      <w:marLeft w:val="0"/>
      <w:marRight w:val="0"/>
      <w:marTop w:val="0"/>
      <w:marBottom w:val="0"/>
      <w:divBdr>
        <w:top w:val="none" w:sz="0" w:space="0" w:color="auto"/>
        <w:left w:val="none" w:sz="0" w:space="0" w:color="auto"/>
        <w:bottom w:val="none" w:sz="0" w:space="0" w:color="auto"/>
        <w:right w:val="none" w:sz="0" w:space="0" w:color="auto"/>
      </w:divBdr>
    </w:div>
    <w:div w:id="752161458">
      <w:bodyDiv w:val="1"/>
      <w:marLeft w:val="0"/>
      <w:marRight w:val="0"/>
      <w:marTop w:val="0"/>
      <w:marBottom w:val="0"/>
      <w:divBdr>
        <w:top w:val="none" w:sz="0" w:space="0" w:color="auto"/>
        <w:left w:val="none" w:sz="0" w:space="0" w:color="auto"/>
        <w:bottom w:val="none" w:sz="0" w:space="0" w:color="auto"/>
        <w:right w:val="none" w:sz="0" w:space="0" w:color="auto"/>
      </w:divBdr>
    </w:div>
    <w:div w:id="753012325">
      <w:bodyDiv w:val="1"/>
      <w:marLeft w:val="0"/>
      <w:marRight w:val="0"/>
      <w:marTop w:val="0"/>
      <w:marBottom w:val="0"/>
      <w:divBdr>
        <w:top w:val="none" w:sz="0" w:space="0" w:color="auto"/>
        <w:left w:val="none" w:sz="0" w:space="0" w:color="auto"/>
        <w:bottom w:val="none" w:sz="0" w:space="0" w:color="auto"/>
        <w:right w:val="none" w:sz="0" w:space="0" w:color="auto"/>
      </w:divBdr>
    </w:div>
    <w:div w:id="753211334">
      <w:bodyDiv w:val="1"/>
      <w:marLeft w:val="0"/>
      <w:marRight w:val="0"/>
      <w:marTop w:val="0"/>
      <w:marBottom w:val="0"/>
      <w:divBdr>
        <w:top w:val="none" w:sz="0" w:space="0" w:color="auto"/>
        <w:left w:val="none" w:sz="0" w:space="0" w:color="auto"/>
        <w:bottom w:val="none" w:sz="0" w:space="0" w:color="auto"/>
        <w:right w:val="none" w:sz="0" w:space="0" w:color="auto"/>
      </w:divBdr>
    </w:div>
    <w:div w:id="756747626">
      <w:bodyDiv w:val="1"/>
      <w:marLeft w:val="0"/>
      <w:marRight w:val="0"/>
      <w:marTop w:val="0"/>
      <w:marBottom w:val="0"/>
      <w:divBdr>
        <w:top w:val="none" w:sz="0" w:space="0" w:color="auto"/>
        <w:left w:val="none" w:sz="0" w:space="0" w:color="auto"/>
        <w:bottom w:val="none" w:sz="0" w:space="0" w:color="auto"/>
        <w:right w:val="none" w:sz="0" w:space="0" w:color="auto"/>
      </w:divBdr>
    </w:div>
    <w:div w:id="758601183">
      <w:bodyDiv w:val="1"/>
      <w:marLeft w:val="0"/>
      <w:marRight w:val="0"/>
      <w:marTop w:val="0"/>
      <w:marBottom w:val="0"/>
      <w:divBdr>
        <w:top w:val="none" w:sz="0" w:space="0" w:color="auto"/>
        <w:left w:val="none" w:sz="0" w:space="0" w:color="auto"/>
        <w:bottom w:val="none" w:sz="0" w:space="0" w:color="auto"/>
        <w:right w:val="none" w:sz="0" w:space="0" w:color="auto"/>
      </w:divBdr>
    </w:div>
    <w:div w:id="760611751">
      <w:bodyDiv w:val="1"/>
      <w:marLeft w:val="0"/>
      <w:marRight w:val="0"/>
      <w:marTop w:val="0"/>
      <w:marBottom w:val="0"/>
      <w:divBdr>
        <w:top w:val="none" w:sz="0" w:space="0" w:color="auto"/>
        <w:left w:val="none" w:sz="0" w:space="0" w:color="auto"/>
        <w:bottom w:val="none" w:sz="0" w:space="0" w:color="auto"/>
        <w:right w:val="none" w:sz="0" w:space="0" w:color="auto"/>
      </w:divBdr>
    </w:div>
    <w:div w:id="761611512">
      <w:bodyDiv w:val="1"/>
      <w:marLeft w:val="0"/>
      <w:marRight w:val="0"/>
      <w:marTop w:val="0"/>
      <w:marBottom w:val="0"/>
      <w:divBdr>
        <w:top w:val="none" w:sz="0" w:space="0" w:color="auto"/>
        <w:left w:val="none" w:sz="0" w:space="0" w:color="auto"/>
        <w:bottom w:val="none" w:sz="0" w:space="0" w:color="auto"/>
        <w:right w:val="none" w:sz="0" w:space="0" w:color="auto"/>
      </w:divBdr>
    </w:div>
    <w:div w:id="763963832">
      <w:bodyDiv w:val="1"/>
      <w:marLeft w:val="0"/>
      <w:marRight w:val="0"/>
      <w:marTop w:val="0"/>
      <w:marBottom w:val="0"/>
      <w:divBdr>
        <w:top w:val="none" w:sz="0" w:space="0" w:color="auto"/>
        <w:left w:val="none" w:sz="0" w:space="0" w:color="auto"/>
        <w:bottom w:val="none" w:sz="0" w:space="0" w:color="auto"/>
        <w:right w:val="none" w:sz="0" w:space="0" w:color="auto"/>
      </w:divBdr>
    </w:div>
    <w:div w:id="764813378">
      <w:bodyDiv w:val="1"/>
      <w:marLeft w:val="0"/>
      <w:marRight w:val="0"/>
      <w:marTop w:val="0"/>
      <w:marBottom w:val="0"/>
      <w:divBdr>
        <w:top w:val="none" w:sz="0" w:space="0" w:color="auto"/>
        <w:left w:val="none" w:sz="0" w:space="0" w:color="auto"/>
        <w:bottom w:val="none" w:sz="0" w:space="0" w:color="auto"/>
        <w:right w:val="none" w:sz="0" w:space="0" w:color="auto"/>
      </w:divBdr>
    </w:div>
    <w:div w:id="765421938">
      <w:bodyDiv w:val="1"/>
      <w:marLeft w:val="0"/>
      <w:marRight w:val="0"/>
      <w:marTop w:val="0"/>
      <w:marBottom w:val="0"/>
      <w:divBdr>
        <w:top w:val="none" w:sz="0" w:space="0" w:color="auto"/>
        <w:left w:val="none" w:sz="0" w:space="0" w:color="auto"/>
        <w:bottom w:val="none" w:sz="0" w:space="0" w:color="auto"/>
        <w:right w:val="none" w:sz="0" w:space="0" w:color="auto"/>
      </w:divBdr>
    </w:div>
    <w:div w:id="768501110">
      <w:bodyDiv w:val="1"/>
      <w:marLeft w:val="0"/>
      <w:marRight w:val="0"/>
      <w:marTop w:val="0"/>
      <w:marBottom w:val="0"/>
      <w:divBdr>
        <w:top w:val="none" w:sz="0" w:space="0" w:color="auto"/>
        <w:left w:val="none" w:sz="0" w:space="0" w:color="auto"/>
        <w:bottom w:val="none" w:sz="0" w:space="0" w:color="auto"/>
        <w:right w:val="none" w:sz="0" w:space="0" w:color="auto"/>
      </w:divBdr>
    </w:div>
    <w:div w:id="772290455">
      <w:bodyDiv w:val="1"/>
      <w:marLeft w:val="0"/>
      <w:marRight w:val="0"/>
      <w:marTop w:val="0"/>
      <w:marBottom w:val="0"/>
      <w:divBdr>
        <w:top w:val="none" w:sz="0" w:space="0" w:color="auto"/>
        <w:left w:val="none" w:sz="0" w:space="0" w:color="auto"/>
        <w:bottom w:val="none" w:sz="0" w:space="0" w:color="auto"/>
        <w:right w:val="none" w:sz="0" w:space="0" w:color="auto"/>
      </w:divBdr>
    </w:div>
    <w:div w:id="773404538">
      <w:bodyDiv w:val="1"/>
      <w:marLeft w:val="0"/>
      <w:marRight w:val="0"/>
      <w:marTop w:val="0"/>
      <w:marBottom w:val="0"/>
      <w:divBdr>
        <w:top w:val="none" w:sz="0" w:space="0" w:color="auto"/>
        <w:left w:val="none" w:sz="0" w:space="0" w:color="auto"/>
        <w:bottom w:val="none" w:sz="0" w:space="0" w:color="auto"/>
        <w:right w:val="none" w:sz="0" w:space="0" w:color="auto"/>
      </w:divBdr>
    </w:div>
    <w:div w:id="784613551">
      <w:bodyDiv w:val="1"/>
      <w:marLeft w:val="0"/>
      <w:marRight w:val="0"/>
      <w:marTop w:val="0"/>
      <w:marBottom w:val="0"/>
      <w:divBdr>
        <w:top w:val="none" w:sz="0" w:space="0" w:color="auto"/>
        <w:left w:val="none" w:sz="0" w:space="0" w:color="auto"/>
        <w:bottom w:val="none" w:sz="0" w:space="0" w:color="auto"/>
        <w:right w:val="none" w:sz="0" w:space="0" w:color="auto"/>
      </w:divBdr>
    </w:div>
    <w:div w:id="788667997">
      <w:bodyDiv w:val="1"/>
      <w:marLeft w:val="0"/>
      <w:marRight w:val="0"/>
      <w:marTop w:val="0"/>
      <w:marBottom w:val="0"/>
      <w:divBdr>
        <w:top w:val="none" w:sz="0" w:space="0" w:color="auto"/>
        <w:left w:val="none" w:sz="0" w:space="0" w:color="auto"/>
        <w:bottom w:val="none" w:sz="0" w:space="0" w:color="auto"/>
        <w:right w:val="none" w:sz="0" w:space="0" w:color="auto"/>
      </w:divBdr>
    </w:div>
    <w:div w:id="790708439">
      <w:bodyDiv w:val="1"/>
      <w:marLeft w:val="0"/>
      <w:marRight w:val="0"/>
      <w:marTop w:val="0"/>
      <w:marBottom w:val="0"/>
      <w:divBdr>
        <w:top w:val="none" w:sz="0" w:space="0" w:color="auto"/>
        <w:left w:val="none" w:sz="0" w:space="0" w:color="auto"/>
        <w:bottom w:val="none" w:sz="0" w:space="0" w:color="auto"/>
        <w:right w:val="none" w:sz="0" w:space="0" w:color="auto"/>
      </w:divBdr>
    </w:div>
    <w:div w:id="792752606">
      <w:bodyDiv w:val="1"/>
      <w:marLeft w:val="0"/>
      <w:marRight w:val="0"/>
      <w:marTop w:val="0"/>
      <w:marBottom w:val="0"/>
      <w:divBdr>
        <w:top w:val="none" w:sz="0" w:space="0" w:color="auto"/>
        <w:left w:val="none" w:sz="0" w:space="0" w:color="auto"/>
        <w:bottom w:val="none" w:sz="0" w:space="0" w:color="auto"/>
        <w:right w:val="none" w:sz="0" w:space="0" w:color="auto"/>
      </w:divBdr>
    </w:div>
    <w:div w:id="794786238">
      <w:bodyDiv w:val="1"/>
      <w:marLeft w:val="0"/>
      <w:marRight w:val="0"/>
      <w:marTop w:val="0"/>
      <w:marBottom w:val="0"/>
      <w:divBdr>
        <w:top w:val="none" w:sz="0" w:space="0" w:color="auto"/>
        <w:left w:val="none" w:sz="0" w:space="0" w:color="auto"/>
        <w:bottom w:val="none" w:sz="0" w:space="0" w:color="auto"/>
        <w:right w:val="none" w:sz="0" w:space="0" w:color="auto"/>
      </w:divBdr>
    </w:div>
    <w:div w:id="799149839">
      <w:bodyDiv w:val="1"/>
      <w:marLeft w:val="0"/>
      <w:marRight w:val="0"/>
      <w:marTop w:val="0"/>
      <w:marBottom w:val="0"/>
      <w:divBdr>
        <w:top w:val="none" w:sz="0" w:space="0" w:color="auto"/>
        <w:left w:val="none" w:sz="0" w:space="0" w:color="auto"/>
        <w:bottom w:val="none" w:sz="0" w:space="0" w:color="auto"/>
        <w:right w:val="none" w:sz="0" w:space="0" w:color="auto"/>
      </w:divBdr>
    </w:div>
    <w:div w:id="801382897">
      <w:bodyDiv w:val="1"/>
      <w:marLeft w:val="0"/>
      <w:marRight w:val="0"/>
      <w:marTop w:val="0"/>
      <w:marBottom w:val="0"/>
      <w:divBdr>
        <w:top w:val="none" w:sz="0" w:space="0" w:color="auto"/>
        <w:left w:val="none" w:sz="0" w:space="0" w:color="auto"/>
        <w:bottom w:val="none" w:sz="0" w:space="0" w:color="auto"/>
        <w:right w:val="none" w:sz="0" w:space="0" w:color="auto"/>
      </w:divBdr>
    </w:div>
    <w:div w:id="805901818">
      <w:bodyDiv w:val="1"/>
      <w:marLeft w:val="0"/>
      <w:marRight w:val="0"/>
      <w:marTop w:val="0"/>
      <w:marBottom w:val="0"/>
      <w:divBdr>
        <w:top w:val="none" w:sz="0" w:space="0" w:color="auto"/>
        <w:left w:val="none" w:sz="0" w:space="0" w:color="auto"/>
        <w:bottom w:val="none" w:sz="0" w:space="0" w:color="auto"/>
        <w:right w:val="none" w:sz="0" w:space="0" w:color="auto"/>
      </w:divBdr>
    </w:div>
    <w:div w:id="823744570">
      <w:bodyDiv w:val="1"/>
      <w:marLeft w:val="0"/>
      <w:marRight w:val="0"/>
      <w:marTop w:val="0"/>
      <w:marBottom w:val="0"/>
      <w:divBdr>
        <w:top w:val="none" w:sz="0" w:space="0" w:color="auto"/>
        <w:left w:val="none" w:sz="0" w:space="0" w:color="auto"/>
        <w:bottom w:val="none" w:sz="0" w:space="0" w:color="auto"/>
        <w:right w:val="none" w:sz="0" w:space="0" w:color="auto"/>
      </w:divBdr>
    </w:div>
    <w:div w:id="824514916">
      <w:bodyDiv w:val="1"/>
      <w:marLeft w:val="0"/>
      <w:marRight w:val="0"/>
      <w:marTop w:val="0"/>
      <w:marBottom w:val="0"/>
      <w:divBdr>
        <w:top w:val="none" w:sz="0" w:space="0" w:color="auto"/>
        <w:left w:val="none" w:sz="0" w:space="0" w:color="auto"/>
        <w:bottom w:val="none" w:sz="0" w:space="0" w:color="auto"/>
        <w:right w:val="none" w:sz="0" w:space="0" w:color="auto"/>
      </w:divBdr>
    </w:div>
    <w:div w:id="829057188">
      <w:bodyDiv w:val="1"/>
      <w:marLeft w:val="0"/>
      <w:marRight w:val="0"/>
      <w:marTop w:val="0"/>
      <w:marBottom w:val="0"/>
      <w:divBdr>
        <w:top w:val="none" w:sz="0" w:space="0" w:color="auto"/>
        <w:left w:val="none" w:sz="0" w:space="0" w:color="auto"/>
        <w:bottom w:val="none" w:sz="0" w:space="0" w:color="auto"/>
        <w:right w:val="none" w:sz="0" w:space="0" w:color="auto"/>
      </w:divBdr>
    </w:div>
    <w:div w:id="829250822">
      <w:bodyDiv w:val="1"/>
      <w:marLeft w:val="0"/>
      <w:marRight w:val="0"/>
      <w:marTop w:val="0"/>
      <w:marBottom w:val="0"/>
      <w:divBdr>
        <w:top w:val="none" w:sz="0" w:space="0" w:color="auto"/>
        <w:left w:val="none" w:sz="0" w:space="0" w:color="auto"/>
        <w:bottom w:val="none" w:sz="0" w:space="0" w:color="auto"/>
        <w:right w:val="none" w:sz="0" w:space="0" w:color="auto"/>
      </w:divBdr>
    </w:div>
    <w:div w:id="837816151">
      <w:bodyDiv w:val="1"/>
      <w:marLeft w:val="0"/>
      <w:marRight w:val="0"/>
      <w:marTop w:val="0"/>
      <w:marBottom w:val="0"/>
      <w:divBdr>
        <w:top w:val="none" w:sz="0" w:space="0" w:color="auto"/>
        <w:left w:val="none" w:sz="0" w:space="0" w:color="auto"/>
        <w:bottom w:val="none" w:sz="0" w:space="0" w:color="auto"/>
        <w:right w:val="none" w:sz="0" w:space="0" w:color="auto"/>
      </w:divBdr>
    </w:div>
    <w:div w:id="841430528">
      <w:bodyDiv w:val="1"/>
      <w:marLeft w:val="0"/>
      <w:marRight w:val="0"/>
      <w:marTop w:val="0"/>
      <w:marBottom w:val="0"/>
      <w:divBdr>
        <w:top w:val="none" w:sz="0" w:space="0" w:color="auto"/>
        <w:left w:val="none" w:sz="0" w:space="0" w:color="auto"/>
        <w:bottom w:val="none" w:sz="0" w:space="0" w:color="auto"/>
        <w:right w:val="none" w:sz="0" w:space="0" w:color="auto"/>
      </w:divBdr>
    </w:div>
    <w:div w:id="844055590">
      <w:bodyDiv w:val="1"/>
      <w:marLeft w:val="0"/>
      <w:marRight w:val="0"/>
      <w:marTop w:val="0"/>
      <w:marBottom w:val="0"/>
      <w:divBdr>
        <w:top w:val="none" w:sz="0" w:space="0" w:color="auto"/>
        <w:left w:val="none" w:sz="0" w:space="0" w:color="auto"/>
        <w:bottom w:val="none" w:sz="0" w:space="0" w:color="auto"/>
        <w:right w:val="none" w:sz="0" w:space="0" w:color="auto"/>
      </w:divBdr>
    </w:div>
    <w:div w:id="844124552">
      <w:bodyDiv w:val="1"/>
      <w:marLeft w:val="0"/>
      <w:marRight w:val="0"/>
      <w:marTop w:val="0"/>
      <w:marBottom w:val="0"/>
      <w:divBdr>
        <w:top w:val="none" w:sz="0" w:space="0" w:color="auto"/>
        <w:left w:val="none" w:sz="0" w:space="0" w:color="auto"/>
        <w:bottom w:val="none" w:sz="0" w:space="0" w:color="auto"/>
        <w:right w:val="none" w:sz="0" w:space="0" w:color="auto"/>
      </w:divBdr>
    </w:div>
    <w:div w:id="849030255">
      <w:bodyDiv w:val="1"/>
      <w:marLeft w:val="0"/>
      <w:marRight w:val="0"/>
      <w:marTop w:val="0"/>
      <w:marBottom w:val="0"/>
      <w:divBdr>
        <w:top w:val="none" w:sz="0" w:space="0" w:color="auto"/>
        <w:left w:val="none" w:sz="0" w:space="0" w:color="auto"/>
        <w:bottom w:val="none" w:sz="0" w:space="0" w:color="auto"/>
        <w:right w:val="none" w:sz="0" w:space="0" w:color="auto"/>
      </w:divBdr>
    </w:div>
    <w:div w:id="854422642">
      <w:bodyDiv w:val="1"/>
      <w:marLeft w:val="0"/>
      <w:marRight w:val="0"/>
      <w:marTop w:val="0"/>
      <w:marBottom w:val="0"/>
      <w:divBdr>
        <w:top w:val="none" w:sz="0" w:space="0" w:color="auto"/>
        <w:left w:val="none" w:sz="0" w:space="0" w:color="auto"/>
        <w:bottom w:val="none" w:sz="0" w:space="0" w:color="auto"/>
        <w:right w:val="none" w:sz="0" w:space="0" w:color="auto"/>
      </w:divBdr>
    </w:div>
    <w:div w:id="855078787">
      <w:bodyDiv w:val="1"/>
      <w:marLeft w:val="0"/>
      <w:marRight w:val="0"/>
      <w:marTop w:val="0"/>
      <w:marBottom w:val="0"/>
      <w:divBdr>
        <w:top w:val="none" w:sz="0" w:space="0" w:color="auto"/>
        <w:left w:val="none" w:sz="0" w:space="0" w:color="auto"/>
        <w:bottom w:val="none" w:sz="0" w:space="0" w:color="auto"/>
        <w:right w:val="none" w:sz="0" w:space="0" w:color="auto"/>
      </w:divBdr>
    </w:div>
    <w:div w:id="863439007">
      <w:bodyDiv w:val="1"/>
      <w:marLeft w:val="0"/>
      <w:marRight w:val="0"/>
      <w:marTop w:val="0"/>
      <w:marBottom w:val="0"/>
      <w:divBdr>
        <w:top w:val="none" w:sz="0" w:space="0" w:color="auto"/>
        <w:left w:val="none" w:sz="0" w:space="0" w:color="auto"/>
        <w:bottom w:val="none" w:sz="0" w:space="0" w:color="auto"/>
        <w:right w:val="none" w:sz="0" w:space="0" w:color="auto"/>
      </w:divBdr>
    </w:div>
    <w:div w:id="868033502">
      <w:bodyDiv w:val="1"/>
      <w:marLeft w:val="0"/>
      <w:marRight w:val="0"/>
      <w:marTop w:val="0"/>
      <w:marBottom w:val="0"/>
      <w:divBdr>
        <w:top w:val="none" w:sz="0" w:space="0" w:color="auto"/>
        <w:left w:val="none" w:sz="0" w:space="0" w:color="auto"/>
        <w:bottom w:val="none" w:sz="0" w:space="0" w:color="auto"/>
        <w:right w:val="none" w:sz="0" w:space="0" w:color="auto"/>
      </w:divBdr>
    </w:div>
    <w:div w:id="871111476">
      <w:bodyDiv w:val="1"/>
      <w:marLeft w:val="0"/>
      <w:marRight w:val="0"/>
      <w:marTop w:val="0"/>
      <w:marBottom w:val="0"/>
      <w:divBdr>
        <w:top w:val="none" w:sz="0" w:space="0" w:color="auto"/>
        <w:left w:val="none" w:sz="0" w:space="0" w:color="auto"/>
        <w:bottom w:val="none" w:sz="0" w:space="0" w:color="auto"/>
        <w:right w:val="none" w:sz="0" w:space="0" w:color="auto"/>
      </w:divBdr>
    </w:div>
    <w:div w:id="872620219">
      <w:bodyDiv w:val="1"/>
      <w:marLeft w:val="0"/>
      <w:marRight w:val="0"/>
      <w:marTop w:val="0"/>
      <w:marBottom w:val="0"/>
      <w:divBdr>
        <w:top w:val="none" w:sz="0" w:space="0" w:color="auto"/>
        <w:left w:val="none" w:sz="0" w:space="0" w:color="auto"/>
        <w:bottom w:val="none" w:sz="0" w:space="0" w:color="auto"/>
        <w:right w:val="none" w:sz="0" w:space="0" w:color="auto"/>
      </w:divBdr>
    </w:div>
    <w:div w:id="875436101">
      <w:bodyDiv w:val="1"/>
      <w:marLeft w:val="0"/>
      <w:marRight w:val="0"/>
      <w:marTop w:val="0"/>
      <w:marBottom w:val="0"/>
      <w:divBdr>
        <w:top w:val="none" w:sz="0" w:space="0" w:color="auto"/>
        <w:left w:val="none" w:sz="0" w:space="0" w:color="auto"/>
        <w:bottom w:val="none" w:sz="0" w:space="0" w:color="auto"/>
        <w:right w:val="none" w:sz="0" w:space="0" w:color="auto"/>
      </w:divBdr>
    </w:div>
    <w:div w:id="876745679">
      <w:bodyDiv w:val="1"/>
      <w:marLeft w:val="0"/>
      <w:marRight w:val="0"/>
      <w:marTop w:val="0"/>
      <w:marBottom w:val="0"/>
      <w:divBdr>
        <w:top w:val="none" w:sz="0" w:space="0" w:color="auto"/>
        <w:left w:val="none" w:sz="0" w:space="0" w:color="auto"/>
        <w:bottom w:val="none" w:sz="0" w:space="0" w:color="auto"/>
        <w:right w:val="none" w:sz="0" w:space="0" w:color="auto"/>
      </w:divBdr>
    </w:div>
    <w:div w:id="879319731">
      <w:bodyDiv w:val="1"/>
      <w:marLeft w:val="0"/>
      <w:marRight w:val="0"/>
      <w:marTop w:val="0"/>
      <w:marBottom w:val="0"/>
      <w:divBdr>
        <w:top w:val="none" w:sz="0" w:space="0" w:color="auto"/>
        <w:left w:val="none" w:sz="0" w:space="0" w:color="auto"/>
        <w:bottom w:val="none" w:sz="0" w:space="0" w:color="auto"/>
        <w:right w:val="none" w:sz="0" w:space="0" w:color="auto"/>
      </w:divBdr>
    </w:div>
    <w:div w:id="880360286">
      <w:bodyDiv w:val="1"/>
      <w:marLeft w:val="0"/>
      <w:marRight w:val="0"/>
      <w:marTop w:val="0"/>
      <w:marBottom w:val="0"/>
      <w:divBdr>
        <w:top w:val="none" w:sz="0" w:space="0" w:color="auto"/>
        <w:left w:val="none" w:sz="0" w:space="0" w:color="auto"/>
        <w:bottom w:val="none" w:sz="0" w:space="0" w:color="auto"/>
        <w:right w:val="none" w:sz="0" w:space="0" w:color="auto"/>
      </w:divBdr>
    </w:div>
    <w:div w:id="882257367">
      <w:bodyDiv w:val="1"/>
      <w:marLeft w:val="0"/>
      <w:marRight w:val="0"/>
      <w:marTop w:val="0"/>
      <w:marBottom w:val="0"/>
      <w:divBdr>
        <w:top w:val="none" w:sz="0" w:space="0" w:color="auto"/>
        <w:left w:val="none" w:sz="0" w:space="0" w:color="auto"/>
        <w:bottom w:val="none" w:sz="0" w:space="0" w:color="auto"/>
        <w:right w:val="none" w:sz="0" w:space="0" w:color="auto"/>
      </w:divBdr>
    </w:div>
    <w:div w:id="882866527">
      <w:bodyDiv w:val="1"/>
      <w:marLeft w:val="0"/>
      <w:marRight w:val="0"/>
      <w:marTop w:val="0"/>
      <w:marBottom w:val="0"/>
      <w:divBdr>
        <w:top w:val="none" w:sz="0" w:space="0" w:color="auto"/>
        <w:left w:val="none" w:sz="0" w:space="0" w:color="auto"/>
        <w:bottom w:val="none" w:sz="0" w:space="0" w:color="auto"/>
        <w:right w:val="none" w:sz="0" w:space="0" w:color="auto"/>
      </w:divBdr>
    </w:div>
    <w:div w:id="894201162">
      <w:bodyDiv w:val="1"/>
      <w:marLeft w:val="0"/>
      <w:marRight w:val="0"/>
      <w:marTop w:val="0"/>
      <w:marBottom w:val="0"/>
      <w:divBdr>
        <w:top w:val="none" w:sz="0" w:space="0" w:color="auto"/>
        <w:left w:val="none" w:sz="0" w:space="0" w:color="auto"/>
        <w:bottom w:val="none" w:sz="0" w:space="0" w:color="auto"/>
        <w:right w:val="none" w:sz="0" w:space="0" w:color="auto"/>
      </w:divBdr>
    </w:div>
    <w:div w:id="897397774">
      <w:bodyDiv w:val="1"/>
      <w:marLeft w:val="0"/>
      <w:marRight w:val="0"/>
      <w:marTop w:val="0"/>
      <w:marBottom w:val="0"/>
      <w:divBdr>
        <w:top w:val="none" w:sz="0" w:space="0" w:color="auto"/>
        <w:left w:val="none" w:sz="0" w:space="0" w:color="auto"/>
        <w:bottom w:val="none" w:sz="0" w:space="0" w:color="auto"/>
        <w:right w:val="none" w:sz="0" w:space="0" w:color="auto"/>
      </w:divBdr>
    </w:div>
    <w:div w:id="899245544">
      <w:bodyDiv w:val="1"/>
      <w:marLeft w:val="0"/>
      <w:marRight w:val="0"/>
      <w:marTop w:val="0"/>
      <w:marBottom w:val="0"/>
      <w:divBdr>
        <w:top w:val="none" w:sz="0" w:space="0" w:color="auto"/>
        <w:left w:val="none" w:sz="0" w:space="0" w:color="auto"/>
        <w:bottom w:val="none" w:sz="0" w:space="0" w:color="auto"/>
        <w:right w:val="none" w:sz="0" w:space="0" w:color="auto"/>
      </w:divBdr>
    </w:div>
    <w:div w:id="902181860">
      <w:bodyDiv w:val="1"/>
      <w:marLeft w:val="0"/>
      <w:marRight w:val="0"/>
      <w:marTop w:val="0"/>
      <w:marBottom w:val="0"/>
      <w:divBdr>
        <w:top w:val="none" w:sz="0" w:space="0" w:color="auto"/>
        <w:left w:val="none" w:sz="0" w:space="0" w:color="auto"/>
        <w:bottom w:val="none" w:sz="0" w:space="0" w:color="auto"/>
        <w:right w:val="none" w:sz="0" w:space="0" w:color="auto"/>
      </w:divBdr>
    </w:div>
    <w:div w:id="904295967">
      <w:bodyDiv w:val="1"/>
      <w:marLeft w:val="0"/>
      <w:marRight w:val="0"/>
      <w:marTop w:val="0"/>
      <w:marBottom w:val="0"/>
      <w:divBdr>
        <w:top w:val="none" w:sz="0" w:space="0" w:color="auto"/>
        <w:left w:val="none" w:sz="0" w:space="0" w:color="auto"/>
        <w:bottom w:val="none" w:sz="0" w:space="0" w:color="auto"/>
        <w:right w:val="none" w:sz="0" w:space="0" w:color="auto"/>
      </w:divBdr>
    </w:div>
    <w:div w:id="905070248">
      <w:bodyDiv w:val="1"/>
      <w:marLeft w:val="0"/>
      <w:marRight w:val="0"/>
      <w:marTop w:val="0"/>
      <w:marBottom w:val="0"/>
      <w:divBdr>
        <w:top w:val="none" w:sz="0" w:space="0" w:color="auto"/>
        <w:left w:val="none" w:sz="0" w:space="0" w:color="auto"/>
        <w:bottom w:val="none" w:sz="0" w:space="0" w:color="auto"/>
        <w:right w:val="none" w:sz="0" w:space="0" w:color="auto"/>
      </w:divBdr>
    </w:div>
    <w:div w:id="905411188">
      <w:bodyDiv w:val="1"/>
      <w:marLeft w:val="0"/>
      <w:marRight w:val="0"/>
      <w:marTop w:val="0"/>
      <w:marBottom w:val="0"/>
      <w:divBdr>
        <w:top w:val="none" w:sz="0" w:space="0" w:color="auto"/>
        <w:left w:val="none" w:sz="0" w:space="0" w:color="auto"/>
        <w:bottom w:val="none" w:sz="0" w:space="0" w:color="auto"/>
        <w:right w:val="none" w:sz="0" w:space="0" w:color="auto"/>
      </w:divBdr>
    </w:div>
    <w:div w:id="906308667">
      <w:bodyDiv w:val="1"/>
      <w:marLeft w:val="0"/>
      <w:marRight w:val="0"/>
      <w:marTop w:val="0"/>
      <w:marBottom w:val="0"/>
      <w:divBdr>
        <w:top w:val="none" w:sz="0" w:space="0" w:color="auto"/>
        <w:left w:val="none" w:sz="0" w:space="0" w:color="auto"/>
        <w:bottom w:val="none" w:sz="0" w:space="0" w:color="auto"/>
        <w:right w:val="none" w:sz="0" w:space="0" w:color="auto"/>
      </w:divBdr>
    </w:div>
    <w:div w:id="907378014">
      <w:bodyDiv w:val="1"/>
      <w:marLeft w:val="0"/>
      <w:marRight w:val="0"/>
      <w:marTop w:val="0"/>
      <w:marBottom w:val="0"/>
      <w:divBdr>
        <w:top w:val="none" w:sz="0" w:space="0" w:color="auto"/>
        <w:left w:val="none" w:sz="0" w:space="0" w:color="auto"/>
        <w:bottom w:val="none" w:sz="0" w:space="0" w:color="auto"/>
        <w:right w:val="none" w:sz="0" w:space="0" w:color="auto"/>
      </w:divBdr>
    </w:div>
    <w:div w:id="913586022">
      <w:bodyDiv w:val="1"/>
      <w:marLeft w:val="0"/>
      <w:marRight w:val="0"/>
      <w:marTop w:val="0"/>
      <w:marBottom w:val="0"/>
      <w:divBdr>
        <w:top w:val="none" w:sz="0" w:space="0" w:color="auto"/>
        <w:left w:val="none" w:sz="0" w:space="0" w:color="auto"/>
        <w:bottom w:val="none" w:sz="0" w:space="0" w:color="auto"/>
        <w:right w:val="none" w:sz="0" w:space="0" w:color="auto"/>
      </w:divBdr>
    </w:div>
    <w:div w:id="914438722">
      <w:bodyDiv w:val="1"/>
      <w:marLeft w:val="0"/>
      <w:marRight w:val="0"/>
      <w:marTop w:val="0"/>
      <w:marBottom w:val="0"/>
      <w:divBdr>
        <w:top w:val="none" w:sz="0" w:space="0" w:color="auto"/>
        <w:left w:val="none" w:sz="0" w:space="0" w:color="auto"/>
        <w:bottom w:val="none" w:sz="0" w:space="0" w:color="auto"/>
        <w:right w:val="none" w:sz="0" w:space="0" w:color="auto"/>
      </w:divBdr>
    </w:div>
    <w:div w:id="915436928">
      <w:bodyDiv w:val="1"/>
      <w:marLeft w:val="0"/>
      <w:marRight w:val="0"/>
      <w:marTop w:val="0"/>
      <w:marBottom w:val="0"/>
      <w:divBdr>
        <w:top w:val="none" w:sz="0" w:space="0" w:color="auto"/>
        <w:left w:val="none" w:sz="0" w:space="0" w:color="auto"/>
        <w:bottom w:val="none" w:sz="0" w:space="0" w:color="auto"/>
        <w:right w:val="none" w:sz="0" w:space="0" w:color="auto"/>
      </w:divBdr>
    </w:div>
    <w:div w:id="926960247">
      <w:bodyDiv w:val="1"/>
      <w:marLeft w:val="0"/>
      <w:marRight w:val="0"/>
      <w:marTop w:val="0"/>
      <w:marBottom w:val="0"/>
      <w:divBdr>
        <w:top w:val="none" w:sz="0" w:space="0" w:color="auto"/>
        <w:left w:val="none" w:sz="0" w:space="0" w:color="auto"/>
        <w:bottom w:val="none" w:sz="0" w:space="0" w:color="auto"/>
        <w:right w:val="none" w:sz="0" w:space="0" w:color="auto"/>
      </w:divBdr>
    </w:div>
    <w:div w:id="927032757">
      <w:bodyDiv w:val="1"/>
      <w:marLeft w:val="0"/>
      <w:marRight w:val="0"/>
      <w:marTop w:val="0"/>
      <w:marBottom w:val="0"/>
      <w:divBdr>
        <w:top w:val="none" w:sz="0" w:space="0" w:color="auto"/>
        <w:left w:val="none" w:sz="0" w:space="0" w:color="auto"/>
        <w:bottom w:val="none" w:sz="0" w:space="0" w:color="auto"/>
        <w:right w:val="none" w:sz="0" w:space="0" w:color="auto"/>
      </w:divBdr>
    </w:div>
    <w:div w:id="928585959">
      <w:bodyDiv w:val="1"/>
      <w:marLeft w:val="0"/>
      <w:marRight w:val="0"/>
      <w:marTop w:val="0"/>
      <w:marBottom w:val="0"/>
      <w:divBdr>
        <w:top w:val="none" w:sz="0" w:space="0" w:color="auto"/>
        <w:left w:val="none" w:sz="0" w:space="0" w:color="auto"/>
        <w:bottom w:val="none" w:sz="0" w:space="0" w:color="auto"/>
        <w:right w:val="none" w:sz="0" w:space="0" w:color="auto"/>
      </w:divBdr>
    </w:div>
    <w:div w:id="930508844">
      <w:bodyDiv w:val="1"/>
      <w:marLeft w:val="0"/>
      <w:marRight w:val="0"/>
      <w:marTop w:val="0"/>
      <w:marBottom w:val="0"/>
      <w:divBdr>
        <w:top w:val="none" w:sz="0" w:space="0" w:color="auto"/>
        <w:left w:val="none" w:sz="0" w:space="0" w:color="auto"/>
        <w:bottom w:val="none" w:sz="0" w:space="0" w:color="auto"/>
        <w:right w:val="none" w:sz="0" w:space="0" w:color="auto"/>
      </w:divBdr>
    </w:div>
    <w:div w:id="932667605">
      <w:bodyDiv w:val="1"/>
      <w:marLeft w:val="0"/>
      <w:marRight w:val="0"/>
      <w:marTop w:val="0"/>
      <w:marBottom w:val="0"/>
      <w:divBdr>
        <w:top w:val="none" w:sz="0" w:space="0" w:color="auto"/>
        <w:left w:val="none" w:sz="0" w:space="0" w:color="auto"/>
        <w:bottom w:val="none" w:sz="0" w:space="0" w:color="auto"/>
        <w:right w:val="none" w:sz="0" w:space="0" w:color="auto"/>
      </w:divBdr>
    </w:div>
    <w:div w:id="933903167">
      <w:bodyDiv w:val="1"/>
      <w:marLeft w:val="0"/>
      <w:marRight w:val="0"/>
      <w:marTop w:val="0"/>
      <w:marBottom w:val="0"/>
      <w:divBdr>
        <w:top w:val="none" w:sz="0" w:space="0" w:color="auto"/>
        <w:left w:val="none" w:sz="0" w:space="0" w:color="auto"/>
        <w:bottom w:val="none" w:sz="0" w:space="0" w:color="auto"/>
        <w:right w:val="none" w:sz="0" w:space="0" w:color="auto"/>
      </w:divBdr>
    </w:div>
    <w:div w:id="937130397">
      <w:bodyDiv w:val="1"/>
      <w:marLeft w:val="0"/>
      <w:marRight w:val="0"/>
      <w:marTop w:val="0"/>
      <w:marBottom w:val="0"/>
      <w:divBdr>
        <w:top w:val="none" w:sz="0" w:space="0" w:color="auto"/>
        <w:left w:val="none" w:sz="0" w:space="0" w:color="auto"/>
        <w:bottom w:val="none" w:sz="0" w:space="0" w:color="auto"/>
        <w:right w:val="none" w:sz="0" w:space="0" w:color="auto"/>
      </w:divBdr>
    </w:div>
    <w:div w:id="938489870">
      <w:bodyDiv w:val="1"/>
      <w:marLeft w:val="0"/>
      <w:marRight w:val="0"/>
      <w:marTop w:val="0"/>
      <w:marBottom w:val="0"/>
      <w:divBdr>
        <w:top w:val="none" w:sz="0" w:space="0" w:color="auto"/>
        <w:left w:val="none" w:sz="0" w:space="0" w:color="auto"/>
        <w:bottom w:val="none" w:sz="0" w:space="0" w:color="auto"/>
        <w:right w:val="none" w:sz="0" w:space="0" w:color="auto"/>
      </w:divBdr>
    </w:div>
    <w:div w:id="944269565">
      <w:bodyDiv w:val="1"/>
      <w:marLeft w:val="0"/>
      <w:marRight w:val="0"/>
      <w:marTop w:val="0"/>
      <w:marBottom w:val="0"/>
      <w:divBdr>
        <w:top w:val="none" w:sz="0" w:space="0" w:color="auto"/>
        <w:left w:val="none" w:sz="0" w:space="0" w:color="auto"/>
        <w:bottom w:val="none" w:sz="0" w:space="0" w:color="auto"/>
        <w:right w:val="none" w:sz="0" w:space="0" w:color="auto"/>
      </w:divBdr>
    </w:div>
    <w:div w:id="951743553">
      <w:bodyDiv w:val="1"/>
      <w:marLeft w:val="0"/>
      <w:marRight w:val="0"/>
      <w:marTop w:val="0"/>
      <w:marBottom w:val="0"/>
      <w:divBdr>
        <w:top w:val="none" w:sz="0" w:space="0" w:color="auto"/>
        <w:left w:val="none" w:sz="0" w:space="0" w:color="auto"/>
        <w:bottom w:val="none" w:sz="0" w:space="0" w:color="auto"/>
        <w:right w:val="none" w:sz="0" w:space="0" w:color="auto"/>
      </w:divBdr>
    </w:div>
    <w:div w:id="953167868">
      <w:bodyDiv w:val="1"/>
      <w:marLeft w:val="0"/>
      <w:marRight w:val="0"/>
      <w:marTop w:val="0"/>
      <w:marBottom w:val="0"/>
      <w:divBdr>
        <w:top w:val="none" w:sz="0" w:space="0" w:color="auto"/>
        <w:left w:val="none" w:sz="0" w:space="0" w:color="auto"/>
        <w:bottom w:val="none" w:sz="0" w:space="0" w:color="auto"/>
        <w:right w:val="none" w:sz="0" w:space="0" w:color="auto"/>
      </w:divBdr>
    </w:div>
    <w:div w:id="953437316">
      <w:bodyDiv w:val="1"/>
      <w:marLeft w:val="0"/>
      <w:marRight w:val="0"/>
      <w:marTop w:val="0"/>
      <w:marBottom w:val="0"/>
      <w:divBdr>
        <w:top w:val="none" w:sz="0" w:space="0" w:color="auto"/>
        <w:left w:val="none" w:sz="0" w:space="0" w:color="auto"/>
        <w:bottom w:val="none" w:sz="0" w:space="0" w:color="auto"/>
        <w:right w:val="none" w:sz="0" w:space="0" w:color="auto"/>
      </w:divBdr>
    </w:div>
    <w:div w:id="956914114">
      <w:bodyDiv w:val="1"/>
      <w:marLeft w:val="0"/>
      <w:marRight w:val="0"/>
      <w:marTop w:val="0"/>
      <w:marBottom w:val="0"/>
      <w:divBdr>
        <w:top w:val="none" w:sz="0" w:space="0" w:color="auto"/>
        <w:left w:val="none" w:sz="0" w:space="0" w:color="auto"/>
        <w:bottom w:val="none" w:sz="0" w:space="0" w:color="auto"/>
        <w:right w:val="none" w:sz="0" w:space="0" w:color="auto"/>
      </w:divBdr>
    </w:div>
    <w:div w:id="958612805">
      <w:bodyDiv w:val="1"/>
      <w:marLeft w:val="0"/>
      <w:marRight w:val="0"/>
      <w:marTop w:val="0"/>
      <w:marBottom w:val="0"/>
      <w:divBdr>
        <w:top w:val="none" w:sz="0" w:space="0" w:color="auto"/>
        <w:left w:val="none" w:sz="0" w:space="0" w:color="auto"/>
        <w:bottom w:val="none" w:sz="0" w:space="0" w:color="auto"/>
        <w:right w:val="none" w:sz="0" w:space="0" w:color="auto"/>
      </w:divBdr>
    </w:div>
    <w:div w:id="962997906">
      <w:bodyDiv w:val="1"/>
      <w:marLeft w:val="0"/>
      <w:marRight w:val="0"/>
      <w:marTop w:val="0"/>
      <w:marBottom w:val="0"/>
      <w:divBdr>
        <w:top w:val="none" w:sz="0" w:space="0" w:color="auto"/>
        <w:left w:val="none" w:sz="0" w:space="0" w:color="auto"/>
        <w:bottom w:val="none" w:sz="0" w:space="0" w:color="auto"/>
        <w:right w:val="none" w:sz="0" w:space="0" w:color="auto"/>
      </w:divBdr>
    </w:div>
    <w:div w:id="966664421">
      <w:bodyDiv w:val="1"/>
      <w:marLeft w:val="0"/>
      <w:marRight w:val="0"/>
      <w:marTop w:val="0"/>
      <w:marBottom w:val="0"/>
      <w:divBdr>
        <w:top w:val="none" w:sz="0" w:space="0" w:color="auto"/>
        <w:left w:val="none" w:sz="0" w:space="0" w:color="auto"/>
        <w:bottom w:val="none" w:sz="0" w:space="0" w:color="auto"/>
        <w:right w:val="none" w:sz="0" w:space="0" w:color="auto"/>
      </w:divBdr>
    </w:div>
    <w:div w:id="967010509">
      <w:bodyDiv w:val="1"/>
      <w:marLeft w:val="0"/>
      <w:marRight w:val="0"/>
      <w:marTop w:val="0"/>
      <w:marBottom w:val="0"/>
      <w:divBdr>
        <w:top w:val="none" w:sz="0" w:space="0" w:color="auto"/>
        <w:left w:val="none" w:sz="0" w:space="0" w:color="auto"/>
        <w:bottom w:val="none" w:sz="0" w:space="0" w:color="auto"/>
        <w:right w:val="none" w:sz="0" w:space="0" w:color="auto"/>
      </w:divBdr>
    </w:div>
    <w:div w:id="967122515">
      <w:bodyDiv w:val="1"/>
      <w:marLeft w:val="0"/>
      <w:marRight w:val="0"/>
      <w:marTop w:val="0"/>
      <w:marBottom w:val="0"/>
      <w:divBdr>
        <w:top w:val="none" w:sz="0" w:space="0" w:color="auto"/>
        <w:left w:val="none" w:sz="0" w:space="0" w:color="auto"/>
        <w:bottom w:val="none" w:sz="0" w:space="0" w:color="auto"/>
        <w:right w:val="none" w:sz="0" w:space="0" w:color="auto"/>
      </w:divBdr>
    </w:div>
    <w:div w:id="971322639">
      <w:bodyDiv w:val="1"/>
      <w:marLeft w:val="0"/>
      <w:marRight w:val="0"/>
      <w:marTop w:val="0"/>
      <w:marBottom w:val="0"/>
      <w:divBdr>
        <w:top w:val="none" w:sz="0" w:space="0" w:color="auto"/>
        <w:left w:val="none" w:sz="0" w:space="0" w:color="auto"/>
        <w:bottom w:val="none" w:sz="0" w:space="0" w:color="auto"/>
        <w:right w:val="none" w:sz="0" w:space="0" w:color="auto"/>
      </w:divBdr>
    </w:div>
    <w:div w:id="971861761">
      <w:bodyDiv w:val="1"/>
      <w:marLeft w:val="0"/>
      <w:marRight w:val="0"/>
      <w:marTop w:val="0"/>
      <w:marBottom w:val="0"/>
      <w:divBdr>
        <w:top w:val="none" w:sz="0" w:space="0" w:color="auto"/>
        <w:left w:val="none" w:sz="0" w:space="0" w:color="auto"/>
        <w:bottom w:val="none" w:sz="0" w:space="0" w:color="auto"/>
        <w:right w:val="none" w:sz="0" w:space="0" w:color="auto"/>
      </w:divBdr>
    </w:div>
    <w:div w:id="974725131">
      <w:bodyDiv w:val="1"/>
      <w:marLeft w:val="0"/>
      <w:marRight w:val="0"/>
      <w:marTop w:val="0"/>
      <w:marBottom w:val="0"/>
      <w:divBdr>
        <w:top w:val="none" w:sz="0" w:space="0" w:color="auto"/>
        <w:left w:val="none" w:sz="0" w:space="0" w:color="auto"/>
        <w:bottom w:val="none" w:sz="0" w:space="0" w:color="auto"/>
        <w:right w:val="none" w:sz="0" w:space="0" w:color="auto"/>
      </w:divBdr>
    </w:div>
    <w:div w:id="982003822">
      <w:bodyDiv w:val="1"/>
      <w:marLeft w:val="0"/>
      <w:marRight w:val="0"/>
      <w:marTop w:val="0"/>
      <w:marBottom w:val="0"/>
      <w:divBdr>
        <w:top w:val="none" w:sz="0" w:space="0" w:color="auto"/>
        <w:left w:val="none" w:sz="0" w:space="0" w:color="auto"/>
        <w:bottom w:val="none" w:sz="0" w:space="0" w:color="auto"/>
        <w:right w:val="none" w:sz="0" w:space="0" w:color="auto"/>
      </w:divBdr>
    </w:div>
    <w:div w:id="988828888">
      <w:bodyDiv w:val="1"/>
      <w:marLeft w:val="0"/>
      <w:marRight w:val="0"/>
      <w:marTop w:val="0"/>
      <w:marBottom w:val="0"/>
      <w:divBdr>
        <w:top w:val="none" w:sz="0" w:space="0" w:color="auto"/>
        <w:left w:val="none" w:sz="0" w:space="0" w:color="auto"/>
        <w:bottom w:val="none" w:sz="0" w:space="0" w:color="auto"/>
        <w:right w:val="none" w:sz="0" w:space="0" w:color="auto"/>
      </w:divBdr>
    </w:div>
    <w:div w:id="989362183">
      <w:bodyDiv w:val="1"/>
      <w:marLeft w:val="0"/>
      <w:marRight w:val="0"/>
      <w:marTop w:val="0"/>
      <w:marBottom w:val="0"/>
      <w:divBdr>
        <w:top w:val="none" w:sz="0" w:space="0" w:color="auto"/>
        <w:left w:val="none" w:sz="0" w:space="0" w:color="auto"/>
        <w:bottom w:val="none" w:sz="0" w:space="0" w:color="auto"/>
        <w:right w:val="none" w:sz="0" w:space="0" w:color="auto"/>
      </w:divBdr>
    </w:div>
    <w:div w:id="989596915">
      <w:bodyDiv w:val="1"/>
      <w:marLeft w:val="0"/>
      <w:marRight w:val="0"/>
      <w:marTop w:val="0"/>
      <w:marBottom w:val="0"/>
      <w:divBdr>
        <w:top w:val="none" w:sz="0" w:space="0" w:color="auto"/>
        <w:left w:val="none" w:sz="0" w:space="0" w:color="auto"/>
        <w:bottom w:val="none" w:sz="0" w:space="0" w:color="auto"/>
        <w:right w:val="none" w:sz="0" w:space="0" w:color="auto"/>
      </w:divBdr>
    </w:div>
    <w:div w:id="990327272">
      <w:bodyDiv w:val="1"/>
      <w:marLeft w:val="0"/>
      <w:marRight w:val="0"/>
      <w:marTop w:val="0"/>
      <w:marBottom w:val="0"/>
      <w:divBdr>
        <w:top w:val="none" w:sz="0" w:space="0" w:color="auto"/>
        <w:left w:val="none" w:sz="0" w:space="0" w:color="auto"/>
        <w:bottom w:val="none" w:sz="0" w:space="0" w:color="auto"/>
        <w:right w:val="none" w:sz="0" w:space="0" w:color="auto"/>
      </w:divBdr>
    </w:div>
    <w:div w:id="990711834">
      <w:bodyDiv w:val="1"/>
      <w:marLeft w:val="0"/>
      <w:marRight w:val="0"/>
      <w:marTop w:val="0"/>
      <w:marBottom w:val="0"/>
      <w:divBdr>
        <w:top w:val="none" w:sz="0" w:space="0" w:color="auto"/>
        <w:left w:val="none" w:sz="0" w:space="0" w:color="auto"/>
        <w:bottom w:val="none" w:sz="0" w:space="0" w:color="auto"/>
        <w:right w:val="none" w:sz="0" w:space="0" w:color="auto"/>
      </w:divBdr>
    </w:div>
    <w:div w:id="991450448">
      <w:bodyDiv w:val="1"/>
      <w:marLeft w:val="0"/>
      <w:marRight w:val="0"/>
      <w:marTop w:val="0"/>
      <w:marBottom w:val="0"/>
      <w:divBdr>
        <w:top w:val="none" w:sz="0" w:space="0" w:color="auto"/>
        <w:left w:val="none" w:sz="0" w:space="0" w:color="auto"/>
        <w:bottom w:val="none" w:sz="0" w:space="0" w:color="auto"/>
        <w:right w:val="none" w:sz="0" w:space="0" w:color="auto"/>
      </w:divBdr>
    </w:div>
    <w:div w:id="992220359">
      <w:bodyDiv w:val="1"/>
      <w:marLeft w:val="0"/>
      <w:marRight w:val="0"/>
      <w:marTop w:val="0"/>
      <w:marBottom w:val="0"/>
      <w:divBdr>
        <w:top w:val="none" w:sz="0" w:space="0" w:color="auto"/>
        <w:left w:val="none" w:sz="0" w:space="0" w:color="auto"/>
        <w:bottom w:val="none" w:sz="0" w:space="0" w:color="auto"/>
        <w:right w:val="none" w:sz="0" w:space="0" w:color="auto"/>
      </w:divBdr>
    </w:div>
    <w:div w:id="992951788">
      <w:bodyDiv w:val="1"/>
      <w:marLeft w:val="0"/>
      <w:marRight w:val="0"/>
      <w:marTop w:val="0"/>
      <w:marBottom w:val="0"/>
      <w:divBdr>
        <w:top w:val="none" w:sz="0" w:space="0" w:color="auto"/>
        <w:left w:val="none" w:sz="0" w:space="0" w:color="auto"/>
        <w:bottom w:val="none" w:sz="0" w:space="0" w:color="auto"/>
        <w:right w:val="none" w:sz="0" w:space="0" w:color="auto"/>
      </w:divBdr>
    </w:div>
    <w:div w:id="993145351">
      <w:bodyDiv w:val="1"/>
      <w:marLeft w:val="0"/>
      <w:marRight w:val="0"/>
      <w:marTop w:val="0"/>
      <w:marBottom w:val="0"/>
      <w:divBdr>
        <w:top w:val="none" w:sz="0" w:space="0" w:color="auto"/>
        <w:left w:val="none" w:sz="0" w:space="0" w:color="auto"/>
        <w:bottom w:val="none" w:sz="0" w:space="0" w:color="auto"/>
        <w:right w:val="none" w:sz="0" w:space="0" w:color="auto"/>
      </w:divBdr>
    </w:div>
    <w:div w:id="994068463">
      <w:bodyDiv w:val="1"/>
      <w:marLeft w:val="0"/>
      <w:marRight w:val="0"/>
      <w:marTop w:val="0"/>
      <w:marBottom w:val="0"/>
      <w:divBdr>
        <w:top w:val="none" w:sz="0" w:space="0" w:color="auto"/>
        <w:left w:val="none" w:sz="0" w:space="0" w:color="auto"/>
        <w:bottom w:val="none" w:sz="0" w:space="0" w:color="auto"/>
        <w:right w:val="none" w:sz="0" w:space="0" w:color="auto"/>
      </w:divBdr>
    </w:div>
    <w:div w:id="996149508">
      <w:bodyDiv w:val="1"/>
      <w:marLeft w:val="0"/>
      <w:marRight w:val="0"/>
      <w:marTop w:val="0"/>
      <w:marBottom w:val="0"/>
      <w:divBdr>
        <w:top w:val="none" w:sz="0" w:space="0" w:color="auto"/>
        <w:left w:val="none" w:sz="0" w:space="0" w:color="auto"/>
        <w:bottom w:val="none" w:sz="0" w:space="0" w:color="auto"/>
        <w:right w:val="none" w:sz="0" w:space="0" w:color="auto"/>
      </w:divBdr>
    </w:div>
    <w:div w:id="999890309">
      <w:bodyDiv w:val="1"/>
      <w:marLeft w:val="0"/>
      <w:marRight w:val="0"/>
      <w:marTop w:val="0"/>
      <w:marBottom w:val="0"/>
      <w:divBdr>
        <w:top w:val="none" w:sz="0" w:space="0" w:color="auto"/>
        <w:left w:val="none" w:sz="0" w:space="0" w:color="auto"/>
        <w:bottom w:val="none" w:sz="0" w:space="0" w:color="auto"/>
        <w:right w:val="none" w:sz="0" w:space="0" w:color="auto"/>
      </w:divBdr>
    </w:div>
    <w:div w:id="1000162843">
      <w:bodyDiv w:val="1"/>
      <w:marLeft w:val="0"/>
      <w:marRight w:val="0"/>
      <w:marTop w:val="0"/>
      <w:marBottom w:val="0"/>
      <w:divBdr>
        <w:top w:val="none" w:sz="0" w:space="0" w:color="auto"/>
        <w:left w:val="none" w:sz="0" w:space="0" w:color="auto"/>
        <w:bottom w:val="none" w:sz="0" w:space="0" w:color="auto"/>
        <w:right w:val="none" w:sz="0" w:space="0" w:color="auto"/>
      </w:divBdr>
    </w:div>
    <w:div w:id="1001085952">
      <w:bodyDiv w:val="1"/>
      <w:marLeft w:val="0"/>
      <w:marRight w:val="0"/>
      <w:marTop w:val="0"/>
      <w:marBottom w:val="0"/>
      <w:divBdr>
        <w:top w:val="none" w:sz="0" w:space="0" w:color="auto"/>
        <w:left w:val="none" w:sz="0" w:space="0" w:color="auto"/>
        <w:bottom w:val="none" w:sz="0" w:space="0" w:color="auto"/>
        <w:right w:val="none" w:sz="0" w:space="0" w:color="auto"/>
      </w:divBdr>
    </w:div>
    <w:div w:id="1001734716">
      <w:bodyDiv w:val="1"/>
      <w:marLeft w:val="0"/>
      <w:marRight w:val="0"/>
      <w:marTop w:val="0"/>
      <w:marBottom w:val="0"/>
      <w:divBdr>
        <w:top w:val="none" w:sz="0" w:space="0" w:color="auto"/>
        <w:left w:val="none" w:sz="0" w:space="0" w:color="auto"/>
        <w:bottom w:val="none" w:sz="0" w:space="0" w:color="auto"/>
        <w:right w:val="none" w:sz="0" w:space="0" w:color="auto"/>
      </w:divBdr>
    </w:div>
    <w:div w:id="1005983532">
      <w:bodyDiv w:val="1"/>
      <w:marLeft w:val="0"/>
      <w:marRight w:val="0"/>
      <w:marTop w:val="0"/>
      <w:marBottom w:val="0"/>
      <w:divBdr>
        <w:top w:val="none" w:sz="0" w:space="0" w:color="auto"/>
        <w:left w:val="none" w:sz="0" w:space="0" w:color="auto"/>
        <w:bottom w:val="none" w:sz="0" w:space="0" w:color="auto"/>
        <w:right w:val="none" w:sz="0" w:space="0" w:color="auto"/>
      </w:divBdr>
    </w:div>
    <w:div w:id="1008943067">
      <w:bodyDiv w:val="1"/>
      <w:marLeft w:val="0"/>
      <w:marRight w:val="0"/>
      <w:marTop w:val="0"/>
      <w:marBottom w:val="0"/>
      <w:divBdr>
        <w:top w:val="none" w:sz="0" w:space="0" w:color="auto"/>
        <w:left w:val="none" w:sz="0" w:space="0" w:color="auto"/>
        <w:bottom w:val="none" w:sz="0" w:space="0" w:color="auto"/>
        <w:right w:val="none" w:sz="0" w:space="0" w:color="auto"/>
      </w:divBdr>
    </w:div>
    <w:div w:id="1009059867">
      <w:bodyDiv w:val="1"/>
      <w:marLeft w:val="0"/>
      <w:marRight w:val="0"/>
      <w:marTop w:val="0"/>
      <w:marBottom w:val="0"/>
      <w:divBdr>
        <w:top w:val="none" w:sz="0" w:space="0" w:color="auto"/>
        <w:left w:val="none" w:sz="0" w:space="0" w:color="auto"/>
        <w:bottom w:val="none" w:sz="0" w:space="0" w:color="auto"/>
        <w:right w:val="none" w:sz="0" w:space="0" w:color="auto"/>
      </w:divBdr>
    </w:div>
    <w:div w:id="1009530495">
      <w:bodyDiv w:val="1"/>
      <w:marLeft w:val="0"/>
      <w:marRight w:val="0"/>
      <w:marTop w:val="0"/>
      <w:marBottom w:val="0"/>
      <w:divBdr>
        <w:top w:val="none" w:sz="0" w:space="0" w:color="auto"/>
        <w:left w:val="none" w:sz="0" w:space="0" w:color="auto"/>
        <w:bottom w:val="none" w:sz="0" w:space="0" w:color="auto"/>
        <w:right w:val="none" w:sz="0" w:space="0" w:color="auto"/>
      </w:divBdr>
    </w:div>
    <w:div w:id="1014108400">
      <w:bodyDiv w:val="1"/>
      <w:marLeft w:val="0"/>
      <w:marRight w:val="0"/>
      <w:marTop w:val="0"/>
      <w:marBottom w:val="0"/>
      <w:divBdr>
        <w:top w:val="none" w:sz="0" w:space="0" w:color="auto"/>
        <w:left w:val="none" w:sz="0" w:space="0" w:color="auto"/>
        <w:bottom w:val="none" w:sz="0" w:space="0" w:color="auto"/>
        <w:right w:val="none" w:sz="0" w:space="0" w:color="auto"/>
      </w:divBdr>
    </w:div>
    <w:div w:id="1017542585">
      <w:bodyDiv w:val="1"/>
      <w:marLeft w:val="0"/>
      <w:marRight w:val="0"/>
      <w:marTop w:val="0"/>
      <w:marBottom w:val="0"/>
      <w:divBdr>
        <w:top w:val="none" w:sz="0" w:space="0" w:color="auto"/>
        <w:left w:val="none" w:sz="0" w:space="0" w:color="auto"/>
        <w:bottom w:val="none" w:sz="0" w:space="0" w:color="auto"/>
        <w:right w:val="none" w:sz="0" w:space="0" w:color="auto"/>
      </w:divBdr>
    </w:div>
    <w:div w:id="1018890135">
      <w:bodyDiv w:val="1"/>
      <w:marLeft w:val="0"/>
      <w:marRight w:val="0"/>
      <w:marTop w:val="0"/>
      <w:marBottom w:val="0"/>
      <w:divBdr>
        <w:top w:val="none" w:sz="0" w:space="0" w:color="auto"/>
        <w:left w:val="none" w:sz="0" w:space="0" w:color="auto"/>
        <w:bottom w:val="none" w:sz="0" w:space="0" w:color="auto"/>
        <w:right w:val="none" w:sz="0" w:space="0" w:color="auto"/>
      </w:divBdr>
    </w:div>
    <w:div w:id="1021278728">
      <w:bodyDiv w:val="1"/>
      <w:marLeft w:val="0"/>
      <w:marRight w:val="0"/>
      <w:marTop w:val="0"/>
      <w:marBottom w:val="0"/>
      <w:divBdr>
        <w:top w:val="none" w:sz="0" w:space="0" w:color="auto"/>
        <w:left w:val="none" w:sz="0" w:space="0" w:color="auto"/>
        <w:bottom w:val="none" w:sz="0" w:space="0" w:color="auto"/>
        <w:right w:val="none" w:sz="0" w:space="0" w:color="auto"/>
      </w:divBdr>
    </w:div>
    <w:div w:id="1021978777">
      <w:bodyDiv w:val="1"/>
      <w:marLeft w:val="0"/>
      <w:marRight w:val="0"/>
      <w:marTop w:val="0"/>
      <w:marBottom w:val="0"/>
      <w:divBdr>
        <w:top w:val="none" w:sz="0" w:space="0" w:color="auto"/>
        <w:left w:val="none" w:sz="0" w:space="0" w:color="auto"/>
        <w:bottom w:val="none" w:sz="0" w:space="0" w:color="auto"/>
        <w:right w:val="none" w:sz="0" w:space="0" w:color="auto"/>
      </w:divBdr>
    </w:div>
    <w:div w:id="1023435500">
      <w:bodyDiv w:val="1"/>
      <w:marLeft w:val="0"/>
      <w:marRight w:val="0"/>
      <w:marTop w:val="0"/>
      <w:marBottom w:val="0"/>
      <w:divBdr>
        <w:top w:val="none" w:sz="0" w:space="0" w:color="auto"/>
        <w:left w:val="none" w:sz="0" w:space="0" w:color="auto"/>
        <w:bottom w:val="none" w:sz="0" w:space="0" w:color="auto"/>
        <w:right w:val="none" w:sz="0" w:space="0" w:color="auto"/>
      </w:divBdr>
    </w:div>
    <w:div w:id="1023440784">
      <w:bodyDiv w:val="1"/>
      <w:marLeft w:val="0"/>
      <w:marRight w:val="0"/>
      <w:marTop w:val="0"/>
      <w:marBottom w:val="0"/>
      <w:divBdr>
        <w:top w:val="none" w:sz="0" w:space="0" w:color="auto"/>
        <w:left w:val="none" w:sz="0" w:space="0" w:color="auto"/>
        <w:bottom w:val="none" w:sz="0" w:space="0" w:color="auto"/>
        <w:right w:val="none" w:sz="0" w:space="0" w:color="auto"/>
      </w:divBdr>
    </w:div>
    <w:div w:id="1030305440">
      <w:bodyDiv w:val="1"/>
      <w:marLeft w:val="0"/>
      <w:marRight w:val="0"/>
      <w:marTop w:val="0"/>
      <w:marBottom w:val="0"/>
      <w:divBdr>
        <w:top w:val="none" w:sz="0" w:space="0" w:color="auto"/>
        <w:left w:val="none" w:sz="0" w:space="0" w:color="auto"/>
        <w:bottom w:val="none" w:sz="0" w:space="0" w:color="auto"/>
        <w:right w:val="none" w:sz="0" w:space="0" w:color="auto"/>
      </w:divBdr>
    </w:div>
    <w:div w:id="1033770524">
      <w:bodyDiv w:val="1"/>
      <w:marLeft w:val="0"/>
      <w:marRight w:val="0"/>
      <w:marTop w:val="0"/>
      <w:marBottom w:val="0"/>
      <w:divBdr>
        <w:top w:val="none" w:sz="0" w:space="0" w:color="auto"/>
        <w:left w:val="none" w:sz="0" w:space="0" w:color="auto"/>
        <w:bottom w:val="none" w:sz="0" w:space="0" w:color="auto"/>
        <w:right w:val="none" w:sz="0" w:space="0" w:color="auto"/>
      </w:divBdr>
    </w:div>
    <w:div w:id="1034113904">
      <w:bodyDiv w:val="1"/>
      <w:marLeft w:val="0"/>
      <w:marRight w:val="0"/>
      <w:marTop w:val="0"/>
      <w:marBottom w:val="0"/>
      <w:divBdr>
        <w:top w:val="none" w:sz="0" w:space="0" w:color="auto"/>
        <w:left w:val="none" w:sz="0" w:space="0" w:color="auto"/>
        <w:bottom w:val="none" w:sz="0" w:space="0" w:color="auto"/>
        <w:right w:val="none" w:sz="0" w:space="0" w:color="auto"/>
      </w:divBdr>
    </w:div>
    <w:div w:id="1036009931">
      <w:bodyDiv w:val="1"/>
      <w:marLeft w:val="0"/>
      <w:marRight w:val="0"/>
      <w:marTop w:val="0"/>
      <w:marBottom w:val="0"/>
      <w:divBdr>
        <w:top w:val="none" w:sz="0" w:space="0" w:color="auto"/>
        <w:left w:val="none" w:sz="0" w:space="0" w:color="auto"/>
        <w:bottom w:val="none" w:sz="0" w:space="0" w:color="auto"/>
        <w:right w:val="none" w:sz="0" w:space="0" w:color="auto"/>
      </w:divBdr>
    </w:div>
    <w:div w:id="1038746169">
      <w:bodyDiv w:val="1"/>
      <w:marLeft w:val="0"/>
      <w:marRight w:val="0"/>
      <w:marTop w:val="0"/>
      <w:marBottom w:val="0"/>
      <w:divBdr>
        <w:top w:val="none" w:sz="0" w:space="0" w:color="auto"/>
        <w:left w:val="none" w:sz="0" w:space="0" w:color="auto"/>
        <w:bottom w:val="none" w:sz="0" w:space="0" w:color="auto"/>
        <w:right w:val="none" w:sz="0" w:space="0" w:color="auto"/>
      </w:divBdr>
    </w:div>
    <w:div w:id="1041709091">
      <w:bodyDiv w:val="1"/>
      <w:marLeft w:val="0"/>
      <w:marRight w:val="0"/>
      <w:marTop w:val="0"/>
      <w:marBottom w:val="0"/>
      <w:divBdr>
        <w:top w:val="none" w:sz="0" w:space="0" w:color="auto"/>
        <w:left w:val="none" w:sz="0" w:space="0" w:color="auto"/>
        <w:bottom w:val="none" w:sz="0" w:space="0" w:color="auto"/>
        <w:right w:val="none" w:sz="0" w:space="0" w:color="auto"/>
      </w:divBdr>
    </w:div>
    <w:div w:id="1050113299">
      <w:bodyDiv w:val="1"/>
      <w:marLeft w:val="0"/>
      <w:marRight w:val="0"/>
      <w:marTop w:val="0"/>
      <w:marBottom w:val="0"/>
      <w:divBdr>
        <w:top w:val="none" w:sz="0" w:space="0" w:color="auto"/>
        <w:left w:val="none" w:sz="0" w:space="0" w:color="auto"/>
        <w:bottom w:val="none" w:sz="0" w:space="0" w:color="auto"/>
        <w:right w:val="none" w:sz="0" w:space="0" w:color="auto"/>
      </w:divBdr>
    </w:div>
    <w:div w:id="1051152404">
      <w:bodyDiv w:val="1"/>
      <w:marLeft w:val="0"/>
      <w:marRight w:val="0"/>
      <w:marTop w:val="0"/>
      <w:marBottom w:val="0"/>
      <w:divBdr>
        <w:top w:val="none" w:sz="0" w:space="0" w:color="auto"/>
        <w:left w:val="none" w:sz="0" w:space="0" w:color="auto"/>
        <w:bottom w:val="none" w:sz="0" w:space="0" w:color="auto"/>
        <w:right w:val="none" w:sz="0" w:space="0" w:color="auto"/>
      </w:divBdr>
    </w:div>
    <w:div w:id="1052463166">
      <w:bodyDiv w:val="1"/>
      <w:marLeft w:val="0"/>
      <w:marRight w:val="0"/>
      <w:marTop w:val="0"/>
      <w:marBottom w:val="0"/>
      <w:divBdr>
        <w:top w:val="none" w:sz="0" w:space="0" w:color="auto"/>
        <w:left w:val="none" w:sz="0" w:space="0" w:color="auto"/>
        <w:bottom w:val="none" w:sz="0" w:space="0" w:color="auto"/>
        <w:right w:val="none" w:sz="0" w:space="0" w:color="auto"/>
      </w:divBdr>
    </w:div>
    <w:div w:id="1054504950">
      <w:bodyDiv w:val="1"/>
      <w:marLeft w:val="0"/>
      <w:marRight w:val="0"/>
      <w:marTop w:val="0"/>
      <w:marBottom w:val="0"/>
      <w:divBdr>
        <w:top w:val="none" w:sz="0" w:space="0" w:color="auto"/>
        <w:left w:val="none" w:sz="0" w:space="0" w:color="auto"/>
        <w:bottom w:val="none" w:sz="0" w:space="0" w:color="auto"/>
        <w:right w:val="none" w:sz="0" w:space="0" w:color="auto"/>
      </w:divBdr>
    </w:div>
    <w:div w:id="1056469739">
      <w:bodyDiv w:val="1"/>
      <w:marLeft w:val="0"/>
      <w:marRight w:val="0"/>
      <w:marTop w:val="0"/>
      <w:marBottom w:val="0"/>
      <w:divBdr>
        <w:top w:val="none" w:sz="0" w:space="0" w:color="auto"/>
        <w:left w:val="none" w:sz="0" w:space="0" w:color="auto"/>
        <w:bottom w:val="none" w:sz="0" w:space="0" w:color="auto"/>
        <w:right w:val="none" w:sz="0" w:space="0" w:color="auto"/>
      </w:divBdr>
    </w:div>
    <w:div w:id="1056900319">
      <w:bodyDiv w:val="1"/>
      <w:marLeft w:val="0"/>
      <w:marRight w:val="0"/>
      <w:marTop w:val="0"/>
      <w:marBottom w:val="0"/>
      <w:divBdr>
        <w:top w:val="none" w:sz="0" w:space="0" w:color="auto"/>
        <w:left w:val="none" w:sz="0" w:space="0" w:color="auto"/>
        <w:bottom w:val="none" w:sz="0" w:space="0" w:color="auto"/>
        <w:right w:val="none" w:sz="0" w:space="0" w:color="auto"/>
      </w:divBdr>
    </w:div>
    <w:div w:id="1057818006">
      <w:bodyDiv w:val="1"/>
      <w:marLeft w:val="0"/>
      <w:marRight w:val="0"/>
      <w:marTop w:val="0"/>
      <w:marBottom w:val="0"/>
      <w:divBdr>
        <w:top w:val="none" w:sz="0" w:space="0" w:color="auto"/>
        <w:left w:val="none" w:sz="0" w:space="0" w:color="auto"/>
        <w:bottom w:val="none" w:sz="0" w:space="0" w:color="auto"/>
        <w:right w:val="none" w:sz="0" w:space="0" w:color="auto"/>
      </w:divBdr>
    </w:div>
    <w:div w:id="1060981004">
      <w:bodyDiv w:val="1"/>
      <w:marLeft w:val="0"/>
      <w:marRight w:val="0"/>
      <w:marTop w:val="0"/>
      <w:marBottom w:val="0"/>
      <w:divBdr>
        <w:top w:val="none" w:sz="0" w:space="0" w:color="auto"/>
        <w:left w:val="none" w:sz="0" w:space="0" w:color="auto"/>
        <w:bottom w:val="none" w:sz="0" w:space="0" w:color="auto"/>
        <w:right w:val="none" w:sz="0" w:space="0" w:color="auto"/>
      </w:divBdr>
    </w:div>
    <w:div w:id="1062483196">
      <w:bodyDiv w:val="1"/>
      <w:marLeft w:val="0"/>
      <w:marRight w:val="0"/>
      <w:marTop w:val="0"/>
      <w:marBottom w:val="0"/>
      <w:divBdr>
        <w:top w:val="none" w:sz="0" w:space="0" w:color="auto"/>
        <w:left w:val="none" w:sz="0" w:space="0" w:color="auto"/>
        <w:bottom w:val="none" w:sz="0" w:space="0" w:color="auto"/>
        <w:right w:val="none" w:sz="0" w:space="0" w:color="auto"/>
      </w:divBdr>
    </w:div>
    <w:div w:id="1063404639">
      <w:bodyDiv w:val="1"/>
      <w:marLeft w:val="0"/>
      <w:marRight w:val="0"/>
      <w:marTop w:val="0"/>
      <w:marBottom w:val="0"/>
      <w:divBdr>
        <w:top w:val="none" w:sz="0" w:space="0" w:color="auto"/>
        <w:left w:val="none" w:sz="0" w:space="0" w:color="auto"/>
        <w:bottom w:val="none" w:sz="0" w:space="0" w:color="auto"/>
        <w:right w:val="none" w:sz="0" w:space="0" w:color="auto"/>
      </w:divBdr>
    </w:div>
    <w:div w:id="1063917271">
      <w:bodyDiv w:val="1"/>
      <w:marLeft w:val="0"/>
      <w:marRight w:val="0"/>
      <w:marTop w:val="0"/>
      <w:marBottom w:val="0"/>
      <w:divBdr>
        <w:top w:val="none" w:sz="0" w:space="0" w:color="auto"/>
        <w:left w:val="none" w:sz="0" w:space="0" w:color="auto"/>
        <w:bottom w:val="none" w:sz="0" w:space="0" w:color="auto"/>
        <w:right w:val="none" w:sz="0" w:space="0" w:color="auto"/>
      </w:divBdr>
    </w:div>
    <w:div w:id="1073891835">
      <w:bodyDiv w:val="1"/>
      <w:marLeft w:val="0"/>
      <w:marRight w:val="0"/>
      <w:marTop w:val="0"/>
      <w:marBottom w:val="0"/>
      <w:divBdr>
        <w:top w:val="none" w:sz="0" w:space="0" w:color="auto"/>
        <w:left w:val="none" w:sz="0" w:space="0" w:color="auto"/>
        <w:bottom w:val="none" w:sz="0" w:space="0" w:color="auto"/>
        <w:right w:val="none" w:sz="0" w:space="0" w:color="auto"/>
      </w:divBdr>
    </w:div>
    <w:div w:id="1075474646">
      <w:bodyDiv w:val="1"/>
      <w:marLeft w:val="0"/>
      <w:marRight w:val="0"/>
      <w:marTop w:val="0"/>
      <w:marBottom w:val="0"/>
      <w:divBdr>
        <w:top w:val="none" w:sz="0" w:space="0" w:color="auto"/>
        <w:left w:val="none" w:sz="0" w:space="0" w:color="auto"/>
        <w:bottom w:val="none" w:sz="0" w:space="0" w:color="auto"/>
        <w:right w:val="none" w:sz="0" w:space="0" w:color="auto"/>
      </w:divBdr>
    </w:div>
    <w:div w:id="1077677037">
      <w:bodyDiv w:val="1"/>
      <w:marLeft w:val="0"/>
      <w:marRight w:val="0"/>
      <w:marTop w:val="0"/>
      <w:marBottom w:val="0"/>
      <w:divBdr>
        <w:top w:val="none" w:sz="0" w:space="0" w:color="auto"/>
        <w:left w:val="none" w:sz="0" w:space="0" w:color="auto"/>
        <w:bottom w:val="none" w:sz="0" w:space="0" w:color="auto"/>
        <w:right w:val="none" w:sz="0" w:space="0" w:color="auto"/>
      </w:divBdr>
    </w:div>
    <w:div w:id="1081369552">
      <w:bodyDiv w:val="1"/>
      <w:marLeft w:val="0"/>
      <w:marRight w:val="0"/>
      <w:marTop w:val="0"/>
      <w:marBottom w:val="0"/>
      <w:divBdr>
        <w:top w:val="none" w:sz="0" w:space="0" w:color="auto"/>
        <w:left w:val="none" w:sz="0" w:space="0" w:color="auto"/>
        <w:bottom w:val="none" w:sz="0" w:space="0" w:color="auto"/>
        <w:right w:val="none" w:sz="0" w:space="0" w:color="auto"/>
      </w:divBdr>
    </w:div>
    <w:div w:id="1081755353">
      <w:bodyDiv w:val="1"/>
      <w:marLeft w:val="0"/>
      <w:marRight w:val="0"/>
      <w:marTop w:val="0"/>
      <w:marBottom w:val="0"/>
      <w:divBdr>
        <w:top w:val="none" w:sz="0" w:space="0" w:color="auto"/>
        <w:left w:val="none" w:sz="0" w:space="0" w:color="auto"/>
        <w:bottom w:val="none" w:sz="0" w:space="0" w:color="auto"/>
        <w:right w:val="none" w:sz="0" w:space="0" w:color="auto"/>
      </w:divBdr>
    </w:div>
    <w:div w:id="1083837667">
      <w:bodyDiv w:val="1"/>
      <w:marLeft w:val="0"/>
      <w:marRight w:val="0"/>
      <w:marTop w:val="0"/>
      <w:marBottom w:val="0"/>
      <w:divBdr>
        <w:top w:val="none" w:sz="0" w:space="0" w:color="auto"/>
        <w:left w:val="none" w:sz="0" w:space="0" w:color="auto"/>
        <w:bottom w:val="none" w:sz="0" w:space="0" w:color="auto"/>
        <w:right w:val="none" w:sz="0" w:space="0" w:color="auto"/>
      </w:divBdr>
    </w:div>
    <w:div w:id="1084034188">
      <w:bodyDiv w:val="1"/>
      <w:marLeft w:val="0"/>
      <w:marRight w:val="0"/>
      <w:marTop w:val="0"/>
      <w:marBottom w:val="0"/>
      <w:divBdr>
        <w:top w:val="none" w:sz="0" w:space="0" w:color="auto"/>
        <w:left w:val="none" w:sz="0" w:space="0" w:color="auto"/>
        <w:bottom w:val="none" w:sz="0" w:space="0" w:color="auto"/>
        <w:right w:val="none" w:sz="0" w:space="0" w:color="auto"/>
      </w:divBdr>
    </w:div>
    <w:div w:id="1084914392">
      <w:bodyDiv w:val="1"/>
      <w:marLeft w:val="0"/>
      <w:marRight w:val="0"/>
      <w:marTop w:val="0"/>
      <w:marBottom w:val="0"/>
      <w:divBdr>
        <w:top w:val="none" w:sz="0" w:space="0" w:color="auto"/>
        <w:left w:val="none" w:sz="0" w:space="0" w:color="auto"/>
        <w:bottom w:val="none" w:sz="0" w:space="0" w:color="auto"/>
        <w:right w:val="none" w:sz="0" w:space="0" w:color="auto"/>
      </w:divBdr>
    </w:div>
    <w:div w:id="1086921662">
      <w:bodyDiv w:val="1"/>
      <w:marLeft w:val="0"/>
      <w:marRight w:val="0"/>
      <w:marTop w:val="0"/>
      <w:marBottom w:val="0"/>
      <w:divBdr>
        <w:top w:val="none" w:sz="0" w:space="0" w:color="auto"/>
        <w:left w:val="none" w:sz="0" w:space="0" w:color="auto"/>
        <w:bottom w:val="none" w:sz="0" w:space="0" w:color="auto"/>
        <w:right w:val="none" w:sz="0" w:space="0" w:color="auto"/>
      </w:divBdr>
    </w:div>
    <w:div w:id="1087045725">
      <w:bodyDiv w:val="1"/>
      <w:marLeft w:val="0"/>
      <w:marRight w:val="0"/>
      <w:marTop w:val="0"/>
      <w:marBottom w:val="0"/>
      <w:divBdr>
        <w:top w:val="none" w:sz="0" w:space="0" w:color="auto"/>
        <w:left w:val="none" w:sz="0" w:space="0" w:color="auto"/>
        <w:bottom w:val="none" w:sz="0" w:space="0" w:color="auto"/>
        <w:right w:val="none" w:sz="0" w:space="0" w:color="auto"/>
      </w:divBdr>
    </w:div>
    <w:div w:id="1089425613">
      <w:bodyDiv w:val="1"/>
      <w:marLeft w:val="0"/>
      <w:marRight w:val="0"/>
      <w:marTop w:val="0"/>
      <w:marBottom w:val="0"/>
      <w:divBdr>
        <w:top w:val="none" w:sz="0" w:space="0" w:color="auto"/>
        <w:left w:val="none" w:sz="0" w:space="0" w:color="auto"/>
        <w:bottom w:val="none" w:sz="0" w:space="0" w:color="auto"/>
        <w:right w:val="none" w:sz="0" w:space="0" w:color="auto"/>
      </w:divBdr>
    </w:div>
    <w:div w:id="1090466407">
      <w:bodyDiv w:val="1"/>
      <w:marLeft w:val="0"/>
      <w:marRight w:val="0"/>
      <w:marTop w:val="0"/>
      <w:marBottom w:val="0"/>
      <w:divBdr>
        <w:top w:val="none" w:sz="0" w:space="0" w:color="auto"/>
        <w:left w:val="none" w:sz="0" w:space="0" w:color="auto"/>
        <w:bottom w:val="none" w:sz="0" w:space="0" w:color="auto"/>
        <w:right w:val="none" w:sz="0" w:space="0" w:color="auto"/>
      </w:divBdr>
    </w:div>
    <w:div w:id="1092627912">
      <w:bodyDiv w:val="1"/>
      <w:marLeft w:val="0"/>
      <w:marRight w:val="0"/>
      <w:marTop w:val="0"/>
      <w:marBottom w:val="0"/>
      <w:divBdr>
        <w:top w:val="none" w:sz="0" w:space="0" w:color="auto"/>
        <w:left w:val="none" w:sz="0" w:space="0" w:color="auto"/>
        <w:bottom w:val="none" w:sz="0" w:space="0" w:color="auto"/>
        <w:right w:val="none" w:sz="0" w:space="0" w:color="auto"/>
      </w:divBdr>
    </w:div>
    <w:div w:id="1092627936">
      <w:bodyDiv w:val="1"/>
      <w:marLeft w:val="0"/>
      <w:marRight w:val="0"/>
      <w:marTop w:val="0"/>
      <w:marBottom w:val="0"/>
      <w:divBdr>
        <w:top w:val="none" w:sz="0" w:space="0" w:color="auto"/>
        <w:left w:val="none" w:sz="0" w:space="0" w:color="auto"/>
        <w:bottom w:val="none" w:sz="0" w:space="0" w:color="auto"/>
        <w:right w:val="none" w:sz="0" w:space="0" w:color="auto"/>
      </w:divBdr>
    </w:div>
    <w:div w:id="1107430398">
      <w:bodyDiv w:val="1"/>
      <w:marLeft w:val="0"/>
      <w:marRight w:val="0"/>
      <w:marTop w:val="0"/>
      <w:marBottom w:val="0"/>
      <w:divBdr>
        <w:top w:val="none" w:sz="0" w:space="0" w:color="auto"/>
        <w:left w:val="none" w:sz="0" w:space="0" w:color="auto"/>
        <w:bottom w:val="none" w:sz="0" w:space="0" w:color="auto"/>
        <w:right w:val="none" w:sz="0" w:space="0" w:color="auto"/>
      </w:divBdr>
    </w:div>
    <w:div w:id="1110008566">
      <w:bodyDiv w:val="1"/>
      <w:marLeft w:val="0"/>
      <w:marRight w:val="0"/>
      <w:marTop w:val="0"/>
      <w:marBottom w:val="0"/>
      <w:divBdr>
        <w:top w:val="none" w:sz="0" w:space="0" w:color="auto"/>
        <w:left w:val="none" w:sz="0" w:space="0" w:color="auto"/>
        <w:bottom w:val="none" w:sz="0" w:space="0" w:color="auto"/>
        <w:right w:val="none" w:sz="0" w:space="0" w:color="auto"/>
      </w:divBdr>
    </w:div>
    <w:div w:id="1111706041">
      <w:bodyDiv w:val="1"/>
      <w:marLeft w:val="0"/>
      <w:marRight w:val="0"/>
      <w:marTop w:val="0"/>
      <w:marBottom w:val="0"/>
      <w:divBdr>
        <w:top w:val="none" w:sz="0" w:space="0" w:color="auto"/>
        <w:left w:val="none" w:sz="0" w:space="0" w:color="auto"/>
        <w:bottom w:val="none" w:sz="0" w:space="0" w:color="auto"/>
        <w:right w:val="none" w:sz="0" w:space="0" w:color="auto"/>
      </w:divBdr>
    </w:div>
    <w:div w:id="1116221314">
      <w:bodyDiv w:val="1"/>
      <w:marLeft w:val="0"/>
      <w:marRight w:val="0"/>
      <w:marTop w:val="0"/>
      <w:marBottom w:val="0"/>
      <w:divBdr>
        <w:top w:val="none" w:sz="0" w:space="0" w:color="auto"/>
        <w:left w:val="none" w:sz="0" w:space="0" w:color="auto"/>
        <w:bottom w:val="none" w:sz="0" w:space="0" w:color="auto"/>
        <w:right w:val="none" w:sz="0" w:space="0" w:color="auto"/>
      </w:divBdr>
    </w:div>
    <w:div w:id="1116287365">
      <w:bodyDiv w:val="1"/>
      <w:marLeft w:val="0"/>
      <w:marRight w:val="0"/>
      <w:marTop w:val="0"/>
      <w:marBottom w:val="0"/>
      <w:divBdr>
        <w:top w:val="none" w:sz="0" w:space="0" w:color="auto"/>
        <w:left w:val="none" w:sz="0" w:space="0" w:color="auto"/>
        <w:bottom w:val="none" w:sz="0" w:space="0" w:color="auto"/>
        <w:right w:val="none" w:sz="0" w:space="0" w:color="auto"/>
      </w:divBdr>
    </w:div>
    <w:div w:id="1118526518">
      <w:bodyDiv w:val="1"/>
      <w:marLeft w:val="0"/>
      <w:marRight w:val="0"/>
      <w:marTop w:val="0"/>
      <w:marBottom w:val="0"/>
      <w:divBdr>
        <w:top w:val="none" w:sz="0" w:space="0" w:color="auto"/>
        <w:left w:val="none" w:sz="0" w:space="0" w:color="auto"/>
        <w:bottom w:val="none" w:sz="0" w:space="0" w:color="auto"/>
        <w:right w:val="none" w:sz="0" w:space="0" w:color="auto"/>
      </w:divBdr>
    </w:div>
    <w:div w:id="1119758875">
      <w:bodyDiv w:val="1"/>
      <w:marLeft w:val="0"/>
      <w:marRight w:val="0"/>
      <w:marTop w:val="0"/>
      <w:marBottom w:val="0"/>
      <w:divBdr>
        <w:top w:val="none" w:sz="0" w:space="0" w:color="auto"/>
        <w:left w:val="none" w:sz="0" w:space="0" w:color="auto"/>
        <w:bottom w:val="none" w:sz="0" w:space="0" w:color="auto"/>
        <w:right w:val="none" w:sz="0" w:space="0" w:color="auto"/>
      </w:divBdr>
    </w:div>
    <w:div w:id="1121191277">
      <w:bodyDiv w:val="1"/>
      <w:marLeft w:val="0"/>
      <w:marRight w:val="0"/>
      <w:marTop w:val="0"/>
      <w:marBottom w:val="0"/>
      <w:divBdr>
        <w:top w:val="none" w:sz="0" w:space="0" w:color="auto"/>
        <w:left w:val="none" w:sz="0" w:space="0" w:color="auto"/>
        <w:bottom w:val="none" w:sz="0" w:space="0" w:color="auto"/>
        <w:right w:val="none" w:sz="0" w:space="0" w:color="auto"/>
      </w:divBdr>
    </w:div>
    <w:div w:id="1123110629">
      <w:bodyDiv w:val="1"/>
      <w:marLeft w:val="0"/>
      <w:marRight w:val="0"/>
      <w:marTop w:val="0"/>
      <w:marBottom w:val="0"/>
      <w:divBdr>
        <w:top w:val="none" w:sz="0" w:space="0" w:color="auto"/>
        <w:left w:val="none" w:sz="0" w:space="0" w:color="auto"/>
        <w:bottom w:val="none" w:sz="0" w:space="0" w:color="auto"/>
        <w:right w:val="none" w:sz="0" w:space="0" w:color="auto"/>
      </w:divBdr>
    </w:div>
    <w:div w:id="1123767734">
      <w:bodyDiv w:val="1"/>
      <w:marLeft w:val="0"/>
      <w:marRight w:val="0"/>
      <w:marTop w:val="0"/>
      <w:marBottom w:val="0"/>
      <w:divBdr>
        <w:top w:val="none" w:sz="0" w:space="0" w:color="auto"/>
        <w:left w:val="none" w:sz="0" w:space="0" w:color="auto"/>
        <w:bottom w:val="none" w:sz="0" w:space="0" w:color="auto"/>
        <w:right w:val="none" w:sz="0" w:space="0" w:color="auto"/>
      </w:divBdr>
    </w:div>
    <w:div w:id="1127821998">
      <w:bodyDiv w:val="1"/>
      <w:marLeft w:val="0"/>
      <w:marRight w:val="0"/>
      <w:marTop w:val="0"/>
      <w:marBottom w:val="0"/>
      <w:divBdr>
        <w:top w:val="none" w:sz="0" w:space="0" w:color="auto"/>
        <w:left w:val="none" w:sz="0" w:space="0" w:color="auto"/>
        <w:bottom w:val="none" w:sz="0" w:space="0" w:color="auto"/>
        <w:right w:val="none" w:sz="0" w:space="0" w:color="auto"/>
      </w:divBdr>
    </w:div>
    <w:div w:id="1130126369">
      <w:bodyDiv w:val="1"/>
      <w:marLeft w:val="0"/>
      <w:marRight w:val="0"/>
      <w:marTop w:val="0"/>
      <w:marBottom w:val="0"/>
      <w:divBdr>
        <w:top w:val="none" w:sz="0" w:space="0" w:color="auto"/>
        <w:left w:val="none" w:sz="0" w:space="0" w:color="auto"/>
        <w:bottom w:val="none" w:sz="0" w:space="0" w:color="auto"/>
        <w:right w:val="none" w:sz="0" w:space="0" w:color="auto"/>
      </w:divBdr>
    </w:div>
    <w:div w:id="1133982832">
      <w:bodyDiv w:val="1"/>
      <w:marLeft w:val="0"/>
      <w:marRight w:val="0"/>
      <w:marTop w:val="0"/>
      <w:marBottom w:val="0"/>
      <w:divBdr>
        <w:top w:val="none" w:sz="0" w:space="0" w:color="auto"/>
        <w:left w:val="none" w:sz="0" w:space="0" w:color="auto"/>
        <w:bottom w:val="none" w:sz="0" w:space="0" w:color="auto"/>
        <w:right w:val="none" w:sz="0" w:space="0" w:color="auto"/>
      </w:divBdr>
    </w:div>
    <w:div w:id="1134636957">
      <w:bodyDiv w:val="1"/>
      <w:marLeft w:val="0"/>
      <w:marRight w:val="0"/>
      <w:marTop w:val="0"/>
      <w:marBottom w:val="0"/>
      <w:divBdr>
        <w:top w:val="none" w:sz="0" w:space="0" w:color="auto"/>
        <w:left w:val="none" w:sz="0" w:space="0" w:color="auto"/>
        <w:bottom w:val="none" w:sz="0" w:space="0" w:color="auto"/>
        <w:right w:val="none" w:sz="0" w:space="0" w:color="auto"/>
      </w:divBdr>
    </w:div>
    <w:div w:id="1141387858">
      <w:bodyDiv w:val="1"/>
      <w:marLeft w:val="0"/>
      <w:marRight w:val="0"/>
      <w:marTop w:val="0"/>
      <w:marBottom w:val="0"/>
      <w:divBdr>
        <w:top w:val="none" w:sz="0" w:space="0" w:color="auto"/>
        <w:left w:val="none" w:sz="0" w:space="0" w:color="auto"/>
        <w:bottom w:val="none" w:sz="0" w:space="0" w:color="auto"/>
        <w:right w:val="none" w:sz="0" w:space="0" w:color="auto"/>
      </w:divBdr>
    </w:div>
    <w:div w:id="1141535627">
      <w:bodyDiv w:val="1"/>
      <w:marLeft w:val="0"/>
      <w:marRight w:val="0"/>
      <w:marTop w:val="0"/>
      <w:marBottom w:val="0"/>
      <w:divBdr>
        <w:top w:val="none" w:sz="0" w:space="0" w:color="auto"/>
        <w:left w:val="none" w:sz="0" w:space="0" w:color="auto"/>
        <w:bottom w:val="none" w:sz="0" w:space="0" w:color="auto"/>
        <w:right w:val="none" w:sz="0" w:space="0" w:color="auto"/>
      </w:divBdr>
    </w:div>
    <w:div w:id="1144618602">
      <w:bodyDiv w:val="1"/>
      <w:marLeft w:val="0"/>
      <w:marRight w:val="0"/>
      <w:marTop w:val="0"/>
      <w:marBottom w:val="0"/>
      <w:divBdr>
        <w:top w:val="none" w:sz="0" w:space="0" w:color="auto"/>
        <w:left w:val="none" w:sz="0" w:space="0" w:color="auto"/>
        <w:bottom w:val="none" w:sz="0" w:space="0" w:color="auto"/>
        <w:right w:val="none" w:sz="0" w:space="0" w:color="auto"/>
      </w:divBdr>
    </w:div>
    <w:div w:id="1145854523">
      <w:bodyDiv w:val="1"/>
      <w:marLeft w:val="0"/>
      <w:marRight w:val="0"/>
      <w:marTop w:val="0"/>
      <w:marBottom w:val="0"/>
      <w:divBdr>
        <w:top w:val="none" w:sz="0" w:space="0" w:color="auto"/>
        <w:left w:val="none" w:sz="0" w:space="0" w:color="auto"/>
        <w:bottom w:val="none" w:sz="0" w:space="0" w:color="auto"/>
        <w:right w:val="none" w:sz="0" w:space="0" w:color="auto"/>
      </w:divBdr>
    </w:div>
    <w:div w:id="1146510293">
      <w:bodyDiv w:val="1"/>
      <w:marLeft w:val="0"/>
      <w:marRight w:val="0"/>
      <w:marTop w:val="0"/>
      <w:marBottom w:val="0"/>
      <w:divBdr>
        <w:top w:val="none" w:sz="0" w:space="0" w:color="auto"/>
        <w:left w:val="none" w:sz="0" w:space="0" w:color="auto"/>
        <w:bottom w:val="none" w:sz="0" w:space="0" w:color="auto"/>
        <w:right w:val="none" w:sz="0" w:space="0" w:color="auto"/>
      </w:divBdr>
    </w:div>
    <w:div w:id="1153376526">
      <w:bodyDiv w:val="1"/>
      <w:marLeft w:val="0"/>
      <w:marRight w:val="0"/>
      <w:marTop w:val="0"/>
      <w:marBottom w:val="0"/>
      <w:divBdr>
        <w:top w:val="none" w:sz="0" w:space="0" w:color="auto"/>
        <w:left w:val="none" w:sz="0" w:space="0" w:color="auto"/>
        <w:bottom w:val="none" w:sz="0" w:space="0" w:color="auto"/>
        <w:right w:val="none" w:sz="0" w:space="0" w:color="auto"/>
      </w:divBdr>
    </w:div>
    <w:div w:id="1157457339">
      <w:bodyDiv w:val="1"/>
      <w:marLeft w:val="0"/>
      <w:marRight w:val="0"/>
      <w:marTop w:val="0"/>
      <w:marBottom w:val="0"/>
      <w:divBdr>
        <w:top w:val="none" w:sz="0" w:space="0" w:color="auto"/>
        <w:left w:val="none" w:sz="0" w:space="0" w:color="auto"/>
        <w:bottom w:val="none" w:sz="0" w:space="0" w:color="auto"/>
        <w:right w:val="none" w:sz="0" w:space="0" w:color="auto"/>
      </w:divBdr>
    </w:div>
    <w:div w:id="1160728532">
      <w:bodyDiv w:val="1"/>
      <w:marLeft w:val="0"/>
      <w:marRight w:val="0"/>
      <w:marTop w:val="0"/>
      <w:marBottom w:val="0"/>
      <w:divBdr>
        <w:top w:val="none" w:sz="0" w:space="0" w:color="auto"/>
        <w:left w:val="none" w:sz="0" w:space="0" w:color="auto"/>
        <w:bottom w:val="none" w:sz="0" w:space="0" w:color="auto"/>
        <w:right w:val="none" w:sz="0" w:space="0" w:color="auto"/>
      </w:divBdr>
    </w:div>
    <w:div w:id="1162355734">
      <w:bodyDiv w:val="1"/>
      <w:marLeft w:val="0"/>
      <w:marRight w:val="0"/>
      <w:marTop w:val="0"/>
      <w:marBottom w:val="0"/>
      <w:divBdr>
        <w:top w:val="none" w:sz="0" w:space="0" w:color="auto"/>
        <w:left w:val="none" w:sz="0" w:space="0" w:color="auto"/>
        <w:bottom w:val="none" w:sz="0" w:space="0" w:color="auto"/>
        <w:right w:val="none" w:sz="0" w:space="0" w:color="auto"/>
      </w:divBdr>
    </w:div>
    <w:div w:id="1163165009">
      <w:bodyDiv w:val="1"/>
      <w:marLeft w:val="0"/>
      <w:marRight w:val="0"/>
      <w:marTop w:val="0"/>
      <w:marBottom w:val="0"/>
      <w:divBdr>
        <w:top w:val="none" w:sz="0" w:space="0" w:color="auto"/>
        <w:left w:val="none" w:sz="0" w:space="0" w:color="auto"/>
        <w:bottom w:val="none" w:sz="0" w:space="0" w:color="auto"/>
        <w:right w:val="none" w:sz="0" w:space="0" w:color="auto"/>
      </w:divBdr>
    </w:div>
    <w:div w:id="1171523113">
      <w:bodyDiv w:val="1"/>
      <w:marLeft w:val="0"/>
      <w:marRight w:val="0"/>
      <w:marTop w:val="0"/>
      <w:marBottom w:val="0"/>
      <w:divBdr>
        <w:top w:val="none" w:sz="0" w:space="0" w:color="auto"/>
        <w:left w:val="none" w:sz="0" w:space="0" w:color="auto"/>
        <w:bottom w:val="none" w:sz="0" w:space="0" w:color="auto"/>
        <w:right w:val="none" w:sz="0" w:space="0" w:color="auto"/>
      </w:divBdr>
    </w:div>
    <w:div w:id="1173446562">
      <w:bodyDiv w:val="1"/>
      <w:marLeft w:val="0"/>
      <w:marRight w:val="0"/>
      <w:marTop w:val="0"/>
      <w:marBottom w:val="0"/>
      <w:divBdr>
        <w:top w:val="none" w:sz="0" w:space="0" w:color="auto"/>
        <w:left w:val="none" w:sz="0" w:space="0" w:color="auto"/>
        <w:bottom w:val="none" w:sz="0" w:space="0" w:color="auto"/>
        <w:right w:val="none" w:sz="0" w:space="0" w:color="auto"/>
      </w:divBdr>
    </w:div>
    <w:div w:id="1176966871">
      <w:bodyDiv w:val="1"/>
      <w:marLeft w:val="0"/>
      <w:marRight w:val="0"/>
      <w:marTop w:val="0"/>
      <w:marBottom w:val="0"/>
      <w:divBdr>
        <w:top w:val="none" w:sz="0" w:space="0" w:color="auto"/>
        <w:left w:val="none" w:sz="0" w:space="0" w:color="auto"/>
        <w:bottom w:val="none" w:sz="0" w:space="0" w:color="auto"/>
        <w:right w:val="none" w:sz="0" w:space="0" w:color="auto"/>
      </w:divBdr>
    </w:div>
    <w:div w:id="1178036199">
      <w:bodyDiv w:val="1"/>
      <w:marLeft w:val="0"/>
      <w:marRight w:val="0"/>
      <w:marTop w:val="0"/>
      <w:marBottom w:val="0"/>
      <w:divBdr>
        <w:top w:val="none" w:sz="0" w:space="0" w:color="auto"/>
        <w:left w:val="none" w:sz="0" w:space="0" w:color="auto"/>
        <w:bottom w:val="none" w:sz="0" w:space="0" w:color="auto"/>
        <w:right w:val="none" w:sz="0" w:space="0" w:color="auto"/>
      </w:divBdr>
    </w:div>
    <w:div w:id="1178159677">
      <w:bodyDiv w:val="1"/>
      <w:marLeft w:val="0"/>
      <w:marRight w:val="0"/>
      <w:marTop w:val="0"/>
      <w:marBottom w:val="0"/>
      <w:divBdr>
        <w:top w:val="none" w:sz="0" w:space="0" w:color="auto"/>
        <w:left w:val="none" w:sz="0" w:space="0" w:color="auto"/>
        <w:bottom w:val="none" w:sz="0" w:space="0" w:color="auto"/>
        <w:right w:val="none" w:sz="0" w:space="0" w:color="auto"/>
      </w:divBdr>
    </w:div>
    <w:div w:id="1183087505">
      <w:bodyDiv w:val="1"/>
      <w:marLeft w:val="0"/>
      <w:marRight w:val="0"/>
      <w:marTop w:val="0"/>
      <w:marBottom w:val="0"/>
      <w:divBdr>
        <w:top w:val="none" w:sz="0" w:space="0" w:color="auto"/>
        <w:left w:val="none" w:sz="0" w:space="0" w:color="auto"/>
        <w:bottom w:val="none" w:sz="0" w:space="0" w:color="auto"/>
        <w:right w:val="none" w:sz="0" w:space="0" w:color="auto"/>
      </w:divBdr>
    </w:div>
    <w:div w:id="1189950504">
      <w:bodyDiv w:val="1"/>
      <w:marLeft w:val="0"/>
      <w:marRight w:val="0"/>
      <w:marTop w:val="0"/>
      <w:marBottom w:val="0"/>
      <w:divBdr>
        <w:top w:val="none" w:sz="0" w:space="0" w:color="auto"/>
        <w:left w:val="none" w:sz="0" w:space="0" w:color="auto"/>
        <w:bottom w:val="none" w:sz="0" w:space="0" w:color="auto"/>
        <w:right w:val="none" w:sz="0" w:space="0" w:color="auto"/>
      </w:divBdr>
    </w:div>
    <w:div w:id="1191265123">
      <w:bodyDiv w:val="1"/>
      <w:marLeft w:val="0"/>
      <w:marRight w:val="0"/>
      <w:marTop w:val="0"/>
      <w:marBottom w:val="0"/>
      <w:divBdr>
        <w:top w:val="none" w:sz="0" w:space="0" w:color="auto"/>
        <w:left w:val="none" w:sz="0" w:space="0" w:color="auto"/>
        <w:bottom w:val="none" w:sz="0" w:space="0" w:color="auto"/>
        <w:right w:val="none" w:sz="0" w:space="0" w:color="auto"/>
      </w:divBdr>
    </w:div>
    <w:div w:id="1202015219">
      <w:bodyDiv w:val="1"/>
      <w:marLeft w:val="0"/>
      <w:marRight w:val="0"/>
      <w:marTop w:val="0"/>
      <w:marBottom w:val="0"/>
      <w:divBdr>
        <w:top w:val="none" w:sz="0" w:space="0" w:color="auto"/>
        <w:left w:val="none" w:sz="0" w:space="0" w:color="auto"/>
        <w:bottom w:val="none" w:sz="0" w:space="0" w:color="auto"/>
        <w:right w:val="none" w:sz="0" w:space="0" w:color="auto"/>
      </w:divBdr>
    </w:div>
    <w:div w:id="1205747823">
      <w:bodyDiv w:val="1"/>
      <w:marLeft w:val="0"/>
      <w:marRight w:val="0"/>
      <w:marTop w:val="0"/>
      <w:marBottom w:val="0"/>
      <w:divBdr>
        <w:top w:val="none" w:sz="0" w:space="0" w:color="auto"/>
        <w:left w:val="none" w:sz="0" w:space="0" w:color="auto"/>
        <w:bottom w:val="none" w:sz="0" w:space="0" w:color="auto"/>
        <w:right w:val="none" w:sz="0" w:space="0" w:color="auto"/>
      </w:divBdr>
    </w:div>
    <w:div w:id="1209755814">
      <w:bodyDiv w:val="1"/>
      <w:marLeft w:val="0"/>
      <w:marRight w:val="0"/>
      <w:marTop w:val="0"/>
      <w:marBottom w:val="0"/>
      <w:divBdr>
        <w:top w:val="none" w:sz="0" w:space="0" w:color="auto"/>
        <w:left w:val="none" w:sz="0" w:space="0" w:color="auto"/>
        <w:bottom w:val="none" w:sz="0" w:space="0" w:color="auto"/>
        <w:right w:val="none" w:sz="0" w:space="0" w:color="auto"/>
      </w:divBdr>
    </w:div>
    <w:div w:id="1213008028">
      <w:bodyDiv w:val="1"/>
      <w:marLeft w:val="0"/>
      <w:marRight w:val="0"/>
      <w:marTop w:val="0"/>
      <w:marBottom w:val="0"/>
      <w:divBdr>
        <w:top w:val="none" w:sz="0" w:space="0" w:color="auto"/>
        <w:left w:val="none" w:sz="0" w:space="0" w:color="auto"/>
        <w:bottom w:val="none" w:sz="0" w:space="0" w:color="auto"/>
        <w:right w:val="none" w:sz="0" w:space="0" w:color="auto"/>
      </w:divBdr>
    </w:div>
    <w:div w:id="1214149493">
      <w:bodyDiv w:val="1"/>
      <w:marLeft w:val="0"/>
      <w:marRight w:val="0"/>
      <w:marTop w:val="0"/>
      <w:marBottom w:val="0"/>
      <w:divBdr>
        <w:top w:val="none" w:sz="0" w:space="0" w:color="auto"/>
        <w:left w:val="none" w:sz="0" w:space="0" w:color="auto"/>
        <w:bottom w:val="none" w:sz="0" w:space="0" w:color="auto"/>
        <w:right w:val="none" w:sz="0" w:space="0" w:color="auto"/>
      </w:divBdr>
    </w:div>
    <w:div w:id="1214346679">
      <w:bodyDiv w:val="1"/>
      <w:marLeft w:val="0"/>
      <w:marRight w:val="0"/>
      <w:marTop w:val="0"/>
      <w:marBottom w:val="0"/>
      <w:divBdr>
        <w:top w:val="none" w:sz="0" w:space="0" w:color="auto"/>
        <w:left w:val="none" w:sz="0" w:space="0" w:color="auto"/>
        <w:bottom w:val="none" w:sz="0" w:space="0" w:color="auto"/>
        <w:right w:val="none" w:sz="0" w:space="0" w:color="auto"/>
      </w:divBdr>
    </w:div>
    <w:div w:id="1217162652">
      <w:bodyDiv w:val="1"/>
      <w:marLeft w:val="0"/>
      <w:marRight w:val="0"/>
      <w:marTop w:val="0"/>
      <w:marBottom w:val="0"/>
      <w:divBdr>
        <w:top w:val="none" w:sz="0" w:space="0" w:color="auto"/>
        <w:left w:val="none" w:sz="0" w:space="0" w:color="auto"/>
        <w:bottom w:val="none" w:sz="0" w:space="0" w:color="auto"/>
        <w:right w:val="none" w:sz="0" w:space="0" w:color="auto"/>
      </w:divBdr>
    </w:div>
    <w:div w:id="1224020634">
      <w:bodyDiv w:val="1"/>
      <w:marLeft w:val="0"/>
      <w:marRight w:val="0"/>
      <w:marTop w:val="0"/>
      <w:marBottom w:val="0"/>
      <w:divBdr>
        <w:top w:val="none" w:sz="0" w:space="0" w:color="auto"/>
        <w:left w:val="none" w:sz="0" w:space="0" w:color="auto"/>
        <w:bottom w:val="none" w:sz="0" w:space="0" w:color="auto"/>
        <w:right w:val="none" w:sz="0" w:space="0" w:color="auto"/>
      </w:divBdr>
    </w:div>
    <w:div w:id="1228347305">
      <w:bodyDiv w:val="1"/>
      <w:marLeft w:val="0"/>
      <w:marRight w:val="0"/>
      <w:marTop w:val="0"/>
      <w:marBottom w:val="0"/>
      <w:divBdr>
        <w:top w:val="none" w:sz="0" w:space="0" w:color="auto"/>
        <w:left w:val="none" w:sz="0" w:space="0" w:color="auto"/>
        <w:bottom w:val="none" w:sz="0" w:space="0" w:color="auto"/>
        <w:right w:val="none" w:sz="0" w:space="0" w:color="auto"/>
      </w:divBdr>
    </w:div>
    <w:div w:id="1231384898">
      <w:bodyDiv w:val="1"/>
      <w:marLeft w:val="0"/>
      <w:marRight w:val="0"/>
      <w:marTop w:val="0"/>
      <w:marBottom w:val="0"/>
      <w:divBdr>
        <w:top w:val="none" w:sz="0" w:space="0" w:color="auto"/>
        <w:left w:val="none" w:sz="0" w:space="0" w:color="auto"/>
        <w:bottom w:val="none" w:sz="0" w:space="0" w:color="auto"/>
        <w:right w:val="none" w:sz="0" w:space="0" w:color="auto"/>
      </w:divBdr>
    </w:div>
    <w:div w:id="1233127468">
      <w:bodyDiv w:val="1"/>
      <w:marLeft w:val="0"/>
      <w:marRight w:val="0"/>
      <w:marTop w:val="0"/>
      <w:marBottom w:val="0"/>
      <w:divBdr>
        <w:top w:val="none" w:sz="0" w:space="0" w:color="auto"/>
        <w:left w:val="none" w:sz="0" w:space="0" w:color="auto"/>
        <w:bottom w:val="none" w:sz="0" w:space="0" w:color="auto"/>
        <w:right w:val="none" w:sz="0" w:space="0" w:color="auto"/>
      </w:divBdr>
    </w:div>
    <w:div w:id="1235050099">
      <w:bodyDiv w:val="1"/>
      <w:marLeft w:val="0"/>
      <w:marRight w:val="0"/>
      <w:marTop w:val="0"/>
      <w:marBottom w:val="0"/>
      <w:divBdr>
        <w:top w:val="none" w:sz="0" w:space="0" w:color="auto"/>
        <w:left w:val="none" w:sz="0" w:space="0" w:color="auto"/>
        <w:bottom w:val="none" w:sz="0" w:space="0" w:color="auto"/>
        <w:right w:val="none" w:sz="0" w:space="0" w:color="auto"/>
      </w:divBdr>
    </w:div>
    <w:div w:id="1237282268">
      <w:bodyDiv w:val="1"/>
      <w:marLeft w:val="0"/>
      <w:marRight w:val="0"/>
      <w:marTop w:val="0"/>
      <w:marBottom w:val="0"/>
      <w:divBdr>
        <w:top w:val="none" w:sz="0" w:space="0" w:color="auto"/>
        <w:left w:val="none" w:sz="0" w:space="0" w:color="auto"/>
        <w:bottom w:val="none" w:sz="0" w:space="0" w:color="auto"/>
        <w:right w:val="none" w:sz="0" w:space="0" w:color="auto"/>
      </w:divBdr>
    </w:div>
    <w:div w:id="1239052995">
      <w:bodyDiv w:val="1"/>
      <w:marLeft w:val="0"/>
      <w:marRight w:val="0"/>
      <w:marTop w:val="0"/>
      <w:marBottom w:val="0"/>
      <w:divBdr>
        <w:top w:val="none" w:sz="0" w:space="0" w:color="auto"/>
        <w:left w:val="none" w:sz="0" w:space="0" w:color="auto"/>
        <w:bottom w:val="none" w:sz="0" w:space="0" w:color="auto"/>
        <w:right w:val="none" w:sz="0" w:space="0" w:color="auto"/>
      </w:divBdr>
    </w:div>
    <w:div w:id="1240364156">
      <w:bodyDiv w:val="1"/>
      <w:marLeft w:val="0"/>
      <w:marRight w:val="0"/>
      <w:marTop w:val="0"/>
      <w:marBottom w:val="0"/>
      <w:divBdr>
        <w:top w:val="none" w:sz="0" w:space="0" w:color="auto"/>
        <w:left w:val="none" w:sz="0" w:space="0" w:color="auto"/>
        <w:bottom w:val="none" w:sz="0" w:space="0" w:color="auto"/>
        <w:right w:val="none" w:sz="0" w:space="0" w:color="auto"/>
      </w:divBdr>
    </w:div>
    <w:div w:id="1240871923">
      <w:bodyDiv w:val="1"/>
      <w:marLeft w:val="0"/>
      <w:marRight w:val="0"/>
      <w:marTop w:val="0"/>
      <w:marBottom w:val="0"/>
      <w:divBdr>
        <w:top w:val="none" w:sz="0" w:space="0" w:color="auto"/>
        <w:left w:val="none" w:sz="0" w:space="0" w:color="auto"/>
        <w:bottom w:val="none" w:sz="0" w:space="0" w:color="auto"/>
        <w:right w:val="none" w:sz="0" w:space="0" w:color="auto"/>
      </w:divBdr>
    </w:div>
    <w:div w:id="1241989088">
      <w:bodyDiv w:val="1"/>
      <w:marLeft w:val="0"/>
      <w:marRight w:val="0"/>
      <w:marTop w:val="0"/>
      <w:marBottom w:val="0"/>
      <w:divBdr>
        <w:top w:val="none" w:sz="0" w:space="0" w:color="auto"/>
        <w:left w:val="none" w:sz="0" w:space="0" w:color="auto"/>
        <w:bottom w:val="none" w:sz="0" w:space="0" w:color="auto"/>
        <w:right w:val="none" w:sz="0" w:space="0" w:color="auto"/>
      </w:divBdr>
    </w:div>
    <w:div w:id="1242132883">
      <w:bodyDiv w:val="1"/>
      <w:marLeft w:val="0"/>
      <w:marRight w:val="0"/>
      <w:marTop w:val="0"/>
      <w:marBottom w:val="0"/>
      <w:divBdr>
        <w:top w:val="none" w:sz="0" w:space="0" w:color="auto"/>
        <w:left w:val="none" w:sz="0" w:space="0" w:color="auto"/>
        <w:bottom w:val="none" w:sz="0" w:space="0" w:color="auto"/>
        <w:right w:val="none" w:sz="0" w:space="0" w:color="auto"/>
      </w:divBdr>
    </w:div>
    <w:div w:id="1247374785">
      <w:bodyDiv w:val="1"/>
      <w:marLeft w:val="0"/>
      <w:marRight w:val="0"/>
      <w:marTop w:val="0"/>
      <w:marBottom w:val="0"/>
      <w:divBdr>
        <w:top w:val="none" w:sz="0" w:space="0" w:color="auto"/>
        <w:left w:val="none" w:sz="0" w:space="0" w:color="auto"/>
        <w:bottom w:val="none" w:sz="0" w:space="0" w:color="auto"/>
        <w:right w:val="none" w:sz="0" w:space="0" w:color="auto"/>
      </w:divBdr>
    </w:div>
    <w:div w:id="1250308519">
      <w:bodyDiv w:val="1"/>
      <w:marLeft w:val="0"/>
      <w:marRight w:val="0"/>
      <w:marTop w:val="0"/>
      <w:marBottom w:val="0"/>
      <w:divBdr>
        <w:top w:val="none" w:sz="0" w:space="0" w:color="auto"/>
        <w:left w:val="none" w:sz="0" w:space="0" w:color="auto"/>
        <w:bottom w:val="none" w:sz="0" w:space="0" w:color="auto"/>
        <w:right w:val="none" w:sz="0" w:space="0" w:color="auto"/>
      </w:divBdr>
    </w:div>
    <w:div w:id="1251507013">
      <w:bodyDiv w:val="1"/>
      <w:marLeft w:val="0"/>
      <w:marRight w:val="0"/>
      <w:marTop w:val="0"/>
      <w:marBottom w:val="0"/>
      <w:divBdr>
        <w:top w:val="none" w:sz="0" w:space="0" w:color="auto"/>
        <w:left w:val="none" w:sz="0" w:space="0" w:color="auto"/>
        <w:bottom w:val="none" w:sz="0" w:space="0" w:color="auto"/>
        <w:right w:val="none" w:sz="0" w:space="0" w:color="auto"/>
      </w:divBdr>
    </w:div>
    <w:div w:id="1254506407">
      <w:bodyDiv w:val="1"/>
      <w:marLeft w:val="0"/>
      <w:marRight w:val="0"/>
      <w:marTop w:val="0"/>
      <w:marBottom w:val="0"/>
      <w:divBdr>
        <w:top w:val="none" w:sz="0" w:space="0" w:color="auto"/>
        <w:left w:val="none" w:sz="0" w:space="0" w:color="auto"/>
        <w:bottom w:val="none" w:sz="0" w:space="0" w:color="auto"/>
        <w:right w:val="none" w:sz="0" w:space="0" w:color="auto"/>
      </w:divBdr>
    </w:div>
    <w:div w:id="1258633459">
      <w:bodyDiv w:val="1"/>
      <w:marLeft w:val="0"/>
      <w:marRight w:val="0"/>
      <w:marTop w:val="0"/>
      <w:marBottom w:val="0"/>
      <w:divBdr>
        <w:top w:val="none" w:sz="0" w:space="0" w:color="auto"/>
        <w:left w:val="none" w:sz="0" w:space="0" w:color="auto"/>
        <w:bottom w:val="none" w:sz="0" w:space="0" w:color="auto"/>
        <w:right w:val="none" w:sz="0" w:space="0" w:color="auto"/>
      </w:divBdr>
    </w:div>
    <w:div w:id="1262488565">
      <w:bodyDiv w:val="1"/>
      <w:marLeft w:val="0"/>
      <w:marRight w:val="0"/>
      <w:marTop w:val="0"/>
      <w:marBottom w:val="0"/>
      <w:divBdr>
        <w:top w:val="none" w:sz="0" w:space="0" w:color="auto"/>
        <w:left w:val="none" w:sz="0" w:space="0" w:color="auto"/>
        <w:bottom w:val="none" w:sz="0" w:space="0" w:color="auto"/>
        <w:right w:val="none" w:sz="0" w:space="0" w:color="auto"/>
      </w:divBdr>
    </w:div>
    <w:div w:id="1268463792">
      <w:bodyDiv w:val="1"/>
      <w:marLeft w:val="0"/>
      <w:marRight w:val="0"/>
      <w:marTop w:val="0"/>
      <w:marBottom w:val="0"/>
      <w:divBdr>
        <w:top w:val="none" w:sz="0" w:space="0" w:color="auto"/>
        <w:left w:val="none" w:sz="0" w:space="0" w:color="auto"/>
        <w:bottom w:val="none" w:sz="0" w:space="0" w:color="auto"/>
        <w:right w:val="none" w:sz="0" w:space="0" w:color="auto"/>
      </w:divBdr>
    </w:div>
    <w:div w:id="1272399604">
      <w:bodyDiv w:val="1"/>
      <w:marLeft w:val="0"/>
      <w:marRight w:val="0"/>
      <w:marTop w:val="0"/>
      <w:marBottom w:val="0"/>
      <w:divBdr>
        <w:top w:val="none" w:sz="0" w:space="0" w:color="auto"/>
        <w:left w:val="none" w:sz="0" w:space="0" w:color="auto"/>
        <w:bottom w:val="none" w:sz="0" w:space="0" w:color="auto"/>
        <w:right w:val="none" w:sz="0" w:space="0" w:color="auto"/>
      </w:divBdr>
    </w:div>
    <w:div w:id="1274438967">
      <w:bodyDiv w:val="1"/>
      <w:marLeft w:val="0"/>
      <w:marRight w:val="0"/>
      <w:marTop w:val="0"/>
      <w:marBottom w:val="0"/>
      <w:divBdr>
        <w:top w:val="none" w:sz="0" w:space="0" w:color="auto"/>
        <w:left w:val="none" w:sz="0" w:space="0" w:color="auto"/>
        <w:bottom w:val="none" w:sz="0" w:space="0" w:color="auto"/>
        <w:right w:val="none" w:sz="0" w:space="0" w:color="auto"/>
      </w:divBdr>
    </w:div>
    <w:div w:id="1274820890">
      <w:bodyDiv w:val="1"/>
      <w:marLeft w:val="0"/>
      <w:marRight w:val="0"/>
      <w:marTop w:val="0"/>
      <w:marBottom w:val="0"/>
      <w:divBdr>
        <w:top w:val="none" w:sz="0" w:space="0" w:color="auto"/>
        <w:left w:val="none" w:sz="0" w:space="0" w:color="auto"/>
        <w:bottom w:val="none" w:sz="0" w:space="0" w:color="auto"/>
        <w:right w:val="none" w:sz="0" w:space="0" w:color="auto"/>
      </w:divBdr>
    </w:div>
    <w:div w:id="1277910075">
      <w:bodyDiv w:val="1"/>
      <w:marLeft w:val="0"/>
      <w:marRight w:val="0"/>
      <w:marTop w:val="0"/>
      <w:marBottom w:val="0"/>
      <w:divBdr>
        <w:top w:val="none" w:sz="0" w:space="0" w:color="auto"/>
        <w:left w:val="none" w:sz="0" w:space="0" w:color="auto"/>
        <w:bottom w:val="none" w:sz="0" w:space="0" w:color="auto"/>
        <w:right w:val="none" w:sz="0" w:space="0" w:color="auto"/>
      </w:divBdr>
    </w:div>
    <w:div w:id="1280144605">
      <w:bodyDiv w:val="1"/>
      <w:marLeft w:val="0"/>
      <w:marRight w:val="0"/>
      <w:marTop w:val="0"/>
      <w:marBottom w:val="0"/>
      <w:divBdr>
        <w:top w:val="none" w:sz="0" w:space="0" w:color="auto"/>
        <w:left w:val="none" w:sz="0" w:space="0" w:color="auto"/>
        <w:bottom w:val="none" w:sz="0" w:space="0" w:color="auto"/>
        <w:right w:val="none" w:sz="0" w:space="0" w:color="auto"/>
      </w:divBdr>
    </w:div>
    <w:div w:id="1280333565">
      <w:bodyDiv w:val="1"/>
      <w:marLeft w:val="0"/>
      <w:marRight w:val="0"/>
      <w:marTop w:val="0"/>
      <w:marBottom w:val="0"/>
      <w:divBdr>
        <w:top w:val="none" w:sz="0" w:space="0" w:color="auto"/>
        <w:left w:val="none" w:sz="0" w:space="0" w:color="auto"/>
        <w:bottom w:val="none" w:sz="0" w:space="0" w:color="auto"/>
        <w:right w:val="none" w:sz="0" w:space="0" w:color="auto"/>
      </w:divBdr>
    </w:div>
    <w:div w:id="1289093440">
      <w:bodyDiv w:val="1"/>
      <w:marLeft w:val="0"/>
      <w:marRight w:val="0"/>
      <w:marTop w:val="0"/>
      <w:marBottom w:val="0"/>
      <w:divBdr>
        <w:top w:val="none" w:sz="0" w:space="0" w:color="auto"/>
        <w:left w:val="none" w:sz="0" w:space="0" w:color="auto"/>
        <w:bottom w:val="none" w:sz="0" w:space="0" w:color="auto"/>
        <w:right w:val="none" w:sz="0" w:space="0" w:color="auto"/>
      </w:divBdr>
    </w:div>
    <w:div w:id="1290430707">
      <w:bodyDiv w:val="1"/>
      <w:marLeft w:val="0"/>
      <w:marRight w:val="0"/>
      <w:marTop w:val="0"/>
      <w:marBottom w:val="0"/>
      <w:divBdr>
        <w:top w:val="none" w:sz="0" w:space="0" w:color="auto"/>
        <w:left w:val="none" w:sz="0" w:space="0" w:color="auto"/>
        <w:bottom w:val="none" w:sz="0" w:space="0" w:color="auto"/>
        <w:right w:val="none" w:sz="0" w:space="0" w:color="auto"/>
      </w:divBdr>
    </w:div>
    <w:div w:id="1290475019">
      <w:bodyDiv w:val="1"/>
      <w:marLeft w:val="0"/>
      <w:marRight w:val="0"/>
      <w:marTop w:val="0"/>
      <w:marBottom w:val="0"/>
      <w:divBdr>
        <w:top w:val="none" w:sz="0" w:space="0" w:color="auto"/>
        <w:left w:val="none" w:sz="0" w:space="0" w:color="auto"/>
        <w:bottom w:val="none" w:sz="0" w:space="0" w:color="auto"/>
        <w:right w:val="none" w:sz="0" w:space="0" w:color="auto"/>
      </w:divBdr>
    </w:div>
    <w:div w:id="1292634974">
      <w:bodyDiv w:val="1"/>
      <w:marLeft w:val="0"/>
      <w:marRight w:val="0"/>
      <w:marTop w:val="0"/>
      <w:marBottom w:val="0"/>
      <w:divBdr>
        <w:top w:val="none" w:sz="0" w:space="0" w:color="auto"/>
        <w:left w:val="none" w:sz="0" w:space="0" w:color="auto"/>
        <w:bottom w:val="none" w:sz="0" w:space="0" w:color="auto"/>
        <w:right w:val="none" w:sz="0" w:space="0" w:color="auto"/>
      </w:divBdr>
    </w:div>
    <w:div w:id="1294362572">
      <w:bodyDiv w:val="1"/>
      <w:marLeft w:val="0"/>
      <w:marRight w:val="0"/>
      <w:marTop w:val="0"/>
      <w:marBottom w:val="0"/>
      <w:divBdr>
        <w:top w:val="none" w:sz="0" w:space="0" w:color="auto"/>
        <w:left w:val="none" w:sz="0" w:space="0" w:color="auto"/>
        <w:bottom w:val="none" w:sz="0" w:space="0" w:color="auto"/>
        <w:right w:val="none" w:sz="0" w:space="0" w:color="auto"/>
      </w:divBdr>
    </w:div>
    <w:div w:id="1297103441">
      <w:bodyDiv w:val="1"/>
      <w:marLeft w:val="0"/>
      <w:marRight w:val="0"/>
      <w:marTop w:val="0"/>
      <w:marBottom w:val="0"/>
      <w:divBdr>
        <w:top w:val="none" w:sz="0" w:space="0" w:color="auto"/>
        <w:left w:val="none" w:sz="0" w:space="0" w:color="auto"/>
        <w:bottom w:val="none" w:sz="0" w:space="0" w:color="auto"/>
        <w:right w:val="none" w:sz="0" w:space="0" w:color="auto"/>
      </w:divBdr>
    </w:div>
    <w:div w:id="1298756665">
      <w:bodyDiv w:val="1"/>
      <w:marLeft w:val="0"/>
      <w:marRight w:val="0"/>
      <w:marTop w:val="0"/>
      <w:marBottom w:val="0"/>
      <w:divBdr>
        <w:top w:val="none" w:sz="0" w:space="0" w:color="auto"/>
        <w:left w:val="none" w:sz="0" w:space="0" w:color="auto"/>
        <w:bottom w:val="none" w:sz="0" w:space="0" w:color="auto"/>
        <w:right w:val="none" w:sz="0" w:space="0" w:color="auto"/>
      </w:divBdr>
    </w:div>
    <w:div w:id="1300917217">
      <w:bodyDiv w:val="1"/>
      <w:marLeft w:val="0"/>
      <w:marRight w:val="0"/>
      <w:marTop w:val="0"/>
      <w:marBottom w:val="0"/>
      <w:divBdr>
        <w:top w:val="none" w:sz="0" w:space="0" w:color="auto"/>
        <w:left w:val="none" w:sz="0" w:space="0" w:color="auto"/>
        <w:bottom w:val="none" w:sz="0" w:space="0" w:color="auto"/>
        <w:right w:val="none" w:sz="0" w:space="0" w:color="auto"/>
      </w:divBdr>
    </w:div>
    <w:div w:id="1307664704">
      <w:bodyDiv w:val="1"/>
      <w:marLeft w:val="0"/>
      <w:marRight w:val="0"/>
      <w:marTop w:val="0"/>
      <w:marBottom w:val="0"/>
      <w:divBdr>
        <w:top w:val="none" w:sz="0" w:space="0" w:color="auto"/>
        <w:left w:val="none" w:sz="0" w:space="0" w:color="auto"/>
        <w:bottom w:val="none" w:sz="0" w:space="0" w:color="auto"/>
        <w:right w:val="none" w:sz="0" w:space="0" w:color="auto"/>
      </w:divBdr>
    </w:div>
    <w:div w:id="1308900878">
      <w:bodyDiv w:val="1"/>
      <w:marLeft w:val="0"/>
      <w:marRight w:val="0"/>
      <w:marTop w:val="0"/>
      <w:marBottom w:val="0"/>
      <w:divBdr>
        <w:top w:val="none" w:sz="0" w:space="0" w:color="auto"/>
        <w:left w:val="none" w:sz="0" w:space="0" w:color="auto"/>
        <w:bottom w:val="none" w:sz="0" w:space="0" w:color="auto"/>
        <w:right w:val="none" w:sz="0" w:space="0" w:color="auto"/>
      </w:divBdr>
    </w:div>
    <w:div w:id="1309631914">
      <w:bodyDiv w:val="1"/>
      <w:marLeft w:val="0"/>
      <w:marRight w:val="0"/>
      <w:marTop w:val="0"/>
      <w:marBottom w:val="0"/>
      <w:divBdr>
        <w:top w:val="none" w:sz="0" w:space="0" w:color="auto"/>
        <w:left w:val="none" w:sz="0" w:space="0" w:color="auto"/>
        <w:bottom w:val="none" w:sz="0" w:space="0" w:color="auto"/>
        <w:right w:val="none" w:sz="0" w:space="0" w:color="auto"/>
      </w:divBdr>
    </w:div>
    <w:div w:id="1318848393">
      <w:bodyDiv w:val="1"/>
      <w:marLeft w:val="0"/>
      <w:marRight w:val="0"/>
      <w:marTop w:val="0"/>
      <w:marBottom w:val="0"/>
      <w:divBdr>
        <w:top w:val="none" w:sz="0" w:space="0" w:color="auto"/>
        <w:left w:val="none" w:sz="0" w:space="0" w:color="auto"/>
        <w:bottom w:val="none" w:sz="0" w:space="0" w:color="auto"/>
        <w:right w:val="none" w:sz="0" w:space="0" w:color="auto"/>
      </w:divBdr>
    </w:div>
    <w:div w:id="1319571949">
      <w:bodyDiv w:val="1"/>
      <w:marLeft w:val="0"/>
      <w:marRight w:val="0"/>
      <w:marTop w:val="0"/>
      <w:marBottom w:val="0"/>
      <w:divBdr>
        <w:top w:val="none" w:sz="0" w:space="0" w:color="auto"/>
        <w:left w:val="none" w:sz="0" w:space="0" w:color="auto"/>
        <w:bottom w:val="none" w:sz="0" w:space="0" w:color="auto"/>
        <w:right w:val="none" w:sz="0" w:space="0" w:color="auto"/>
      </w:divBdr>
    </w:div>
    <w:div w:id="1320158620">
      <w:bodyDiv w:val="1"/>
      <w:marLeft w:val="0"/>
      <w:marRight w:val="0"/>
      <w:marTop w:val="0"/>
      <w:marBottom w:val="0"/>
      <w:divBdr>
        <w:top w:val="none" w:sz="0" w:space="0" w:color="auto"/>
        <w:left w:val="none" w:sz="0" w:space="0" w:color="auto"/>
        <w:bottom w:val="none" w:sz="0" w:space="0" w:color="auto"/>
        <w:right w:val="none" w:sz="0" w:space="0" w:color="auto"/>
      </w:divBdr>
    </w:div>
    <w:div w:id="1325165712">
      <w:bodyDiv w:val="1"/>
      <w:marLeft w:val="0"/>
      <w:marRight w:val="0"/>
      <w:marTop w:val="0"/>
      <w:marBottom w:val="0"/>
      <w:divBdr>
        <w:top w:val="none" w:sz="0" w:space="0" w:color="auto"/>
        <w:left w:val="none" w:sz="0" w:space="0" w:color="auto"/>
        <w:bottom w:val="none" w:sz="0" w:space="0" w:color="auto"/>
        <w:right w:val="none" w:sz="0" w:space="0" w:color="auto"/>
      </w:divBdr>
    </w:div>
    <w:div w:id="1327629601">
      <w:bodyDiv w:val="1"/>
      <w:marLeft w:val="0"/>
      <w:marRight w:val="0"/>
      <w:marTop w:val="0"/>
      <w:marBottom w:val="0"/>
      <w:divBdr>
        <w:top w:val="none" w:sz="0" w:space="0" w:color="auto"/>
        <w:left w:val="none" w:sz="0" w:space="0" w:color="auto"/>
        <w:bottom w:val="none" w:sz="0" w:space="0" w:color="auto"/>
        <w:right w:val="none" w:sz="0" w:space="0" w:color="auto"/>
      </w:divBdr>
    </w:div>
    <w:div w:id="1328049137">
      <w:bodyDiv w:val="1"/>
      <w:marLeft w:val="0"/>
      <w:marRight w:val="0"/>
      <w:marTop w:val="0"/>
      <w:marBottom w:val="0"/>
      <w:divBdr>
        <w:top w:val="none" w:sz="0" w:space="0" w:color="auto"/>
        <w:left w:val="none" w:sz="0" w:space="0" w:color="auto"/>
        <w:bottom w:val="none" w:sz="0" w:space="0" w:color="auto"/>
        <w:right w:val="none" w:sz="0" w:space="0" w:color="auto"/>
      </w:divBdr>
    </w:div>
    <w:div w:id="1330671453">
      <w:bodyDiv w:val="1"/>
      <w:marLeft w:val="0"/>
      <w:marRight w:val="0"/>
      <w:marTop w:val="0"/>
      <w:marBottom w:val="0"/>
      <w:divBdr>
        <w:top w:val="none" w:sz="0" w:space="0" w:color="auto"/>
        <w:left w:val="none" w:sz="0" w:space="0" w:color="auto"/>
        <w:bottom w:val="none" w:sz="0" w:space="0" w:color="auto"/>
        <w:right w:val="none" w:sz="0" w:space="0" w:color="auto"/>
      </w:divBdr>
    </w:div>
    <w:div w:id="1331060698">
      <w:bodyDiv w:val="1"/>
      <w:marLeft w:val="0"/>
      <w:marRight w:val="0"/>
      <w:marTop w:val="0"/>
      <w:marBottom w:val="0"/>
      <w:divBdr>
        <w:top w:val="none" w:sz="0" w:space="0" w:color="auto"/>
        <w:left w:val="none" w:sz="0" w:space="0" w:color="auto"/>
        <w:bottom w:val="none" w:sz="0" w:space="0" w:color="auto"/>
        <w:right w:val="none" w:sz="0" w:space="0" w:color="auto"/>
      </w:divBdr>
    </w:div>
    <w:div w:id="1332903088">
      <w:bodyDiv w:val="1"/>
      <w:marLeft w:val="0"/>
      <w:marRight w:val="0"/>
      <w:marTop w:val="0"/>
      <w:marBottom w:val="0"/>
      <w:divBdr>
        <w:top w:val="none" w:sz="0" w:space="0" w:color="auto"/>
        <w:left w:val="none" w:sz="0" w:space="0" w:color="auto"/>
        <w:bottom w:val="none" w:sz="0" w:space="0" w:color="auto"/>
        <w:right w:val="none" w:sz="0" w:space="0" w:color="auto"/>
      </w:divBdr>
    </w:div>
    <w:div w:id="1334331782">
      <w:bodyDiv w:val="1"/>
      <w:marLeft w:val="0"/>
      <w:marRight w:val="0"/>
      <w:marTop w:val="0"/>
      <w:marBottom w:val="0"/>
      <w:divBdr>
        <w:top w:val="none" w:sz="0" w:space="0" w:color="auto"/>
        <w:left w:val="none" w:sz="0" w:space="0" w:color="auto"/>
        <w:bottom w:val="none" w:sz="0" w:space="0" w:color="auto"/>
        <w:right w:val="none" w:sz="0" w:space="0" w:color="auto"/>
      </w:divBdr>
    </w:div>
    <w:div w:id="1344043958">
      <w:bodyDiv w:val="1"/>
      <w:marLeft w:val="0"/>
      <w:marRight w:val="0"/>
      <w:marTop w:val="0"/>
      <w:marBottom w:val="0"/>
      <w:divBdr>
        <w:top w:val="none" w:sz="0" w:space="0" w:color="auto"/>
        <w:left w:val="none" w:sz="0" w:space="0" w:color="auto"/>
        <w:bottom w:val="none" w:sz="0" w:space="0" w:color="auto"/>
        <w:right w:val="none" w:sz="0" w:space="0" w:color="auto"/>
      </w:divBdr>
    </w:div>
    <w:div w:id="1346514484">
      <w:bodyDiv w:val="1"/>
      <w:marLeft w:val="0"/>
      <w:marRight w:val="0"/>
      <w:marTop w:val="0"/>
      <w:marBottom w:val="0"/>
      <w:divBdr>
        <w:top w:val="none" w:sz="0" w:space="0" w:color="auto"/>
        <w:left w:val="none" w:sz="0" w:space="0" w:color="auto"/>
        <w:bottom w:val="none" w:sz="0" w:space="0" w:color="auto"/>
        <w:right w:val="none" w:sz="0" w:space="0" w:color="auto"/>
      </w:divBdr>
    </w:div>
    <w:div w:id="1346709548">
      <w:bodyDiv w:val="1"/>
      <w:marLeft w:val="0"/>
      <w:marRight w:val="0"/>
      <w:marTop w:val="0"/>
      <w:marBottom w:val="0"/>
      <w:divBdr>
        <w:top w:val="none" w:sz="0" w:space="0" w:color="auto"/>
        <w:left w:val="none" w:sz="0" w:space="0" w:color="auto"/>
        <w:bottom w:val="none" w:sz="0" w:space="0" w:color="auto"/>
        <w:right w:val="none" w:sz="0" w:space="0" w:color="auto"/>
      </w:divBdr>
    </w:div>
    <w:div w:id="1347711660">
      <w:bodyDiv w:val="1"/>
      <w:marLeft w:val="0"/>
      <w:marRight w:val="0"/>
      <w:marTop w:val="0"/>
      <w:marBottom w:val="0"/>
      <w:divBdr>
        <w:top w:val="none" w:sz="0" w:space="0" w:color="auto"/>
        <w:left w:val="none" w:sz="0" w:space="0" w:color="auto"/>
        <w:bottom w:val="none" w:sz="0" w:space="0" w:color="auto"/>
        <w:right w:val="none" w:sz="0" w:space="0" w:color="auto"/>
      </w:divBdr>
    </w:div>
    <w:div w:id="1350791046">
      <w:bodyDiv w:val="1"/>
      <w:marLeft w:val="0"/>
      <w:marRight w:val="0"/>
      <w:marTop w:val="0"/>
      <w:marBottom w:val="0"/>
      <w:divBdr>
        <w:top w:val="none" w:sz="0" w:space="0" w:color="auto"/>
        <w:left w:val="none" w:sz="0" w:space="0" w:color="auto"/>
        <w:bottom w:val="none" w:sz="0" w:space="0" w:color="auto"/>
        <w:right w:val="none" w:sz="0" w:space="0" w:color="auto"/>
      </w:divBdr>
    </w:div>
    <w:div w:id="1350836545">
      <w:bodyDiv w:val="1"/>
      <w:marLeft w:val="0"/>
      <w:marRight w:val="0"/>
      <w:marTop w:val="0"/>
      <w:marBottom w:val="0"/>
      <w:divBdr>
        <w:top w:val="none" w:sz="0" w:space="0" w:color="auto"/>
        <w:left w:val="none" w:sz="0" w:space="0" w:color="auto"/>
        <w:bottom w:val="none" w:sz="0" w:space="0" w:color="auto"/>
        <w:right w:val="none" w:sz="0" w:space="0" w:color="auto"/>
      </w:divBdr>
    </w:div>
    <w:div w:id="1351689001">
      <w:bodyDiv w:val="1"/>
      <w:marLeft w:val="0"/>
      <w:marRight w:val="0"/>
      <w:marTop w:val="0"/>
      <w:marBottom w:val="0"/>
      <w:divBdr>
        <w:top w:val="none" w:sz="0" w:space="0" w:color="auto"/>
        <w:left w:val="none" w:sz="0" w:space="0" w:color="auto"/>
        <w:bottom w:val="none" w:sz="0" w:space="0" w:color="auto"/>
        <w:right w:val="none" w:sz="0" w:space="0" w:color="auto"/>
      </w:divBdr>
    </w:div>
    <w:div w:id="1352074088">
      <w:bodyDiv w:val="1"/>
      <w:marLeft w:val="0"/>
      <w:marRight w:val="0"/>
      <w:marTop w:val="0"/>
      <w:marBottom w:val="0"/>
      <w:divBdr>
        <w:top w:val="none" w:sz="0" w:space="0" w:color="auto"/>
        <w:left w:val="none" w:sz="0" w:space="0" w:color="auto"/>
        <w:bottom w:val="none" w:sz="0" w:space="0" w:color="auto"/>
        <w:right w:val="none" w:sz="0" w:space="0" w:color="auto"/>
      </w:divBdr>
    </w:div>
    <w:div w:id="1355959451">
      <w:bodyDiv w:val="1"/>
      <w:marLeft w:val="0"/>
      <w:marRight w:val="0"/>
      <w:marTop w:val="0"/>
      <w:marBottom w:val="0"/>
      <w:divBdr>
        <w:top w:val="none" w:sz="0" w:space="0" w:color="auto"/>
        <w:left w:val="none" w:sz="0" w:space="0" w:color="auto"/>
        <w:bottom w:val="none" w:sz="0" w:space="0" w:color="auto"/>
        <w:right w:val="none" w:sz="0" w:space="0" w:color="auto"/>
      </w:divBdr>
    </w:div>
    <w:div w:id="1359429344">
      <w:bodyDiv w:val="1"/>
      <w:marLeft w:val="0"/>
      <w:marRight w:val="0"/>
      <w:marTop w:val="0"/>
      <w:marBottom w:val="0"/>
      <w:divBdr>
        <w:top w:val="none" w:sz="0" w:space="0" w:color="auto"/>
        <w:left w:val="none" w:sz="0" w:space="0" w:color="auto"/>
        <w:bottom w:val="none" w:sz="0" w:space="0" w:color="auto"/>
        <w:right w:val="none" w:sz="0" w:space="0" w:color="auto"/>
      </w:divBdr>
    </w:div>
    <w:div w:id="1365448994">
      <w:bodyDiv w:val="1"/>
      <w:marLeft w:val="0"/>
      <w:marRight w:val="0"/>
      <w:marTop w:val="0"/>
      <w:marBottom w:val="0"/>
      <w:divBdr>
        <w:top w:val="none" w:sz="0" w:space="0" w:color="auto"/>
        <w:left w:val="none" w:sz="0" w:space="0" w:color="auto"/>
        <w:bottom w:val="none" w:sz="0" w:space="0" w:color="auto"/>
        <w:right w:val="none" w:sz="0" w:space="0" w:color="auto"/>
      </w:divBdr>
    </w:div>
    <w:div w:id="1367099726">
      <w:bodyDiv w:val="1"/>
      <w:marLeft w:val="0"/>
      <w:marRight w:val="0"/>
      <w:marTop w:val="0"/>
      <w:marBottom w:val="0"/>
      <w:divBdr>
        <w:top w:val="none" w:sz="0" w:space="0" w:color="auto"/>
        <w:left w:val="none" w:sz="0" w:space="0" w:color="auto"/>
        <w:bottom w:val="none" w:sz="0" w:space="0" w:color="auto"/>
        <w:right w:val="none" w:sz="0" w:space="0" w:color="auto"/>
      </w:divBdr>
    </w:div>
    <w:div w:id="1367413464">
      <w:bodyDiv w:val="1"/>
      <w:marLeft w:val="0"/>
      <w:marRight w:val="0"/>
      <w:marTop w:val="0"/>
      <w:marBottom w:val="0"/>
      <w:divBdr>
        <w:top w:val="none" w:sz="0" w:space="0" w:color="auto"/>
        <w:left w:val="none" w:sz="0" w:space="0" w:color="auto"/>
        <w:bottom w:val="none" w:sz="0" w:space="0" w:color="auto"/>
        <w:right w:val="none" w:sz="0" w:space="0" w:color="auto"/>
      </w:divBdr>
    </w:div>
    <w:div w:id="1372798877">
      <w:bodyDiv w:val="1"/>
      <w:marLeft w:val="0"/>
      <w:marRight w:val="0"/>
      <w:marTop w:val="0"/>
      <w:marBottom w:val="0"/>
      <w:divBdr>
        <w:top w:val="none" w:sz="0" w:space="0" w:color="auto"/>
        <w:left w:val="none" w:sz="0" w:space="0" w:color="auto"/>
        <w:bottom w:val="none" w:sz="0" w:space="0" w:color="auto"/>
        <w:right w:val="none" w:sz="0" w:space="0" w:color="auto"/>
      </w:divBdr>
    </w:div>
    <w:div w:id="1375958365">
      <w:bodyDiv w:val="1"/>
      <w:marLeft w:val="0"/>
      <w:marRight w:val="0"/>
      <w:marTop w:val="0"/>
      <w:marBottom w:val="0"/>
      <w:divBdr>
        <w:top w:val="none" w:sz="0" w:space="0" w:color="auto"/>
        <w:left w:val="none" w:sz="0" w:space="0" w:color="auto"/>
        <w:bottom w:val="none" w:sz="0" w:space="0" w:color="auto"/>
        <w:right w:val="none" w:sz="0" w:space="0" w:color="auto"/>
      </w:divBdr>
    </w:div>
    <w:div w:id="1379277311">
      <w:bodyDiv w:val="1"/>
      <w:marLeft w:val="0"/>
      <w:marRight w:val="0"/>
      <w:marTop w:val="0"/>
      <w:marBottom w:val="0"/>
      <w:divBdr>
        <w:top w:val="none" w:sz="0" w:space="0" w:color="auto"/>
        <w:left w:val="none" w:sz="0" w:space="0" w:color="auto"/>
        <w:bottom w:val="none" w:sz="0" w:space="0" w:color="auto"/>
        <w:right w:val="none" w:sz="0" w:space="0" w:color="auto"/>
      </w:divBdr>
    </w:div>
    <w:div w:id="1382167181">
      <w:bodyDiv w:val="1"/>
      <w:marLeft w:val="0"/>
      <w:marRight w:val="0"/>
      <w:marTop w:val="0"/>
      <w:marBottom w:val="0"/>
      <w:divBdr>
        <w:top w:val="none" w:sz="0" w:space="0" w:color="auto"/>
        <w:left w:val="none" w:sz="0" w:space="0" w:color="auto"/>
        <w:bottom w:val="none" w:sz="0" w:space="0" w:color="auto"/>
        <w:right w:val="none" w:sz="0" w:space="0" w:color="auto"/>
      </w:divBdr>
    </w:div>
    <w:div w:id="1384062517">
      <w:bodyDiv w:val="1"/>
      <w:marLeft w:val="0"/>
      <w:marRight w:val="0"/>
      <w:marTop w:val="0"/>
      <w:marBottom w:val="0"/>
      <w:divBdr>
        <w:top w:val="none" w:sz="0" w:space="0" w:color="auto"/>
        <w:left w:val="none" w:sz="0" w:space="0" w:color="auto"/>
        <w:bottom w:val="none" w:sz="0" w:space="0" w:color="auto"/>
        <w:right w:val="none" w:sz="0" w:space="0" w:color="auto"/>
      </w:divBdr>
    </w:div>
    <w:div w:id="1385326278">
      <w:bodyDiv w:val="1"/>
      <w:marLeft w:val="0"/>
      <w:marRight w:val="0"/>
      <w:marTop w:val="0"/>
      <w:marBottom w:val="0"/>
      <w:divBdr>
        <w:top w:val="none" w:sz="0" w:space="0" w:color="auto"/>
        <w:left w:val="none" w:sz="0" w:space="0" w:color="auto"/>
        <w:bottom w:val="none" w:sz="0" w:space="0" w:color="auto"/>
        <w:right w:val="none" w:sz="0" w:space="0" w:color="auto"/>
      </w:divBdr>
    </w:div>
    <w:div w:id="1385445017">
      <w:bodyDiv w:val="1"/>
      <w:marLeft w:val="0"/>
      <w:marRight w:val="0"/>
      <w:marTop w:val="0"/>
      <w:marBottom w:val="0"/>
      <w:divBdr>
        <w:top w:val="none" w:sz="0" w:space="0" w:color="auto"/>
        <w:left w:val="none" w:sz="0" w:space="0" w:color="auto"/>
        <w:bottom w:val="none" w:sz="0" w:space="0" w:color="auto"/>
        <w:right w:val="none" w:sz="0" w:space="0" w:color="auto"/>
      </w:divBdr>
    </w:div>
    <w:div w:id="1390609735">
      <w:bodyDiv w:val="1"/>
      <w:marLeft w:val="0"/>
      <w:marRight w:val="0"/>
      <w:marTop w:val="0"/>
      <w:marBottom w:val="0"/>
      <w:divBdr>
        <w:top w:val="none" w:sz="0" w:space="0" w:color="auto"/>
        <w:left w:val="none" w:sz="0" w:space="0" w:color="auto"/>
        <w:bottom w:val="none" w:sz="0" w:space="0" w:color="auto"/>
        <w:right w:val="none" w:sz="0" w:space="0" w:color="auto"/>
      </w:divBdr>
    </w:div>
    <w:div w:id="1391419236">
      <w:bodyDiv w:val="1"/>
      <w:marLeft w:val="0"/>
      <w:marRight w:val="0"/>
      <w:marTop w:val="0"/>
      <w:marBottom w:val="0"/>
      <w:divBdr>
        <w:top w:val="none" w:sz="0" w:space="0" w:color="auto"/>
        <w:left w:val="none" w:sz="0" w:space="0" w:color="auto"/>
        <w:bottom w:val="none" w:sz="0" w:space="0" w:color="auto"/>
        <w:right w:val="none" w:sz="0" w:space="0" w:color="auto"/>
      </w:divBdr>
    </w:div>
    <w:div w:id="1392847008">
      <w:bodyDiv w:val="1"/>
      <w:marLeft w:val="0"/>
      <w:marRight w:val="0"/>
      <w:marTop w:val="0"/>
      <w:marBottom w:val="0"/>
      <w:divBdr>
        <w:top w:val="none" w:sz="0" w:space="0" w:color="auto"/>
        <w:left w:val="none" w:sz="0" w:space="0" w:color="auto"/>
        <w:bottom w:val="none" w:sz="0" w:space="0" w:color="auto"/>
        <w:right w:val="none" w:sz="0" w:space="0" w:color="auto"/>
      </w:divBdr>
    </w:div>
    <w:div w:id="1393891894">
      <w:bodyDiv w:val="1"/>
      <w:marLeft w:val="0"/>
      <w:marRight w:val="0"/>
      <w:marTop w:val="0"/>
      <w:marBottom w:val="0"/>
      <w:divBdr>
        <w:top w:val="none" w:sz="0" w:space="0" w:color="auto"/>
        <w:left w:val="none" w:sz="0" w:space="0" w:color="auto"/>
        <w:bottom w:val="none" w:sz="0" w:space="0" w:color="auto"/>
        <w:right w:val="none" w:sz="0" w:space="0" w:color="auto"/>
      </w:divBdr>
    </w:div>
    <w:div w:id="1394815019">
      <w:bodyDiv w:val="1"/>
      <w:marLeft w:val="0"/>
      <w:marRight w:val="0"/>
      <w:marTop w:val="0"/>
      <w:marBottom w:val="0"/>
      <w:divBdr>
        <w:top w:val="none" w:sz="0" w:space="0" w:color="auto"/>
        <w:left w:val="none" w:sz="0" w:space="0" w:color="auto"/>
        <w:bottom w:val="none" w:sz="0" w:space="0" w:color="auto"/>
        <w:right w:val="none" w:sz="0" w:space="0" w:color="auto"/>
      </w:divBdr>
    </w:div>
    <w:div w:id="1395087722">
      <w:bodyDiv w:val="1"/>
      <w:marLeft w:val="0"/>
      <w:marRight w:val="0"/>
      <w:marTop w:val="0"/>
      <w:marBottom w:val="0"/>
      <w:divBdr>
        <w:top w:val="none" w:sz="0" w:space="0" w:color="auto"/>
        <w:left w:val="none" w:sz="0" w:space="0" w:color="auto"/>
        <w:bottom w:val="none" w:sz="0" w:space="0" w:color="auto"/>
        <w:right w:val="none" w:sz="0" w:space="0" w:color="auto"/>
      </w:divBdr>
    </w:div>
    <w:div w:id="1400858486">
      <w:bodyDiv w:val="1"/>
      <w:marLeft w:val="0"/>
      <w:marRight w:val="0"/>
      <w:marTop w:val="0"/>
      <w:marBottom w:val="0"/>
      <w:divBdr>
        <w:top w:val="none" w:sz="0" w:space="0" w:color="auto"/>
        <w:left w:val="none" w:sz="0" w:space="0" w:color="auto"/>
        <w:bottom w:val="none" w:sz="0" w:space="0" w:color="auto"/>
        <w:right w:val="none" w:sz="0" w:space="0" w:color="auto"/>
      </w:divBdr>
    </w:div>
    <w:div w:id="1401060411">
      <w:bodyDiv w:val="1"/>
      <w:marLeft w:val="0"/>
      <w:marRight w:val="0"/>
      <w:marTop w:val="0"/>
      <w:marBottom w:val="0"/>
      <w:divBdr>
        <w:top w:val="none" w:sz="0" w:space="0" w:color="auto"/>
        <w:left w:val="none" w:sz="0" w:space="0" w:color="auto"/>
        <w:bottom w:val="none" w:sz="0" w:space="0" w:color="auto"/>
        <w:right w:val="none" w:sz="0" w:space="0" w:color="auto"/>
      </w:divBdr>
    </w:div>
    <w:div w:id="1402949970">
      <w:bodyDiv w:val="1"/>
      <w:marLeft w:val="0"/>
      <w:marRight w:val="0"/>
      <w:marTop w:val="0"/>
      <w:marBottom w:val="0"/>
      <w:divBdr>
        <w:top w:val="none" w:sz="0" w:space="0" w:color="auto"/>
        <w:left w:val="none" w:sz="0" w:space="0" w:color="auto"/>
        <w:bottom w:val="none" w:sz="0" w:space="0" w:color="auto"/>
        <w:right w:val="none" w:sz="0" w:space="0" w:color="auto"/>
      </w:divBdr>
    </w:div>
    <w:div w:id="1404596124">
      <w:bodyDiv w:val="1"/>
      <w:marLeft w:val="0"/>
      <w:marRight w:val="0"/>
      <w:marTop w:val="0"/>
      <w:marBottom w:val="0"/>
      <w:divBdr>
        <w:top w:val="none" w:sz="0" w:space="0" w:color="auto"/>
        <w:left w:val="none" w:sz="0" w:space="0" w:color="auto"/>
        <w:bottom w:val="none" w:sz="0" w:space="0" w:color="auto"/>
        <w:right w:val="none" w:sz="0" w:space="0" w:color="auto"/>
      </w:divBdr>
    </w:div>
    <w:div w:id="1407650887">
      <w:bodyDiv w:val="1"/>
      <w:marLeft w:val="0"/>
      <w:marRight w:val="0"/>
      <w:marTop w:val="0"/>
      <w:marBottom w:val="0"/>
      <w:divBdr>
        <w:top w:val="none" w:sz="0" w:space="0" w:color="auto"/>
        <w:left w:val="none" w:sz="0" w:space="0" w:color="auto"/>
        <w:bottom w:val="none" w:sz="0" w:space="0" w:color="auto"/>
        <w:right w:val="none" w:sz="0" w:space="0" w:color="auto"/>
      </w:divBdr>
    </w:div>
    <w:div w:id="1410225466">
      <w:bodyDiv w:val="1"/>
      <w:marLeft w:val="0"/>
      <w:marRight w:val="0"/>
      <w:marTop w:val="0"/>
      <w:marBottom w:val="0"/>
      <w:divBdr>
        <w:top w:val="none" w:sz="0" w:space="0" w:color="auto"/>
        <w:left w:val="none" w:sz="0" w:space="0" w:color="auto"/>
        <w:bottom w:val="none" w:sz="0" w:space="0" w:color="auto"/>
        <w:right w:val="none" w:sz="0" w:space="0" w:color="auto"/>
      </w:divBdr>
    </w:div>
    <w:div w:id="1413892356">
      <w:bodyDiv w:val="1"/>
      <w:marLeft w:val="0"/>
      <w:marRight w:val="0"/>
      <w:marTop w:val="0"/>
      <w:marBottom w:val="0"/>
      <w:divBdr>
        <w:top w:val="none" w:sz="0" w:space="0" w:color="auto"/>
        <w:left w:val="none" w:sz="0" w:space="0" w:color="auto"/>
        <w:bottom w:val="none" w:sz="0" w:space="0" w:color="auto"/>
        <w:right w:val="none" w:sz="0" w:space="0" w:color="auto"/>
      </w:divBdr>
    </w:div>
    <w:div w:id="1416123969">
      <w:bodyDiv w:val="1"/>
      <w:marLeft w:val="0"/>
      <w:marRight w:val="0"/>
      <w:marTop w:val="0"/>
      <w:marBottom w:val="0"/>
      <w:divBdr>
        <w:top w:val="none" w:sz="0" w:space="0" w:color="auto"/>
        <w:left w:val="none" w:sz="0" w:space="0" w:color="auto"/>
        <w:bottom w:val="none" w:sz="0" w:space="0" w:color="auto"/>
        <w:right w:val="none" w:sz="0" w:space="0" w:color="auto"/>
      </w:divBdr>
    </w:div>
    <w:div w:id="1416321725">
      <w:bodyDiv w:val="1"/>
      <w:marLeft w:val="0"/>
      <w:marRight w:val="0"/>
      <w:marTop w:val="0"/>
      <w:marBottom w:val="0"/>
      <w:divBdr>
        <w:top w:val="none" w:sz="0" w:space="0" w:color="auto"/>
        <w:left w:val="none" w:sz="0" w:space="0" w:color="auto"/>
        <w:bottom w:val="none" w:sz="0" w:space="0" w:color="auto"/>
        <w:right w:val="none" w:sz="0" w:space="0" w:color="auto"/>
      </w:divBdr>
    </w:div>
    <w:div w:id="1418286031">
      <w:bodyDiv w:val="1"/>
      <w:marLeft w:val="0"/>
      <w:marRight w:val="0"/>
      <w:marTop w:val="0"/>
      <w:marBottom w:val="0"/>
      <w:divBdr>
        <w:top w:val="none" w:sz="0" w:space="0" w:color="auto"/>
        <w:left w:val="none" w:sz="0" w:space="0" w:color="auto"/>
        <w:bottom w:val="none" w:sz="0" w:space="0" w:color="auto"/>
        <w:right w:val="none" w:sz="0" w:space="0" w:color="auto"/>
      </w:divBdr>
    </w:div>
    <w:div w:id="1426489187">
      <w:bodyDiv w:val="1"/>
      <w:marLeft w:val="0"/>
      <w:marRight w:val="0"/>
      <w:marTop w:val="0"/>
      <w:marBottom w:val="0"/>
      <w:divBdr>
        <w:top w:val="none" w:sz="0" w:space="0" w:color="auto"/>
        <w:left w:val="none" w:sz="0" w:space="0" w:color="auto"/>
        <w:bottom w:val="none" w:sz="0" w:space="0" w:color="auto"/>
        <w:right w:val="none" w:sz="0" w:space="0" w:color="auto"/>
      </w:divBdr>
    </w:div>
    <w:div w:id="1428962807">
      <w:bodyDiv w:val="1"/>
      <w:marLeft w:val="0"/>
      <w:marRight w:val="0"/>
      <w:marTop w:val="0"/>
      <w:marBottom w:val="0"/>
      <w:divBdr>
        <w:top w:val="none" w:sz="0" w:space="0" w:color="auto"/>
        <w:left w:val="none" w:sz="0" w:space="0" w:color="auto"/>
        <w:bottom w:val="none" w:sz="0" w:space="0" w:color="auto"/>
        <w:right w:val="none" w:sz="0" w:space="0" w:color="auto"/>
      </w:divBdr>
    </w:div>
    <w:div w:id="1437091970">
      <w:bodyDiv w:val="1"/>
      <w:marLeft w:val="0"/>
      <w:marRight w:val="0"/>
      <w:marTop w:val="0"/>
      <w:marBottom w:val="0"/>
      <w:divBdr>
        <w:top w:val="none" w:sz="0" w:space="0" w:color="auto"/>
        <w:left w:val="none" w:sz="0" w:space="0" w:color="auto"/>
        <w:bottom w:val="none" w:sz="0" w:space="0" w:color="auto"/>
        <w:right w:val="none" w:sz="0" w:space="0" w:color="auto"/>
      </w:divBdr>
    </w:div>
    <w:div w:id="1439838438">
      <w:bodyDiv w:val="1"/>
      <w:marLeft w:val="0"/>
      <w:marRight w:val="0"/>
      <w:marTop w:val="0"/>
      <w:marBottom w:val="0"/>
      <w:divBdr>
        <w:top w:val="none" w:sz="0" w:space="0" w:color="auto"/>
        <w:left w:val="none" w:sz="0" w:space="0" w:color="auto"/>
        <w:bottom w:val="none" w:sz="0" w:space="0" w:color="auto"/>
        <w:right w:val="none" w:sz="0" w:space="0" w:color="auto"/>
      </w:divBdr>
    </w:div>
    <w:div w:id="1449663237">
      <w:bodyDiv w:val="1"/>
      <w:marLeft w:val="0"/>
      <w:marRight w:val="0"/>
      <w:marTop w:val="0"/>
      <w:marBottom w:val="0"/>
      <w:divBdr>
        <w:top w:val="none" w:sz="0" w:space="0" w:color="auto"/>
        <w:left w:val="none" w:sz="0" w:space="0" w:color="auto"/>
        <w:bottom w:val="none" w:sz="0" w:space="0" w:color="auto"/>
        <w:right w:val="none" w:sz="0" w:space="0" w:color="auto"/>
      </w:divBdr>
    </w:div>
    <w:div w:id="1450926531">
      <w:bodyDiv w:val="1"/>
      <w:marLeft w:val="0"/>
      <w:marRight w:val="0"/>
      <w:marTop w:val="0"/>
      <w:marBottom w:val="0"/>
      <w:divBdr>
        <w:top w:val="none" w:sz="0" w:space="0" w:color="auto"/>
        <w:left w:val="none" w:sz="0" w:space="0" w:color="auto"/>
        <w:bottom w:val="none" w:sz="0" w:space="0" w:color="auto"/>
        <w:right w:val="none" w:sz="0" w:space="0" w:color="auto"/>
      </w:divBdr>
    </w:div>
    <w:div w:id="1450927320">
      <w:bodyDiv w:val="1"/>
      <w:marLeft w:val="0"/>
      <w:marRight w:val="0"/>
      <w:marTop w:val="0"/>
      <w:marBottom w:val="0"/>
      <w:divBdr>
        <w:top w:val="none" w:sz="0" w:space="0" w:color="auto"/>
        <w:left w:val="none" w:sz="0" w:space="0" w:color="auto"/>
        <w:bottom w:val="none" w:sz="0" w:space="0" w:color="auto"/>
        <w:right w:val="none" w:sz="0" w:space="0" w:color="auto"/>
      </w:divBdr>
    </w:div>
    <w:div w:id="1451826370">
      <w:bodyDiv w:val="1"/>
      <w:marLeft w:val="0"/>
      <w:marRight w:val="0"/>
      <w:marTop w:val="0"/>
      <w:marBottom w:val="0"/>
      <w:divBdr>
        <w:top w:val="none" w:sz="0" w:space="0" w:color="auto"/>
        <w:left w:val="none" w:sz="0" w:space="0" w:color="auto"/>
        <w:bottom w:val="none" w:sz="0" w:space="0" w:color="auto"/>
        <w:right w:val="none" w:sz="0" w:space="0" w:color="auto"/>
      </w:divBdr>
    </w:div>
    <w:div w:id="1456369436">
      <w:bodyDiv w:val="1"/>
      <w:marLeft w:val="0"/>
      <w:marRight w:val="0"/>
      <w:marTop w:val="0"/>
      <w:marBottom w:val="0"/>
      <w:divBdr>
        <w:top w:val="none" w:sz="0" w:space="0" w:color="auto"/>
        <w:left w:val="none" w:sz="0" w:space="0" w:color="auto"/>
        <w:bottom w:val="none" w:sz="0" w:space="0" w:color="auto"/>
        <w:right w:val="none" w:sz="0" w:space="0" w:color="auto"/>
      </w:divBdr>
    </w:div>
    <w:div w:id="1466849253">
      <w:bodyDiv w:val="1"/>
      <w:marLeft w:val="0"/>
      <w:marRight w:val="0"/>
      <w:marTop w:val="0"/>
      <w:marBottom w:val="0"/>
      <w:divBdr>
        <w:top w:val="none" w:sz="0" w:space="0" w:color="auto"/>
        <w:left w:val="none" w:sz="0" w:space="0" w:color="auto"/>
        <w:bottom w:val="none" w:sz="0" w:space="0" w:color="auto"/>
        <w:right w:val="none" w:sz="0" w:space="0" w:color="auto"/>
      </w:divBdr>
    </w:div>
    <w:div w:id="1467625319">
      <w:bodyDiv w:val="1"/>
      <w:marLeft w:val="0"/>
      <w:marRight w:val="0"/>
      <w:marTop w:val="0"/>
      <w:marBottom w:val="0"/>
      <w:divBdr>
        <w:top w:val="none" w:sz="0" w:space="0" w:color="auto"/>
        <w:left w:val="none" w:sz="0" w:space="0" w:color="auto"/>
        <w:bottom w:val="none" w:sz="0" w:space="0" w:color="auto"/>
        <w:right w:val="none" w:sz="0" w:space="0" w:color="auto"/>
      </w:divBdr>
    </w:div>
    <w:div w:id="1468358089">
      <w:bodyDiv w:val="1"/>
      <w:marLeft w:val="0"/>
      <w:marRight w:val="0"/>
      <w:marTop w:val="0"/>
      <w:marBottom w:val="0"/>
      <w:divBdr>
        <w:top w:val="none" w:sz="0" w:space="0" w:color="auto"/>
        <w:left w:val="none" w:sz="0" w:space="0" w:color="auto"/>
        <w:bottom w:val="none" w:sz="0" w:space="0" w:color="auto"/>
        <w:right w:val="none" w:sz="0" w:space="0" w:color="auto"/>
      </w:divBdr>
    </w:div>
    <w:div w:id="1468477571">
      <w:bodyDiv w:val="1"/>
      <w:marLeft w:val="0"/>
      <w:marRight w:val="0"/>
      <w:marTop w:val="0"/>
      <w:marBottom w:val="0"/>
      <w:divBdr>
        <w:top w:val="none" w:sz="0" w:space="0" w:color="auto"/>
        <w:left w:val="none" w:sz="0" w:space="0" w:color="auto"/>
        <w:bottom w:val="none" w:sz="0" w:space="0" w:color="auto"/>
        <w:right w:val="none" w:sz="0" w:space="0" w:color="auto"/>
      </w:divBdr>
    </w:div>
    <w:div w:id="1471246536">
      <w:bodyDiv w:val="1"/>
      <w:marLeft w:val="0"/>
      <w:marRight w:val="0"/>
      <w:marTop w:val="0"/>
      <w:marBottom w:val="0"/>
      <w:divBdr>
        <w:top w:val="none" w:sz="0" w:space="0" w:color="auto"/>
        <w:left w:val="none" w:sz="0" w:space="0" w:color="auto"/>
        <w:bottom w:val="none" w:sz="0" w:space="0" w:color="auto"/>
        <w:right w:val="none" w:sz="0" w:space="0" w:color="auto"/>
      </w:divBdr>
    </w:div>
    <w:div w:id="1474256336">
      <w:bodyDiv w:val="1"/>
      <w:marLeft w:val="0"/>
      <w:marRight w:val="0"/>
      <w:marTop w:val="0"/>
      <w:marBottom w:val="0"/>
      <w:divBdr>
        <w:top w:val="none" w:sz="0" w:space="0" w:color="auto"/>
        <w:left w:val="none" w:sz="0" w:space="0" w:color="auto"/>
        <w:bottom w:val="none" w:sz="0" w:space="0" w:color="auto"/>
        <w:right w:val="none" w:sz="0" w:space="0" w:color="auto"/>
      </w:divBdr>
    </w:div>
    <w:div w:id="1476409534">
      <w:bodyDiv w:val="1"/>
      <w:marLeft w:val="0"/>
      <w:marRight w:val="0"/>
      <w:marTop w:val="0"/>
      <w:marBottom w:val="0"/>
      <w:divBdr>
        <w:top w:val="none" w:sz="0" w:space="0" w:color="auto"/>
        <w:left w:val="none" w:sz="0" w:space="0" w:color="auto"/>
        <w:bottom w:val="none" w:sz="0" w:space="0" w:color="auto"/>
        <w:right w:val="none" w:sz="0" w:space="0" w:color="auto"/>
      </w:divBdr>
    </w:div>
    <w:div w:id="1483038353">
      <w:bodyDiv w:val="1"/>
      <w:marLeft w:val="0"/>
      <w:marRight w:val="0"/>
      <w:marTop w:val="0"/>
      <w:marBottom w:val="0"/>
      <w:divBdr>
        <w:top w:val="none" w:sz="0" w:space="0" w:color="auto"/>
        <w:left w:val="none" w:sz="0" w:space="0" w:color="auto"/>
        <w:bottom w:val="none" w:sz="0" w:space="0" w:color="auto"/>
        <w:right w:val="none" w:sz="0" w:space="0" w:color="auto"/>
      </w:divBdr>
    </w:div>
    <w:div w:id="1483813736">
      <w:bodyDiv w:val="1"/>
      <w:marLeft w:val="0"/>
      <w:marRight w:val="0"/>
      <w:marTop w:val="0"/>
      <w:marBottom w:val="0"/>
      <w:divBdr>
        <w:top w:val="none" w:sz="0" w:space="0" w:color="auto"/>
        <w:left w:val="none" w:sz="0" w:space="0" w:color="auto"/>
        <w:bottom w:val="none" w:sz="0" w:space="0" w:color="auto"/>
        <w:right w:val="none" w:sz="0" w:space="0" w:color="auto"/>
      </w:divBdr>
    </w:div>
    <w:div w:id="1484467394">
      <w:bodyDiv w:val="1"/>
      <w:marLeft w:val="0"/>
      <w:marRight w:val="0"/>
      <w:marTop w:val="0"/>
      <w:marBottom w:val="0"/>
      <w:divBdr>
        <w:top w:val="none" w:sz="0" w:space="0" w:color="auto"/>
        <w:left w:val="none" w:sz="0" w:space="0" w:color="auto"/>
        <w:bottom w:val="none" w:sz="0" w:space="0" w:color="auto"/>
        <w:right w:val="none" w:sz="0" w:space="0" w:color="auto"/>
      </w:divBdr>
    </w:div>
    <w:div w:id="1484538545">
      <w:bodyDiv w:val="1"/>
      <w:marLeft w:val="0"/>
      <w:marRight w:val="0"/>
      <w:marTop w:val="0"/>
      <w:marBottom w:val="0"/>
      <w:divBdr>
        <w:top w:val="none" w:sz="0" w:space="0" w:color="auto"/>
        <w:left w:val="none" w:sz="0" w:space="0" w:color="auto"/>
        <w:bottom w:val="none" w:sz="0" w:space="0" w:color="auto"/>
        <w:right w:val="none" w:sz="0" w:space="0" w:color="auto"/>
      </w:divBdr>
    </w:div>
    <w:div w:id="1484815639">
      <w:bodyDiv w:val="1"/>
      <w:marLeft w:val="0"/>
      <w:marRight w:val="0"/>
      <w:marTop w:val="0"/>
      <w:marBottom w:val="0"/>
      <w:divBdr>
        <w:top w:val="none" w:sz="0" w:space="0" w:color="auto"/>
        <w:left w:val="none" w:sz="0" w:space="0" w:color="auto"/>
        <w:bottom w:val="none" w:sz="0" w:space="0" w:color="auto"/>
        <w:right w:val="none" w:sz="0" w:space="0" w:color="auto"/>
      </w:divBdr>
    </w:div>
    <w:div w:id="1487237060">
      <w:bodyDiv w:val="1"/>
      <w:marLeft w:val="0"/>
      <w:marRight w:val="0"/>
      <w:marTop w:val="0"/>
      <w:marBottom w:val="0"/>
      <w:divBdr>
        <w:top w:val="none" w:sz="0" w:space="0" w:color="auto"/>
        <w:left w:val="none" w:sz="0" w:space="0" w:color="auto"/>
        <w:bottom w:val="none" w:sz="0" w:space="0" w:color="auto"/>
        <w:right w:val="none" w:sz="0" w:space="0" w:color="auto"/>
      </w:divBdr>
    </w:div>
    <w:div w:id="1490562823">
      <w:bodyDiv w:val="1"/>
      <w:marLeft w:val="0"/>
      <w:marRight w:val="0"/>
      <w:marTop w:val="0"/>
      <w:marBottom w:val="0"/>
      <w:divBdr>
        <w:top w:val="none" w:sz="0" w:space="0" w:color="auto"/>
        <w:left w:val="none" w:sz="0" w:space="0" w:color="auto"/>
        <w:bottom w:val="none" w:sz="0" w:space="0" w:color="auto"/>
        <w:right w:val="none" w:sz="0" w:space="0" w:color="auto"/>
      </w:divBdr>
    </w:div>
    <w:div w:id="1491022174">
      <w:bodyDiv w:val="1"/>
      <w:marLeft w:val="0"/>
      <w:marRight w:val="0"/>
      <w:marTop w:val="0"/>
      <w:marBottom w:val="0"/>
      <w:divBdr>
        <w:top w:val="none" w:sz="0" w:space="0" w:color="auto"/>
        <w:left w:val="none" w:sz="0" w:space="0" w:color="auto"/>
        <w:bottom w:val="none" w:sz="0" w:space="0" w:color="auto"/>
        <w:right w:val="none" w:sz="0" w:space="0" w:color="auto"/>
      </w:divBdr>
    </w:div>
    <w:div w:id="1494562683">
      <w:bodyDiv w:val="1"/>
      <w:marLeft w:val="0"/>
      <w:marRight w:val="0"/>
      <w:marTop w:val="0"/>
      <w:marBottom w:val="0"/>
      <w:divBdr>
        <w:top w:val="none" w:sz="0" w:space="0" w:color="auto"/>
        <w:left w:val="none" w:sz="0" w:space="0" w:color="auto"/>
        <w:bottom w:val="none" w:sz="0" w:space="0" w:color="auto"/>
        <w:right w:val="none" w:sz="0" w:space="0" w:color="auto"/>
      </w:divBdr>
    </w:div>
    <w:div w:id="1496527497">
      <w:bodyDiv w:val="1"/>
      <w:marLeft w:val="0"/>
      <w:marRight w:val="0"/>
      <w:marTop w:val="0"/>
      <w:marBottom w:val="0"/>
      <w:divBdr>
        <w:top w:val="none" w:sz="0" w:space="0" w:color="auto"/>
        <w:left w:val="none" w:sz="0" w:space="0" w:color="auto"/>
        <w:bottom w:val="none" w:sz="0" w:space="0" w:color="auto"/>
        <w:right w:val="none" w:sz="0" w:space="0" w:color="auto"/>
      </w:divBdr>
    </w:div>
    <w:div w:id="1497769821">
      <w:bodyDiv w:val="1"/>
      <w:marLeft w:val="0"/>
      <w:marRight w:val="0"/>
      <w:marTop w:val="0"/>
      <w:marBottom w:val="0"/>
      <w:divBdr>
        <w:top w:val="none" w:sz="0" w:space="0" w:color="auto"/>
        <w:left w:val="none" w:sz="0" w:space="0" w:color="auto"/>
        <w:bottom w:val="none" w:sz="0" w:space="0" w:color="auto"/>
        <w:right w:val="none" w:sz="0" w:space="0" w:color="auto"/>
      </w:divBdr>
    </w:div>
    <w:div w:id="1498765381">
      <w:bodyDiv w:val="1"/>
      <w:marLeft w:val="0"/>
      <w:marRight w:val="0"/>
      <w:marTop w:val="0"/>
      <w:marBottom w:val="0"/>
      <w:divBdr>
        <w:top w:val="none" w:sz="0" w:space="0" w:color="auto"/>
        <w:left w:val="none" w:sz="0" w:space="0" w:color="auto"/>
        <w:bottom w:val="none" w:sz="0" w:space="0" w:color="auto"/>
        <w:right w:val="none" w:sz="0" w:space="0" w:color="auto"/>
      </w:divBdr>
    </w:div>
    <w:div w:id="1502501149">
      <w:bodyDiv w:val="1"/>
      <w:marLeft w:val="0"/>
      <w:marRight w:val="0"/>
      <w:marTop w:val="0"/>
      <w:marBottom w:val="0"/>
      <w:divBdr>
        <w:top w:val="none" w:sz="0" w:space="0" w:color="auto"/>
        <w:left w:val="none" w:sz="0" w:space="0" w:color="auto"/>
        <w:bottom w:val="none" w:sz="0" w:space="0" w:color="auto"/>
        <w:right w:val="none" w:sz="0" w:space="0" w:color="auto"/>
      </w:divBdr>
    </w:div>
    <w:div w:id="1503348997">
      <w:bodyDiv w:val="1"/>
      <w:marLeft w:val="0"/>
      <w:marRight w:val="0"/>
      <w:marTop w:val="0"/>
      <w:marBottom w:val="0"/>
      <w:divBdr>
        <w:top w:val="none" w:sz="0" w:space="0" w:color="auto"/>
        <w:left w:val="none" w:sz="0" w:space="0" w:color="auto"/>
        <w:bottom w:val="none" w:sz="0" w:space="0" w:color="auto"/>
        <w:right w:val="none" w:sz="0" w:space="0" w:color="auto"/>
      </w:divBdr>
    </w:div>
    <w:div w:id="1506164240">
      <w:bodyDiv w:val="1"/>
      <w:marLeft w:val="0"/>
      <w:marRight w:val="0"/>
      <w:marTop w:val="0"/>
      <w:marBottom w:val="0"/>
      <w:divBdr>
        <w:top w:val="none" w:sz="0" w:space="0" w:color="auto"/>
        <w:left w:val="none" w:sz="0" w:space="0" w:color="auto"/>
        <w:bottom w:val="none" w:sz="0" w:space="0" w:color="auto"/>
        <w:right w:val="none" w:sz="0" w:space="0" w:color="auto"/>
      </w:divBdr>
    </w:div>
    <w:div w:id="1506439067">
      <w:bodyDiv w:val="1"/>
      <w:marLeft w:val="0"/>
      <w:marRight w:val="0"/>
      <w:marTop w:val="0"/>
      <w:marBottom w:val="0"/>
      <w:divBdr>
        <w:top w:val="none" w:sz="0" w:space="0" w:color="auto"/>
        <w:left w:val="none" w:sz="0" w:space="0" w:color="auto"/>
        <w:bottom w:val="none" w:sz="0" w:space="0" w:color="auto"/>
        <w:right w:val="none" w:sz="0" w:space="0" w:color="auto"/>
      </w:divBdr>
    </w:div>
    <w:div w:id="1508254554">
      <w:bodyDiv w:val="1"/>
      <w:marLeft w:val="0"/>
      <w:marRight w:val="0"/>
      <w:marTop w:val="0"/>
      <w:marBottom w:val="0"/>
      <w:divBdr>
        <w:top w:val="none" w:sz="0" w:space="0" w:color="auto"/>
        <w:left w:val="none" w:sz="0" w:space="0" w:color="auto"/>
        <w:bottom w:val="none" w:sz="0" w:space="0" w:color="auto"/>
        <w:right w:val="none" w:sz="0" w:space="0" w:color="auto"/>
      </w:divBdr>
    </w:div>
    <w:div w:id="1513760812">
      <w:bodyDiv w:val="1"/>
      <w:marLeft w:val="0"/>
      <w:marRight w:val="0"/>
      <w:marTop w:val="0"/>
      <w:marBottom w:val="0"/>
      <w:divBdr>
        <w:top w:val="none" w:sz="0" w:space="0" w:color="auto"/>
        <w:left w:val="none" w:sz="0" w:space="0" w:color="auto"/>
        <w:bottom w:val="none" w:sz="0" w:space="0" w:color="auto"/>
        <w:right w:val="none" w:sz="0" w:space="0" w:color="auto"/>
      </w:divBdr>
    </w:div>
    <w:div w:id="1515143695">
      <w:bodyDiv w:val="1"/>
      <w:marLeft w:val="0"/>
      <w:marRight w:val="0"/>
      <w:marTop w:val="0"/>
      <w:marBottom w:val="0"/>
      <w:divBdr>
        <w:top w:val="none" w:sz="0" w:space="0" w:color="auto"/>
        <w:left w:val="none" w:sz="0" w:space="0" w:color="auto"/>
        <w:bottom w:val="none" w:sz="0" w:space="0" w:color="auto"/>
        <w:right w:val="none" w:sz="0" w:space="0" w:color="auto"/>
      </w:divBdr>
    </w:div>
    <w:div w:id="1515270231">
      <w:bodyDiv w:val="1"/>
      <w:marLeft w:val="0"/>
      <w:marRight w:val="0"/>
      <w:marTop w:val="0"/>
      <w:marBottom w:val="0"/>
      <w:divBdr>
        <w:top w:val="none" w:sz="0" w:space="0" w:color="auto"/>
        <w:left w:val="none" w:sz="0" w:space="0" w:color="auto"/>
        <w:bottom w:val="none" w:sz="0" w:space="0" w:color="auto"/>
        <w:right w:val="none" w:sz="0" w:space="0" w:color="auto"/>
      </w:divBdr>
    </w:div>
    <w:div w:id="1516460549">
      <w:bodyDiv w:val="1"/>
      <w:marLeft w:val="0"/>
      <w:marRight w:val="0"/>
      <w:marTop w:val="0"/>
      <w:marBottom w:val="0"/>
      <w:divBdr>
        <w:top w:val="none" w:sz="0" w:space="0" w:color="auto"/>
        <w:left w:val="none" w:sz="0" w:space="0" w:color="auto"/>
        <w:bottom w:val="none" w:sz="0" w:space="0" w:color="auto"/>
        <w:right w:val="none" w:sz="0" w:space="0" w:color="auto"/>
      </w:divBdr>
    </w:div>
    <w:div w:id="1517421442">
      <w:bodyDiv w:val="1"/>
      <w:marLeft w:val="0"/>
      <w:marRight w:val="0"/>
      <w:marTop w:val="0"/>
      <w:marBottom w:val="0"/>
      <w:divBdr>
        <w:top w:val="none" w:sz="0" w:space="0" w:color="auto"/>
        <w:left w:val="none" w:sz="0" w:space="0" w:color="auto"/>
        <w:bottom w:val="none" w:sz="0" w:space="0" w:color="auto"/>
        <w:right w:val="none" w:sz="0" w:space="0" w:color="auto"/>
      </w:divBdr>
    </w:div>
    <w:div w:id="1518276661">
      <w:bodyDiv w:val="1"/>
      <w:marLeft w:val="0"/>
      <w:marRight w:val="0"/>
      <w:marTop w:val="0"/>
      <w:marBottom w:val="0"/>
      <w:divBdr>
        <w:top w:val="none" w:sz="0" w:space="0" w:color="auto"/>
        <w:left w:val="none" w:sz="0" w:space="0" w:color="auto"/>
        <w:bottom w:val="none" w:sz="0" w:space="0" w:color="auto"/>
        <w:right w:val="none" w:sz="0" w:space="0" w:color="auto"/>
      </w:divBdr>
    </w:div>
    <w:div w:id="1519852472">
      <w:bodyDiv w:val="1"/>
      <w:marLeft w:val="0"/>
      <w:marRight w:val="0"/>
      <w:marTop w:val="0"/>
      <w:marBottom w:val="0"/>
      <w:divBdr>
        <w:top w:val="none" w:sz="0" w:space="0" w:color="auto"/>
        <w:left w:val="none" w:sz="0" w:space="0" w:color="auto"/>
        <w:bottom w:val="none" w:sz="0" w:space="0" w:color="auto"/>
        <w:right w:val="none" w:sz="0" w:space="0" w:color="auto"/>
      </w:divBdr>
    </w:div>
    <w:div w:id="1520580514">
      <w:bodyDiv w:val="1"/>
      <w:marLeft w:val="0"/>
      <w:marRight w:val="0"/>
      <w:marTop w:val="0"/>
      <w:marBottom w:val="0"/>
      <w:divBdr>
        <w:top w:val="none" w:sz="0" w:space="0" w:color="auto"/>
        <w:left w:val="none" w:sz="0" w:space="0" w:color="auto"/>
        <w:bottom w:val="none" w:sz="0" w:space="0" w:color="auto"/>
        <w:right w:val="none" w:sz="0" w:space="0" w:color="auto"/>
      </w:divBdr>
    </w:div>
    <w:div w:id="1520972884">
      <w:bodyDiv w:val="1"/>
      <w:marLeft w:val="0"/>
      <w:marRight w:val="0"/>
      <w:marTop w:val="0"/>
      <w:marBottom w:val="0"/>
      <w:divBdr>
        <w:top w:val="none" w:sz="0" w:space="0" w:color="auto"/>
        <w:left w:val="none" w:sz="0" w:space="0" w:color="auto"/>
        <w:bottom w:val="none" w:sz="0" w:space="0" w:color="auto"/>
        <w:right w:val="none" w:sz="0" w:space="0" w:color="auto"/>
      </w:divBdr>
    </w:div>
    <w:div w:id="1523588969">
      <w:bodyDiv w:val="1"/>
      <w:marLeft w:val="0"/>
      <w:marRight w:val="0"/>
      <w:marTop w:val="0"/>
      <w:marBottom w:val="0"/>
      <w:divBdr>
        <w:top w:val="none" w:sz="0" w:space="0" w:color="auto"/>
        <w:left w:val="none" w:sz="0" w:space="0" w:color="auto"/>
        <w:bottom w:val="none" w:sz="0" w:space="0" w:color="auto"/>
        <w:right w:val="none" w:sz="0" w:space="0" w:color="auto"/>
      </w:divBdr>
    </w:div>
    <w:div w:id="1528372508">
      <w:bodyDiv w:val="1"/>
      <w:marLeft w:val="0"/>
      <w:marRight w:val="0"/>
      <w:marTop w:val="0"/>
      <w:marBottom w:val="0"/>
      <w:divBdr>
        <w:top w:val="none" w:sz="0" w:space="0" w:color="auto"/>
        <w:left w:val="none" w:sz="0" w:space="0" w:color="auto"/>
        <w:bottom w:val="none" w:sz="0" w:space="0" w:color="auto"/>
        <w:right w:val="none" w:sz="0" w:space="0" w:color="auto"/>
      </w:divBdr>
    </w:div>
    <w:div w:id="1528564355">
      <w:bodyDiv w:val="1"/>
      <w:marLeft w:val="0"/>
      <w:marRight w:val="0"/>
      <w:marTop w:val="0"/>
      <w:marBottom w:val="0"/>
      <w:divBdr>
        <w:top w:val="none" w:sz="0" w:space="0" w:color="auto"/>
        <w:left w:val="none" w:sz="0" w:space="0" w:color="auto"/>
        <w:bottom w:val="none" w:sz="0" w:space="0" w:color="auto"/>
        <w:right w:val="none" w:sz="0" w:space="0" w:color="auto"/>
      </w:divBdr>
    </w:div>
    <w:div w:id="1531407924">
      <w:bodyDiv w:val="1"/>
      <w:marLeft w:val="0"/>
      <w:marRight w:val="0"/>
      <w:marTop w:val="0"/>
      <w:marBottom w:val="0"/>
      <w:divBdr>
        <w:top w:val="none" w:sz="0" w:space="0" w:color="auto"/>
        <w:left w:val="none" w:sz="0" w:space="0" w:color="auto"/>
        <w:bottom w:val="none" w:sz="0" w:space="0" w:color="auto"/>
        <w:right w:val="none" w:sz="0" w:space="0" w:color="auto"/>
      </w:divBdr>
    </w:div>
    <w:div w:id="1535456525">
      <w:bodyDiv w:val="1"/>
      <w:marLeft w:val="0"/>
      <w:marRight w:val="0"/>
      <w:marTop w:val="0"/>
      <w:marBottom w:val="0"/>
      <w:divBdr>
        <w:top w:val="none" w:sz="0" w:space="0" w:color="auto"/>
        <w:left w:val="none" w:sz="0" w:space="0" w:color="auto"/>
        <w:bottom w:val="none" w:sz="0" w:space="0" w:color="auto"/>
        <w:right w:val="none" w:sz="0" w:space="0" w:color="auto"/>
      </w:divBdr>
    </w:div>
    <w:div w:id="1544170514">
      <w:bodyDiv w:val="1"/>
      <w:marLeft w:val="0"/>
      <w:marRight w:val="0"/>
      <w:marTop w:val="0"/>
      <w:marBottom w:val="0"/>
      <w:divBdr>
        <w:top w:val="none" w:sz="0" w:space="0" w:color="auto"/>
        <w:left w:val="none" w:sz="0" w:space="0" w:color="auto"/>
        <w:bottom w:val="none" w:sz="0" w:space="0" w:color="auto"/>
        <w:right w:val="none" w:sz="0" w:space="0" w:color="auto"/>
      </w:divBdr>
    </w:div>
    <w:div w:id="1547989006">
      <w:bodyDiv w:val="1"/>
      <w:marLeft w:val="0"/>
      <w:marRight w:val="0"/>
      <w:marTop w:val="0"/>
      <w:marBottom w:val="0"/>
      <w:divBdr>
        <w:top w:val="none" w:sz="0" w:space="0" w:color="auto"/>
        <w:left w:val="none" w:sz="0" w:space="0" w:color="auto"/>
        <w:bottom w:val="none" w:sz="0" w:space="0" w:color="auto"/>
        <w:right w:val="none" w:sz="0" w:space="0" w:color="auto"/>
      </w:divBdr>
    </w:div>
    <w:div w:id="1548683165">
      <w:bodyDiv w:val="1"/>
      <w:marLeft w:val="0"/>
      <w:marRight w:val="0"/>
      <w:marTop w:val="0"/>
      <w:marBottom w:val="0"/>
      <w:divBdr>
        <w:top w:val="none" w:sz="0" w:space="0" w:color="auto"/>
        <w:left w:val="none" w:sz="0" w:space="0" w:color="auto"/>
        <w:bottom w:val="none" w:sz="0" w:space="0" w:color="auto"/>
        <w:right w:val="none" w:sz="0" w:space="0" w:color="auto"/>
      </w:divBdr>
    </w:div>
    <w:div w:id="1554198475">
      <w:bodyDiv w:val="1"/>
      <w:marLeft w:val="0"/>
      <w:marRight w:val="0"/>
      <w:marTop w:val="0"/>
      <w:marBottom w:val="0"/>
      <w:divBdr>
        <w:top w:val="none" w:sz="0" w:space="0" w:color="auto"/>
        <w:left w:val="none" w:sz="0" w:space="0" w:color="auto"/>
        <w:bottom w:val="none" w:sz="0" w:space="0" w:color="auto"/>
        <w:right w:val="none" w:sz="0" w:space="0" w:color="auto"/>
      </w:divBdr>
    </w:div>
    <w:div w:id="1557543874">
      <w:bodyDiv w:val="1"/>
      <w:marLeft w:val="0"/>
      <w:marRight w:val="0"/>
      <w:marTop w:val="0"/>
      <w:marBottom w:val="0"/>
      <w:divBdr>
        <w:top w:val="none" w:sz="0" w:space="0" w:color="auto"/>
        <w:left w:val="none" w:sz="0" w:space="0" w:color="auto"/>
        <w:bottom w:val="none" w:sz="0" w:space="0" w:color="auto"/>
        <w:right w:val="none" w:sz="0" w:space="0" w:color="auto"/>
      </w:divBdr>
    </w:div>
    <w:div w:id="1558779462">
      <w:bodyDiv w:val="1"/>
      <w:marLeft w:val="0"/>
      <w:marRight w:val="0"/>
      <w:marTop w:val="0"/>
      <w:marBottom w:val="0"/>
      <w:divBdr>
        <w:top w:val="none" w:sz="0" w:space="0" w:color="auto"/>
        <w:left w:val="none" w:sz="0" w:space="0" w:color="auto"/>
        <w:bottom w:val="none" w:sz="0" w:space="0" w:color="auto"/>
        <w:right w:val="none" w:sz="0" w:space="0" w:color="auto"/>
      </w:divBdr>
    </w:div>
    <w:div w:id="1559822614">
      <w:bodyDiv w:val="1"/>
      <w:marLeft w:val="0"/>
      <w:marRight w:val="0"/>
      <w:marTop w:val="0"/>
      <w:marBottom w:val="0"/>
      <w:divBdr>
        <w:top w:val="none" w:sz="0" w:space="0" w:color="auto"/>
        <w:left w:val="none" w:sz="0" w:space="0" w:color="auto"/>
        <w:bottom w:val="none" w:sz="0" w:space="0" w:color="auto"/>
        <w:right w:val="none" w:sz="0" w:space="0" w:color="auto"/>
      </w:divBdr>
    </w:div>
    <w:div w:id="1561554805">
      <w:bodyDiv w:val="1"/>
      <w:marLeft w:val="0"/>
      <w:marRight w:val="0"/>
      <w:marTop w:val="0"/>
      <w:marBottom w:val="0"/>
      <w:divBdr>
        <w:top w:val="none" w:sz="0" w:space="0" w:color="auto"/>
        <w:left w:val="none" w:sz="0" w:space="0" w:color="auto"/>
        <w:bottom w:val="none" w:sz="0" w:space="0" w:color="auto"/>
        <w:right w:val="none" w:sz="0" w:space="0" w:color="auto"/>
      </w:divBdr>
    </w:div>
    <w:div w:id="1562253039">
      <w:bodyDiv w:val="1"/>
      <w:marLeft w:val="0"/>
      <w:marRight w:val="0"/>
      <w:marTop w:val="0"/>
      <w:marBottom w:val="0"/>
      <w:divBdr>
        <w:top w:val="none" w:sz="0" w:space="0" w:color="auto"/>
        <w:left w:val="none" w:sz="0" w:space="0" w:color="auto"/>
        <w:bottom w:val="none" w:sz="0" w:space="0" w:color="auto"/>
        <w:right w:val="none" w:sz="0" w:space="0" w:color="auto"/>
      </w:divBdr>
    </w:div>
    <w:div w:id="1567185858">
      <w:bodyDiv w:val="1"/>
      <w:marLeft w:val="0"/>
      <w:marRight w:val="0"/>
      <w:marTop w:val="0"/>
      <w:marBottom w:val="0"/>
      <w:divBdr>
        <w:top w:val="none" w:sz="0" w:space="0" w:color="auto"/>
        <w:left w:val="none" w:sz="0" w:space="0" w:color="auto"/>
        <w:bottom w:val="none" w:sz="0" w:space="0" w:color="auto"/>
        <w:right w:val="none" w:sz="0" w:space="0" w:color="auto"/>
      </w:divBdr>
    </w:div>
    <w:div w:id="1567492669">
      <w:bodyDiv w:val="1"/>
      <w:marLeft w:val="0"/>
      <w:marRight w:val="0"/>
      <w:marTop w:val="0"/>
      <w:marBottom w:val="0"/>
      <w:divBdr>
        <w:top w:val="none" w:sz="0" w:space="0" w:color="auto"/>
        <w:left w:val="none" w:sz="0" w:space="0" w:color="auto"/>
        <w:bottom w:val="none" w:sz="0" w:space="0" w:color="auto"/>
        <w:right w:val="none" w:sz="0" w:space="0" w:color="auto"/>
      </w:divBdr>
    </w:div>
    <w:div w:id="1568759975">
      <w:bodyDiv w:val="1"/>
      <w:marLeft w:val="0"/>
      <w:marRight w:val="0"/>
      <w:marTop w:val="0"/>
      <w:marBottom w:val="0"/>
      <w:divBdr>
        <w:top w:val="none" w:sz="0" w:space="0" w:color="auto"/>
        <w:left w:val="none" w:sz="0" w:space="0" w:color="auto"/>
        <w:bottom w:val="none" w:sz="0" w:space="0" w:color="auto"/>
        <w:right w:val="none" w:sz="0" w:space="0" w:color="auto"/>
      </w:divBdr>
    </w:div>
    <w:div w:id="1573078601">
      <w:bodyDiv w:val="1"/>
      <w:marLeft w:val="0"/>
      <w:marRight w:val="0"/>
      <w:marTop w:val="0"/>
      <w:marBottom w:val="0"/>
      <w:divBdr>
        <w:top w:val="none" w:sz="0" w:space="0" w:color="auto"/>
        <w:left w:val="none" w:sz="0" w:space="0" w:color="auto"/>
        <w:bottom w:val="none" w:sz="0" w:space="0" w:color="auto"/>
        <w:right w:val="none" w:sz="0" w:space="0" w:color="auto"/>
      </w:divBdr>
    </w:div>
    <w:div w:id="1579094251">
      <w:bodyDiv w:val="1"/>
      <w:marLeft w:val="0"/>
      <w:marRight w:val="0"/>
      <w:marTop w:val="0"/>
      <w:marBottom w:val="0"/>
      <w:divBdr>
        <w:top w:val="none" w:sz="0" w:space="0" w:color="auto"/>
        <w:left w:val="none" w:sz="0" w:space="0" w:color="auto"/>
        <w:bottom w:val="none" w:sz="0" w:space="0" w:color="auto"/>
        <w:right w:val="none" w:sz="0" w:space="0" w:color="auto"/>
      </w:divBdr>
    </w:div>
    <w:div w:id="1582761893">
      <w:bodyDiv w:val="1"/>
      <w:marLeft w:val="0"/>
      <w:marRight w:val="0"/>
      <w:marTop w:val="0"/>
      <w:marBottom w:val="0"/>
      <w:divBdr>
        <w:top w:val="none" w:sz="0" w:space="0" w:color="auto"/>
        <w:left w:val="none" w:sz="0" w:space="0" w:color="auto"/>
        <w:bottom w:val="none" w:sz="0" w:space="0" w:color="auto"/>
        <w:right w:val="none" w:sz="0" w:space="0" w:color="auto"/>
      </w:divBdr>
    </w:div>
    <w:div w:id="1584530428">
      <w:bodyDiv w:val="1"/>
      <w:marLeft w:val="0"/>
      <w:marRight w:val="0"/>
      <w:marTop w:val="0"/>
      <w:marBottom w:val="0"/>
      <w:divBdr>
        <w:top w:val="none" w:sz="0" w:space="0" w:color="auto"/>
        <w:left w:val="none" w:sz="0" w:space="0" w:color="auto"/>
        <w:bottom w:val="none" w:sz="0" w:space="0" w:color="auto"/>
        <w:right w:val="none" w:sz="0" w:space="0" w:color="auto"/>
      </w:divBdr>
    </w:div>
    <w:div w:id="1588660429">
      <w:bodyDiv w:val="1"/>
      <w:marLeft w:val="0"/>
      <w:marRight w:val="0"/>
      <w:marTop w:val="0"/>
      <w:marBottom w:val="0"/>
      <w:divBdr>
        <w:top w:val="none" w:sz="0" w:space="0" w:color="auto"/>
        <w:left w:val="none" w:sz="0" w:space="0" w:color="auto"/>
        <w:bottom w:val="none" w:sz="0" w:space="0" w:color="auto"/>
        <w:right w:val="none" w:sz="0" w:space="0" w:color="auto"/>
      </w:divBdr>
    </w:div>
    <w:div w:id="1588881370">
      <w:bodyDiv w:val="1"/>
      <w:marLeft w:val="0"/>
      <w:marRight w:val="0"/>
      <w:marTop w:val="0"/>
      <w:marBottom w:val="0"/>
      <w:divBdr>
        <w:top w:val="none" w:sz="0" w:space="0" w:color="auto"/>
        <w:left w:val="none" w:sz="0" w:space="0" w:color="auto"/>
        <w:bottom w:val="none" w:sz="0" w:space="0" w:color="auto"/>
        <w:right w:val="none" w:sz="0" w:space="0" w:color="auto"/>
      </w:divBdr>
    </w:div>
    <w:div w:id="1594506155">
      <w:bodyDiv w:val="1"/>
      <w:marLeft w:val="0"/>
      <w:marRight w:val="0"/>
      <w:marTop w:val="0"/>
      <w:marBottom w:val="0"/>
      <w:divBdr>
        <w:top w:val="none" w:sz="0" w:space="0" w:color="auto"/>
        <w:left w:val="none" w:sz="0" w:space="0" w:color="auto"/>
        <w:bottom w:val="none" w:sz="0" w:space="0" w:color="auto"/>
        <w:right w:val="none" w:sz="0" w:space="0" w:color="auto"/>
      </w:divBdr>
    </w:div>
    <w:div w:id="1597593687">
      <w:bodyDiv w:val="1"/>
      <w:marLeft w:val="0"/>
      <w:marRight w:val="0"/>
      <w:marTop w:val="0"/>
      <w:marBottom w:val="0"/>
      <w:divBdr>
        <w:top w:val="none" w:sz="0" w:space="0" w:color="auto"/>
        <w:left w:val="none" w:sz="0" w:space="0" w:color="auto"/>
        <w:bottom w:val="none" w:sz="0" w:space="0" w:color="auto"/>
        <w:right w:val="none" w:sz="0" w:space="0" w:color="auto"/>
      </w:divBdr>
    </w:div>
    <w:div w:id="1598903148">
      <w:bodyDiv w:val="1"/>
      <w:marLeft w:val="0"/>
      <w:marRight w:val="0"/>
      <w:marTop w:val="0"/>
      <w:marBottom w:val="0"/>
      <w:divBdr>
        <w:top w:val="none" w:sz="0" w:space="0" w:color="auto"/>
        <w:left w:val="none" w:sz="0" w:space="0" w:color="auto"/>
        <w:bottom w:val="none" w:sz="0" w:space="0" w:color="auto"/>
        <w:right w:val="none" w:sz="0" w:space="0" w:color="auto"/>
      </w:divBdr>
    </w:div>
    <w:div w:id="1599100206">
      <w:bodyDiv w:val="1"/>
      <w:marLeft w:val="0"/>
      <w:marRight w:val="0"/>
      <w:marTop w:val="0"/>
      <w:marBottom w:val="0"/>
      <w:divBdr>
        <w:top w:val="none" w:sz="0" w:space="0" w:color="auto"/>
        <w:left w:val="none" w:sz="0" w:space="0" w:color="auto"/>
        <w:bottom w:val="none" w:sz="0" w:space="0" w:color="auto"/>
        <w:right w:val="none" w:sz="0" w:space="0" w:color="auto"/>
      </w:divBdr>
    </w:div>
    <w:div w:id="1605383303">
      <w:bodyDiv w:val="1"/>
      <w:marLeft w:val="0"/>
      <w:marRight w:val="0"/>
      <w:marTop w:val="0"/>
      <w:marBottom w:val="0"/>
      <w:divBdr>
        <w:top w:val="none" w:sz="0" w:space="0" w:color="auto"/>
        <w:left w:val="none" w:sz="0" w:space="0" w:color="auto"/>
        <w:bottom w:val="none" w:sz="0" w:space="0" w:color="auto"/>
        <w:right w:val="none" w:sz="0" w:space="0" w:color="auto"/>
      </w:divBdr>
    </w:div>
    <w:div w:id="1605769527">
      <w:bodyDiv w:val="1"/>
      <w:marLeft w:val="0"/>
      <w:marRight w:val="0"/>
      <w:marTop w:val="0"/>
      <w:marBottom w:val="0"/>
      <w:divBdr>
        <w:top w:val="none" w:sz="0" w:space="0" w:color="auto"/>
        <w:left w:val="none" w:sz="0" w:space="0" w:color="auto"/>
        <w:bottom w:val="none" w:sz="0" w:space="0" w:color="auto"/>
        <w:right w:val="none" w:sz="0" w:space="0" w:color="auto"/>
      </w:divBdr>
    </w:div>
    <w:div w:id="1608076043">
      <w:bodyDiv w:val="1"/>
      <w:marLeft w:val="0"/>
      <w:marRight w:val="0"/>
      <w:marTop w:val="0"/>
      <w:marBottom w:val="0"/>
      <w:divBdr>
        <w:top w:val="none" w:sz="0" w:space="0" w:color="auto"/>
        <w:left w:val="none" w:sz="0" w:space="0" w:color="auto"/>
        <w:bottom w:val="none" w:sz="0" w:space="0" w:color="auto"/>
        <w:right w:val="none" w:sz="0" w:space="0" w:color="auto"/>
      </w:divBdr>
    </w:div>
    <w:div w:id="1611551587">
      <w:bodyDiv w:val="1"/>
      <w:marLeft w:val="0"/>
      <w:marRight w:val="0"/>
      <w:marTop w:val="0"/>
      <w:marBottom w:val="0"/>
      <w:divBdr>
        <w:top w:val="none" w:sz="0" w:space="0" w:color="auto"/>
        <w:left w:val="none" w:sz="0" w:space="0" w:color="auto"/>
        <w:bottom w:val="none" w:sz="0" w:space="0" w:color="auto"/>
        <w:right w:val="none" w:sz="0" w:space="0" w:color="auto"/>
      </w:divBdr>
    </w:div>
    <w:div w:id="1612280800">
      <w:bodyDiv w:val="1"/>
      <w:marLeft w:val="0"/>
      <w:marRight w:val="0"/>
      <w:marTop w:val="0"/>
      <w:marBottom w:val="0"/>
      <w:divBdr>
        <w:top w:val="none" w:sz="0" w:space="0" w:color="auto"/>
        <w:left w:val="none" w:sz="0" w:space="0" w:color="auto"/>
        <w:bottom w:val="none" w:sz="0" w:space="0" w:color="auto"/>
        <w:right w:val="none" w:sz="0" w:space="0" w:color="auto"/>
      </w:divBdr>
    </w:div>
    <w:div w:id="1614970821">
      <w:bodyDiv w:val="1"/>
      <w:marLeft w:val="0"/>
      <w:marRight w:val="0"/>
      <w:marTop w:val="0"/>
      <w:marBottom w:val="0"/>
      <w:divBdr>
        <w:top w:val="none" w:sz="0" w:space="0" w:color="auto"/>
        <w:left w:val="none" w:sz="0" w:space="0" w:color="auto"/>
        <w:bottom w:val="none" w:sz="0" w:space="0" w:color="auto"/>
        <w:right w:val="none" w:sz="0" w:space="0" w:color="auto"/>
      </w:divBdr>
    </w:div>
    <w:div w:id="1617761201">
      <w:bodyDiv w:val="1"/>
      <w:marLeft w:val="0"/>
      <w:marRight w:val="0"/>
      <w:marTop w:val="0"/>
      <w:marBottom w:val="0"/>
      <w:divBdr>
        <w:top w:val="none" w:sz="0" w:space="0" w:color="auto"/>
        <w:left w:val="none" w:sz="0" w:space="0" w:color="auto"/>
        <w:bottom w:val="none" w:sz="0" w:space="0" w:color="auto"/>
        <w:right w:val="none" w:sz="0" w:space="0" w:color="auto"/>
      </w:divBdr>
    </w:div>
    <w:div w:id="1619484837">
      <w:bodyDiv w:val="1"/>
      <w:marLeft w:val="0"/>
      <w:marRight w:val="0"/>
      <w:marTop w:val="0"/>
      <w:marBottom w:val="0"/>
      <w:divBdr>
        <w:top w:val="none" w:sz="0" w:space="0" w:color="auto"/>
        <w:left w:val="none" w:sz="0" w:space="0" w:color="auto"/>
        <w:bottom w:val="none" w:sz="0" w:space="0" w:color="auto"/>
        <w:right w:val="none" w:sz="0" w:space="0" w:color="auto"/>
      </w:divBdr>
    </w:div>
    <w:div w:id="1620260546">
      <w:bodyDiv w:val="1"/>
      <w:marLeft w:val="0"/>
      <w:marRight w:val="0"/>
      <w:marTop w:val="0"/>
      <w:marBottom w:val="0"/>
      <w:divBdr>
        <w:top w:val="none" w:sz="0" w:space="0" w:color="auto"/>
        <w:left w:val="none" w:sz="0" w:space="0" w:color="auto"/>
        <w:bottom w:val="none" w:sz="0" w:space="0" w:color="auto"/>
        <w:right w:val="none" w:sz="0" w:space="0" w:color="auto"/>
      </w:divBdr>
    </w:div>
    <w:div w:id="1622496652">
      <w:bodyDiv w:val="1"/>
      <w:marLeft w:val="0"/>
      <w:marRight w:val="0"/>
      <w:marTop w:val="0"/>
      <w:marBottom w:val="0"/>
      <w:divBdr>
        <w:top w:val="none" w:sz="0" w:space="0" w:color="auto"/>
        <w:left w:val="none" w:sz="0" w:space="0" w:color="auto"/>
        <w:bottom w:val="none" w:sz="0" w:space="0" w:color="auto"/>
        <w:right w:val="none" w:sz="0" w:space="0" w:color="auto"/>
      </w:divBdr>
    </w:div>
    <w:div w:id="1624968494">
      <w:bodyDiv w:val="1"/>
      <w:marLeft w:val="0"/>
      <w:marRight w:val="0"/>
      <w:marTop w:val="0"/>
      <w:marBottom w:val="0"/>
      <w:divBdr>
        <w:top w:val="none" w:sz="0" w:space="0" w:color="auto"/>
        <w:left w:val="none" w:sz="0" w:space="0" w:color="auto"/>
        <w:bottom w:val="none" w:sz="0" w:space="0" w:color="auto"/>
        <w:right w:val="none" w:sz="0" w:space="0" w:color="auto"/>
      </w:divBdr>
    </w:div>
    <w:div w:id="1627734260">
      <w:bodyDiv w:val="1"/>
      <w:marLeft w:val="0"/>
      <w:marRight w:val="0"/>
      <w:marTop w:val="0"/>
      <w:marBottom w:val="0"/>
      <w:divBdr>
        <w:top w:val="none" w:sz="0" w:space="0" w:color="auto"/>
        <w:left w:val="none" w:sz="0" w:space="0" w:color="auto"/>
        <w:bottom w:val="none" w:sz="0" w:space="0" w:color="auto"/>
        <w:right w:val="none" w:sz="0" w:space="0" w:color="auto"/>
      </w:divBdr>
    </w:div>
    <w:div w:id="1630628311">
      <w:bodyDiv w:val="1"/>
      <w:marLeft w:val="0"/>
      <w:marRight w:val="0"/>
      <w:marTop w:val="0"/>
      <w:marBottom w:val="0"/>
      <w:divBdr>
        <w:top w:val="none" w:sz="0" w:space="0" w:color="auto"/>
        <w:left w:val="none" w:sz="0" w:space="0" w:color="auto"/>
        <w:bottom w:val="none" w:sz="0" w:space="0" w:color="auto"/>
        <w:right w:val="none" w:sz="0" w:space="0" w:color="auto"/>
      </w:divBdr>
    </w:div>
    <w:div w:id="1636183821">
      <w:bodyDiv w:val="1"/>
      <w:marLeft w:val="0"/>
      <w:marRight w:val="0"/>
      <w:marTop w:val="0"/>
      <w:marBottom w:val="0"/>
      <w:divBdr>
        <w:top w:val="none" w:sz="0" w:space="0" w:color="auto"/>
        <w:left w:val="none" w:sz="0" w:space="0" w:color="auto"/>
        <w:bottom w:val="none" w:sz="0" w:space="0" w:color="auto"/>
        <w:right w:val="none" w:sz="0" w:space="0" w:color="auto"/>
      </w:divBdr>
    </w:div>
    <w:div w:id="1641688187">
      <w:bodyDiv w:val="1"/>
      <w:marLeft w:val="0"/>
      <w:marRight w:val="0"/>
      <w:marTop w:val="0"/>
      <w:marBottom w:val="0"/>
      <w:divBdr>
        <w:top w:val="none" w:sz="0" w:space="0" w:color="auto"/>
        <w:left w:val="none" w:sz="0" w:space="0" w:color="auto"/>
        <w:bottom w:val="none" w:sz="0" w:space="0" w:color="auto"/>
        <w:right w:val="none" w:sz="0" w:space="0" w:color="auto"/>
      </w:divBdr>
    </w:div>
    <w:div w:id="1648780061">
      <w:bodyDiv w:val="1"/>
      <w:marLeft w:val="0"/>
      <w:marRight w:val="0"/>
      <w:marTop w:val="0"/>
      <w:marBottom w:val="0"/>
      <w:divBdr>
        <w:top w:val="none" w:sz="0" w:space="0" w:color="auto"/>
        <w:left w:val="none" w:sz="0" w:space="0" w:color="auto"/>
        <w:bottom w:val="none" w:sz="0" w:space="0" w:color="auto"/>
        <w:right w:val="none" w:sz="0" w:space="0" w:color="auto"/>
      </w:divBdr>
    </w:div>
    <w:div w:id="1661226658">
      <w:bodyDiv w:val="1"/>
      <w:marLeft w:val="0"/>
      <w:marRight w:val="0"/>
      <w:marTop w:val="0"/>
      <w:marBottom w:val="0"/>
      <w:divBdr>
        <w:top w:val="none" w:sz="0" w:space="0" w:color="auto"/>
        <w:left w:val="none" w:sz="0" w:space="0" w:color="auto"/>
        <w:bottom w:val="none" w:sz="0" w:space="0" w:color="auto"/>
        <w:right w:val="none" w:sz="0" w:space="0" w:color="auto"/>
      </w:divBdr>
    </w:div>
    <w:div w:id="1664434486">
      <w:bodyDiv w:val="1"/>
      <w:marLeft w:val="0"/>
      <w:marRight w:val="0"/>
      <w:marTop w:val="0"/>
      <w:marBottom w:val="0"/>
      <w:divBdr>
        <w:top w:val="none" w:sz="0" w:space="0" w:color="auto"/>
        <w:left w:val="none" w:sz="0" w:space="0" w:color="auto"/>
        <w:bottom w:val="none" w:sz="0" w:space="0" w:color="auto"/>
        <w:right w:val="none" w:sz="0" w:space="0" w:color="auto"/>
      </w:divBdr>
    </w:div>
    <w:div w:id="1665163774">
      <w:bodyDiv w:val="1"/>
      <w:marLeft w:val="0"/>
      <w:marRight w:val="0"/>
      <w:marTop w:val="0"/>
      <w:marBottom w:val="0"/>
      <w:divBdr>
        <w:top w:val="none" w:sz="0" w:space="0" w:color="auto"/>
        <w:left w:val="none" w:sz="0" w:space="0" w:color="auto"/>
        <w:bottom w:val="none" w:sz="0" w:space="0" w:color="auto"/>
        <w:right w:val="none" w:sz="0" w:space="0" w:color="auto"/>
      </w:divBdr>
    </w:div>
    <w:div w:id="1665814848">
      <w:bodyDiv w:val="1"/>
      <w:marLeft w:val="0"/>
      <w:marRight w:val="0"/>
      <w:marTop w:val="0"/>
      <w:marBottom w:val="0"/>
      <w:divBdr>
        <w:top w:val="none" w:sz="0" w:space="0" w:color="auto"/>
        <w:left w:val="none" w:sz="0" w:space="0" w:color="auto"/>
        <w:bottom w:val="none" w:sz="0" w:space="0" w:color="auto"/>
        <w:right w:val="none" w:sz="0" w:space="0" w:color="auto"/>
      </w:divBdr>
    </w:div>
    <w:div w:id="1667515744">
      <w:bodyDiv w:val="1"/>
      <w:marLeft w:val="0"/>
      <w:marRight w:val="0"/>
      <w:marTop w:val="0"/>
      <w:marBottom w:val="0"/>
      <w:divBdr>
        <w:top w:val="none" w:sz="0" w:space="0" w:color="auto"/>
        <w:left w:val="none" w:sz="0" w:space="0" w:color="auto"/>
        <w:bottom w:val="none" w:sz="0" w:space="0" w:color="auto"/>
        <w:right w:val="none" w:sz="0" w:space="0" w:color="auto"/>
      </w:divBdr>
    </w:div>
    <w:div w:id="1671713383">
      <w:bodyDiv w:val="1"/>
      <w:marLeft w:val="0"/>
      <w:marRight w:val="0"/>
      <w:marTop w:val="0"/>
      <w:marBottom w:val="0"/>
      <w:divBdr>
        <w:top w:val="none" w:sz="0" w:space="0" w:color="auto"/>
        <w:left w:val="none" w:sz="0" w:space="0" w:color="auto"/>
        <w:bottom w:val="none" w:sz="0" w:space="0" w:color="auto"/>
        <w:right w:val="none" w:sz="0" w:space="0" w:color="auto"/>
      </w:divBdr>
    </w:div>
    <w:div w:id="1672489714">
      <w:bodyDiv w:val="1"/>
      <w:marLeft w:val="0"/>
      <w:marRight w:val="0"/>
      <w:marTop w:val="0"/>
      <w:marBottom w:val="0"/>
      <w:divBdr>
        <w:top w:val="none" w:sz="0" w:space="0" w:color="auto"/>
        <w:left w:val="none" w:sz="0" w:space="0" w:color="auto"/>
        <w:bottom w:val="none" w:sz="0" w:space="0" w:color="auto"/>
        <w:right w:val="none" w:sz="0" w:space="0" w:color="auto"/>
      </w:divBdr>
    </w:div>
    <w:div w:id="1676103260">
      <w:bodyDiv w:val="1"/>
      <w:marLeft w:val="0"/>
      <w:marRight w:val="0"/>
      <w:marTop w:val="0"/>
      <w:marBottom w:val="0"/>
      <w:divBdr>
        <w:top w:val="none" w:sz="0" w:space="0" w:color="auto"/>
        <w:left w:val="none" w:sz="0" w:space="0" w:color="auto"/>
        <w:bottom w:val="none" w:sz="0" w:space="0" w:color="auto"/>
        <w:right w:val="none" w:sz="0" w:space="0" w:color="auto"/>
      </w:divBdr>
    </w:div>
    <w:div w:id="1679650009">
      <w:bodyDiv w:val="1"/>
      <w:marLeft w:val="0"/>
      <w:marRight w:val="0"/>
      <w:marTop w:val="0"/>
      <w:marBottom w:val="0"/>
      <w:divBdr>
        <w:top w:val="none" w:sz="0" w:space="0" w:color="auto"/>
        <w:left w:val="none" w:sz="0" w:space="0" w:color="auto"/>
        <w:bottom w:val="none" w:sz="0" w:space="0" w:color="auto"/>
        <w:right w:val="none" w:sz="0" w:space="0" w:color="auto"/>
      </w:divBdr>
    </w:div>
    <w:div w:id="1680430744">
      <w:bodyDiv w:val="1"/>
      <w:marLeft w:val="0"/>
      <w:marRight w:val="0"/>
      <w:marTop w:val="0"/>
      <w:marBottom w:val="0"/>
      <w:divBdr>
        <w:top w:val="none" w:sz="0" w:space="0" w:color="auto"/>
        <w:left w:val="none" w:sz="0" w:space="0" w:color="auto"/>
        <w:bottom w:val="none" w:sz="0" w:space="0" w:color="auto"/>
        <w:right w:val="none" w:sz="0" w:space="0" w:color="auto"/>
      </w:divBdr>
    </w:div>
    <w:div w:id="1682656316">
      <w:bodyDiv w:val="1"/>
      <w:marLeft w:val="0"/>
      <w:marRight w:val="0"/>
      <w:marTop w:val="0"/>
      <w:marBottom w:val="0"/>
      <w:divBdr>
        <w:top w:val="none" w:sz="0" w:space="0" w:color="auto"/>
        <w:left w:val="none" w:sz="0" w:space="0" w:color="auto"/>
        <w:bottom w:val="none" w:sz="0" w:space="0" w:color="auto"/>
        <w:right w:val="none" w:sz="0" w:space="0" w:color="auto"/>
      </w:divBdr>
    </w:div>
    <w:div w:id="1689217651">
      <w:bodyDiv w:val="1"/>
      <w:marLeft w:val="0"/>
      <w:marRight w:val="0"/>
      <w:marTop w:val="0"/>
      <w:marBottom w:val="0"/>
      <w:divBdr>
        <w:top w:val="none" w:sz="0" w:space="0" w:color="auto"/>
        <w:left w:val="none" w:sz="0" w:space="0" w:color="auto"/>
        <w:bottom w:val="none" w:sz="0" w:space="0" w:color="auto"/>
        <w:right w:val="none" w:sz="0" w:space="0" w:color="auto"/>
      </w:divBdr>
    </w:div>
    <w:div w:id="1689677779">
      <w:bodyDiv w:val="1"/>
      <w:marLeft w:val="0"/>
      <w:marRight w:val="0"/>
      <w:marTop w:val="0"/>
      <w:marBottom w:val="0"/>
      <w:divBdr>
        <w:top w:val="none" w:sz="0" w:space="0" w:color="auto"/>
        <w:left w:val="none" w:sz="0" w:space="0" w:color="auto"/>
        <w:bottom w:val="none" w:sz="0" w:space="0" w:color="auto"/>
        <w:right w:val="none" w:sz="0" w:space="0" w:color="auto"/>
      </w:divBdr>
    </w:div>
    <w:div w:id="1694959199">
      <w:bodyDiv w:val="1"/>
      <w:marLeft w:val="0"/>
      <w:marRight w:val="0"/>
      <w:marTop w:val="0"/>
      <w:marBottom w:val="0"/>
      <w:divBdr>
        <w:top w:val="none" w:sz="0" w:space="0" w:color="auto"/>
        <w:left w:val="none" w:sz="0" w:space="0" w:color="auto"/>
        <w:bottom w:val="none" w:sz="0" w:space="0" w:color="auto"/>
        <w:right w:val="none" w:sz="0" w:space="0" w:color="auto"/>
      </w:divBdr>
    </w:div>
    <w:div w:id="1696930351">
      <w:bodyDiv w:val="1"/>
      <w:marLeft w:val="0"/>
      <w:marRight w:val="0"/>
      <w:marTop w:val="0"/>
      <w:marBottom w:val="0"/>
      <w:divBdr>
        <w:top w:val="none" w:sz="0" w:space="0" w:color="auto"/>
        <w:left w:val="none" w:sz="0" w:space="0" w:color="auto"/>
        <w:bottom w:val="none" w:sz="0" w:space="0" w:color="auto"/>
        <w:right w:val="none" w:sz="0" w:space="0" w:color="auto"/>
      </w:divBdr>
    </w:div>
    <w:div w:id="1701471955">
      <w:bodyDiv w:val="1"/>
      <w:marLeft w:val="0"/>
      <w:marRight w:val="0"/>
      <w:marTop w:val="0"/>
      <w:marBottom w:val="0"/>
      <w:divBdr>
        <w:top w:val="none" w:sz="0" w:space="0" w:color="auto"/>
        <w:left w:val="none" w:sz="0" w:space="0" w:color="auto"/>
        <w:bottom w:val="none" w:sz="0" w:space="0" w:color="auto"/>
        <w:right w:val="none" w:sz="0" w:space="0" w:color="auto"/>
      </w:divBdr>
    </w:div>
    <w:div w:id="1703748003">
      <w:bodyDiv w:val="1"/>
      <w:marLeft w:val="0"/>
      <w:marRight w:val="0"/>
      <w:marTop w:val="0"/>
      <w:marBottom w:val="0"/>
      <w:divBdr>
        <w:top w:val="none" w:sz="0" w:space="0" w:color="auto"/>
        <w:left w:val="none" w:sz="0" w:space="0" w:color="auto"/>
        <w:bottom w:val="none" w:sz="0" w:space="0" w:color="auto"/>
        <w:right w:val="none" w:sz="0" w:space="0" w:color="auto"/>
      </w:divBdr>
    </w:div>
    <w:div w:id="1706981065">
      <w:bodyDiv w:val="1"/>
      <w:marLeft w:val="0"/>
      <w:marRight w:val="0"/>
      <w:marTop w:val="0"/>
      <w:marBottom w:val="0"/>
      <w:divBdr>
        <w:top w:val="none" w:sz="0" w:space="0" w:color="auto"/>
        <w:left w:val="none" w:sz="0" w:space="0" w:color="auto"/>
        <w:bottom w:val="none" w:sz="0" w:space="0" w:color="auto"/>
        <w:right w:val="none" w:sz="0" w:space="0" w:color="auto"/>
      </w:divBdr>
    </w:div>
    <w:div w:id="1707019914">
      <w:bodyDiv w:val="1"/>
      <w:marLeft w:val="0"/>
      <w:marRight w:val="0"/>
      <w:marTop w:val="0"/>
      <w:marBottom w:val="0"/>
      <w:divBdr>
        <w:top w:val="none" w:sz="0" w:space="0" w:color="auto"/>
        <w:left w:val="none" w:sz="0" w:space="0" w:color="auto"/>
        <w:bottom w:val="none" w:sz="0" w:space="0" w:color="auto"/>
        <w:right w:val="none" w:sz="0" w:space="0" w:color="auto"/>
      </w:divBdr>
    </w:div>
    <w:div w:id="1710565863">
      <w:bodyDiv w:val="1"/>
      <w:marLeft w:val="0"/>
      <w:marRight w:val="0"/>
      <w:marTop w:val="0"/>
      <w:marBottom w:val="0"/>
      <w:divBdr>
        <w:top w:val="none" w:sz="0" w:space="0" w:color="auto"/>
        <w:left w:val="none" w:sz="0" w:space="0" w:color="auto"/>
        <w:bottom w:val="none" w:sz="0" w:space="0" w:color="auto"/>
        <w:right w:val="none" w:sz="0" w:space="0" w:color="auto"/>
      </w:divBdr>
    </w:div>
    <w:div w:id="1711026865">
      <w:bodyDiv w:val="1"/>
      <w:marLeft w:val="0"/>
      <w:marRight w:val="0"/>
      <w:marTop w:val="0"/>
      <w:marBottom w:val="0"/>
      <w:divBdr>
        <w:top w:val="none" w:sz="0" w:space="0" w:color="auto"/>
        <w:left w:val="none" w:sz="0" w:space="0" w:color="auto"/>
        <w:bottom w:val="none" w:sz="0" w:space="0" w:color="auto"/>
        <w:right w:val="none" w:sz="0" w:space="0" w:color="auto"/>
      </w:divBdr>
    </w:div>
    <w:div w:id="1713189851">
      <w:bodyDiv w:val="1"/>
      <w:marLeft w:val="0"/>
      <w:marRight w:val="0"/>
      <w:marTop w:val="0"/>
      <w:marBottom w:val="0"/>
      <w:divBdr>
        <w:top w:val="none" w:sz="0" w:space="0" w:color="auto"/>
        <w:left w:val="none" w:sz="0" w:space="0" w:color="auto"/>
        <w:bottom w:val="none" w:sz="0" w:space="0" w:color="auto"/>
        <w:right w:val="none" w:sz="0" w:space="0" w:color="auto"/>
      </w:divBdr>
    </w:div>
    <w:div w:id="1714495666">
      <w:bodyDiv w:val="1"/>
      <w:marLeft w:val="0"/>
      <w:marRight w:val="0"/>
      <w:marTop w:val="0"/>
      <w:marBottom w:val="0"/>
      <w:divBdr>
        <w:top w:val="none" w:sz="0" w:space="0" w:color="auto"/>
        <w:left w:val="none" w:sz="0" w:space="0" w:color="auto"/>
        <w:bottom w:val="none" w:sz="0" w:space="0" w:color="auto"/>
        <w:right w:val="none" w:sz="0" w:space="0" w:color="auto"/>
      </w:divBdr>
    </w:div>
    <w:div w:id="1721660739">
      <w:bodyDiv w:val="1"/>
      <w:marLeft w:val="0"/>
      <w:marRight w:val="0"/>
      <w:marTop w:val="0"/>
      <w:marBottom w:val="0"/>
      <w:divBdr>
        <w:top w:val="none" w:sz="0" w:space="0" w:color="auto"/>
        <w:left w:val="none" w:sz="0" w:space="0" w:color="auto"/>
        <w:bottom w:val="none" w:sz="0" w:space="0" w:color="auto"/>
        <w:right w:val="none" w:sz="0" w:space="0" w:color="auto"/>
      </w:divBdr>
    </w:div>
    <w:div w:id="1723168703">
      <w:bodyDiv w:val="1"/>
      <w:marLeft w:val="0"/>
      <w:marRight w:val="0"/>
      <w:marTop w:val="0"/>
      <w:marBottom w:val="0"/>
      <w:divBdr>
        <w:top w:val="none" w:sz="0" w:space="0" w:color="auto"/>
        <w:left w:val="none" w:sz="0" w:space="0" w:color="auto"/>
        <w:bottom w:val="none" w:sz="0" w:space="0" w:color="auto"/>
        <w:right w:val="none" w:sz="0" w:space="0" w:color="auto"/>
      </w:divBdr>
    </w:div>
    <w:div w:id="1724866466">
      <w:bodyDiv w:val="1"/>
      <w:marLeft w:val="0"/>
      <w:marRight w:val="0"/>
      <w:marTop w:val="0"/>
      <w:marBottom w:val="0"/>
      <w:divBdr>
        <w:top w:val="none" w:sz="0" w:space="0" w:color="auto"/>
        <w:left w:val="none" w:sz="0" w:space="0" w:color="auto"/>
        <w:bottom w:val="none" w:sz="0" w:space="0" w:color="auto"/>
        <w:right w:val="none" w:sz="0" w:space="0" w:color="auto"/>
      </w:divBdr>
    </w:div>
    <w:div w:id="1732730434">
      <w:bodyDiv w:val="1"/>
      <w:marLeft w:val="0"/>
      <w:marRight w:val="0"/>
      <w:marTop w:val="0"/>
      <w:marBottom w:val="0"/>
      <w:divBdr>
        <w:top w:val="none" w:sz="0" w:space="0" w:color="auto"/>
        <w:left w:val="none" w:sz="0" w:space="0" w:color="auto"/>
        <w:bottom w:val="none" w:sz="0" w:space="0" w:color="auto"/>
        <w:right w:val="none" w:sz="0" w:space="0" w:color="auto"/>
      </w:divBdr>
    </w:div>
    <w:div w:id="1738898254">
      <w:bodyDiv w:val="1"/>
      <w:marLeft w:val="0"/>
      <w:marRight w:val="0"/>
      <w:marTop w:val="0"/>
      <w:marBottom w:val="0"/>
      <w:divBdr>
        <w:top w:val="none" w:sz="0" w:space="0" w:color="auto"/>
        <w:left w:val="none" w:sz="0" w:space="0" w:color="auto"/>
        <w:bottom w:val="none" w:sz="0" w:space="0" w:color="auto"/>
        <w:right w:val="none" w:sz="0" w:space="0" w:color="auto"/>
      </w:divBdr>
    </w:div>
    <w:div w:id="1739401462">
      <w:bodyDiv w:val="1"/>
      <w:marLeft w:val="0"/>
      <w:marRight w:val="0"/>
      <w:marTop w:val="0"/>
      <w:marBottom w:val="0"/>
      <w:divBdr>
        <w:top w:val="none" w:sz="0" w:space="0" w:color="auto"/>
        <w:left w:val="none" w:sz="0" w:space="0" w:color="auto"/>
        <w:bottom w:val="none" w:sz="0" w:space="0" w:color="auto"/>
        <w:right w:val="none" w:sz="0" w:space="0" w:color="auto"/>
      </w:divBdr>
    </w:div>
    <w:div w:id="1743486441">
      <w:bodyDiv w:val="1"/>
      <w:marLeft w:val="0"/>
      <w:marRight w:val="0"/>
      <w:marTop w:val="0"/>
      <w:marBottom w:val="0"/>
      <w:divBdr>
        <w:top w:val="none" w:sz="0" w:space="0" w:color="auto"/>
        <w:left w:val="none" w:sz="0" w:space="0" w:color="auto"/>
        <w:bottom w:val="none" w:sz="0" w:space="0" w:color="auto"/>
        <w:right w:val="none" w:sz="0" w:space="0" w:color="auto"/>
      </w:divBdr>
    </w:div>
    <w:div w:id="1746027376">
      <w:bodyDiv w:val="1"/>
      <w:marLeft w:val="0"/>
      <w:marRight w:val="0"/>
      <w:marTop w:val="0"/>
      <w:marBottom w:val="0"/>
      <w:divBdr>
        <w:top w:val="none" w:sz="0" w:space="0" w:color="auto"/>
        <w:left w:val="none" w:sz="0" w:space="0" w:color="auto"/>
        <w:bottom w:val="none" w:sz="0" w:space="0" w:color="auto"/>
        <w:right w:val="none" w:sz="0" w:space="0" w:color="auto"/>
      </w:divBdr>
    </w:div>
    <w:div w:id="1746494002">
      <w:bodyDiv w:val="1"/>
      <w:marLeft w:val="0"/>
      <w:marRight w:val="0"/>
      <w:marTop w:val="0"/>
      <w:marBottom w:val="0"/>
      <w:divBdr>
        <w:top w:val="none" w:sz="0" w:space="0" w:color="auto"/>
        <w:left w:val="none" w:sz="0" w:space="0" w:color="auto"/>
        <w:bottom w:val="none" w:sz="0" w:space="0" w:color="auto"/>
        <w:right w:val="none" w:sz="0" w:space="0" w:color="auto"/>
      </w:divBdr>
    </w:div>
    <w:div w:id="1747459391">
      <w:bodyDiv w:val="1"/>
      <w:marLeft w:val="0"/>
      <w:marRight w:val="0"/>
      <w:marTop w:val="0"/>
      <w:marBottom w:val="0"/>
      <w:divBdr>
        <w:top w:val="none" w:sz="0" w:space="0" w:color="auto"/>
        <w:left w:val="none" w:sz="0" w:space="0" w:color="auto"/>
        <w:bottom w:val="none" w:sz="0" w:space="0" w:color="auto"/>
        <w:right w:val="none" w:sz="0" w:space="0" w:color="auto"/>
      </w:divBdr>
    </w:div>
    <w:div w:id="1747797573">
      <w:bodyDiv w:val="1"/>
      <w:marLeft w:val="0"/>
      <w:marRight w:val="0"/>
      <w:marTop w:val="0"/>
      <w:marBottom w:val="0"/>
      <w:divBdr>
        <w:top w:val="none" w:sz="0" w:space="0" w:color="auto"/>
        <w:left w:val="none" w:sz="0" w:space="0" w:color="auto"/>
        <w:bottom w:val="none" w:sz="0" w:space="0" w:color="auto"/>
        <w:right w:val="none" w:sz="0" w:space="0" w:color="auto"/>
      </w:divBdr>
    </w:div>
    <w:div w:id="1754472005">
      <w:bodyDiv w:val="1"/>
      <w:marLeft w:val="0"/>
      <w:marRight w:val="0"/>
      <w:marTop w:val="0"/>
      <w:marBottom w:val="0"/>
      <w:divBdr>
        <w:top w:val="none" w:sz="0" w:space="0" w:color="auto"/>
        <w:left w:val="none" w:sz="0" w:space="0" w:color="auto"/>
        <w:bottom w:val="none" w:sz="0" w:space="0" w:color="auto"/>
        <w:right w:val="none" w:sz="0" w:space="0" w:color="auto"/>
      </w:divBdr>
    </w:div>
    <w:div w:id="1758478305">
      <w:bodyDiv w:val="1"/>
      <w:marLeft w:val="0"/>
      <w:marRight w:val="0"/>
      <w:marTop w:val="0"/>
      <w:marBottom w:val="0"/>
      <w:divBdr>
        <w:top w:val="none" w:sz="0" w:space="0" w:color="auto"/>
        <w:left w:val="none" w:sz="0" w:space="0" w:color="auto"/>
        <w:bottom w:val="none" w:sz="0" w:space="0" w:color="auto"/>
        <w:right w:val="none" w:sz="0" w:space="0" w:color="auto"/>
      </w:divBdr>
    </w:div>
    <w:div w:id="1768962314">
      <w:bodyDiv w:val="1"/>
      <w:marLeft w:val="0"/>
      <w:marRight w:val="0"/>
      <w:marTop w:val="0"/>
      <w:marBottom w:val="0"/>
      <w:divBdr>
        <w:top w:val="none" w:sz="0" w:space="0" w:color="auto"/>
        <w:left w:val="none" w:sz="0" w:space="0" w:color="auto"/>
        <w:bottom w:val="none" w:sz="0" w:space="0" w:color="auto"/>
        <w:right w:val="none" w:sz="0" w:space="0" w:color="auto"/>
      </w:divBdr>
    </w:div>
    <w:div w:id="1769108949">
      <w:bodyDiv w:val="1"/>
      <w:marLeft w:val="0"/>
      <w:marRight w:val="0"/>
      <w:marTop w:val="0"/>
      <w:marBottom w:val="0"/>
      <w:divBdr>
        <w:top w:val="none" w:sz="0" w:space="0" w:color="auto"/>
        <w:left w:val="none" w:sz="0" w:space="0" w:color="auto"/>
        <w:bottom w:val="none" w:sz="0" w:space="0" w:color="auto"/>
        <w:right w:val="none" w:sz="0" w:space="0" w:color="auto"/>
      </w:divBdr>
    </w:div>
    <w:div w:id="1769618805">
      <w:bodyDiv w:val="1"/>
      <w:marLeft w:val="0"/>
      <w:marRight w:val="0"/>
      <w:marTop w:val="0"/>
      <w:marBottom w:val="0"/>
      <w:divBdr>
        <w:top w:val="none" w:sz="0" w:space="0" w:color="auto"/>
        <w:left w:val="none" w:sz="0" w:space="0" w:color="auto"/>
        <w:bottom w:val="none" w:sz="0" w:space="0" w:color="auto"/>
        <w:right w:val="none" w:sz="0" w:space="0" w:color="auto"/>
      </w:divBdr>
    </w:div>
    <w:div w:id="1770926418">
      <w:bodyDiv w:val="1"/>
      <w:marLeft w:val="0"/>
      <w:marRight w:val="0"/>
      <w:marTop w:val="0"/>
      <w:marBottom w:val="0"/>
      <w:divBdr>
        <w:top w:val="none" w:sz="0" w:space="0" w:color="auto"/>
        <w:left w:val="none" w:sz="0" w:space="0" w:color="auto"/>
        <w:bottom w:val="none" w:sz="0" w:space="0" w:color="auto"/>
        <w:right w:val="none" w:sz="0" w:space="0" w:color="auto"/>
      </w:divBdr>
    </w:div>
    <w:div w:id="1772508859">
      <w:bodyDiv w:val="1"/>
      <w:marLeft w:val="0"/>
      <w:marRight w:val="0"/>
      <w:marTop w:val="0"/>
      <w:marBottom w:val="0"/>
      <w:divBdr>
        <w:top w:val="none" w:sz="0" w:space="0" w:color="auto"/>
        <w:left w:val="none" w:sz="0" w:space="0" w:color="auto"/>
        <w:bottom w:val="none" w:sz="0" w:space="0" w:color="auto"/>
        <w:right w:val="none" w:sz="0" w:space="0" w:color="auto"/>
      </w:divBdr>
    </w:div>
    <w:div w:id="1781219219">
      <w:bodyDiv w:val="1"/>
      <w:marLeft w:val="0"/>
      <w:marRight w:val="0"/>
      <w:marTop w:val="0"/>
      <w:marBottom w:val="0"/>
      <w:divBdr>
        <w:top w:val="none" w:sz="0" w:space="0" w:color="auto"/>
        <w:left w:val="none" w:sz="0" w:space="0" w:color="auto"/>
        <w:bottom w:val="none" w:sz="0" w:space="0" w:color="auto"/>
        <w:right w:val="none" w:sz="0" w:space="0" w:color="auto"/>
      </w:divBdr>
    </w:div>
    <w:div w:id="1782453861">
      <w:bodyDiv w:val="1"/>
      <w:marLeft w:val="0"/>
      <w:marRight w:val="0"/>
      <w:marTop w:val="0"/>
      <w:marBottom w:val="0"/>
      <w:divBdr>
        <w:top w:val="none" w:sz="0" w:space="0" w:color="auto"/>
        <w:left w:val="none" w:sz="0" w:space="0" w:color="auto"/>
        <w:bottom w:val="none" w:sz="0" w:space="0" w:color="auto"/>
        <w:right w:val="none" w:sz="0" w:space="0" w:color="auto"/>
      </w:divBdr>
    </w:div>
    <w:div w:id="1790195635">
      <w:bodyDiv w:val="1"/>
      <w:marLeft w:val="0"/>
      <w:marRight w:val="0"/>
      <w:marTop w:val="0"/>
      <w:marBottom w:val="0"/>
      <w:divBdr>
        <w:top w:val="none" w:sz="0" w:space="0" w:color="auto"/>
        <w:left w:val="none" w:sz="0" w:space="0" w:color="auto"/>
        <w:bottom w:val="none" w:sz="0" w:space="0" w:color="auto"/>
        <w:right w:val="none" w:sz="0" w:space="0" w:color="auto"/>
      </w:divBdr>
    </w:div>
    <w:div w:id="1790511990">
      <w:bodyDiv w:val="1"/>
      <w:marLeft w:val="0"/>
      <w:marRight w:val="0"/>
      <w:marTop w:val="0"/>
      <w:marBottom w:val="0"/>
      <w:divBdr>
        <w:top w:val="none" w:sz="0" w:space="0" w:color="auto"/>
        <w:left w:val="none" w:sz="0" w:space="0" w:color="auto"/>
        <w:bottom w:val="none" w:sz="0" w:space="0" w:color="auto"/>
        <w:right w:val="none" w:sz="0" w:space="0" w:color="auto"/>
      </w:divBdr>
    </w:div>
    <w:div w:id="1790661520">
      <w:bodyDiv w:val="1"/>
      <w:marLeft w:val="0"/>
      <w:marRight w:val="0"/>
      <w:marTop w:val="0"/>
      <w:marBottom w:val="0"/>
      <w:divBdr>
        <w:top w:val="none" w:sz="0" w:space="0" w:color="auto"/>
        <w:left w:val="none" w:sz="0" w:space="0" w:color="auto"/>
        <w:bottom w:val="none" w:sz="0" w:space="0" w:color="auto"/>
        <w:right w:val="none" w:sz="0" w:space="0" w:color="auto"/>
      </w:divBdr>
    </w:div>
    <w:div w:id="1792241704">
      <w:bodyDiv w:val="1"/>
      <w:marLeft w:val="0"/>
      <w:marRight w:val="0"/>
      <w:marTop w:val="0"/>
      <w:marBottom w:val="0"/>
      <w:divBdr>
        <w:top w:val="none" w:sz="0" w:space="0" w:color="auto"/>
        <w:left w:val="none" w:sz="0" w:space="0" w:color="auto"/>
        <w:bottom w:val="none" w:sz="0" w:space="0" w:color="auto"/>
        <w:right w:val="none" w:sz="0" w:space="0" w:color="auto"/>
      </w:divBdr>
    </w:div>
    <w:div w:id="1794665596">
      <w:bodyDiv w:val="1"/>
      <w:marLeft w:val="0"/>
      <w:marRight w:val="0"/>
      <w:marTop w:val="0"/>
      <w:marBottom w:val="0"/>
      <w:divBdr>
        <w:top w:val="none" w:sz="0" w:space="0" w:color="auto"/>
        <w:left w:val="none" w:sz="0" w:space="0" w:color="auto"/>
        <w:bottom w:val="none" w:sz="0" w:space="0" w:color="auto"/>
        <w:right w:val="none" w:sz="0" w:space="0" w:color="auto"/>
      </w:divBdr>
    </w:div>
    <w:div w:id="1796751765">
      <w:bodyDiv w:val="1"/>
      <w:marLeft w:val="0"/>
      <w:marRight w:val="0"/>
      <w:marTop w:val="0"/>
      <w:marBottom w:val="0"/>
      <w:divBdr>
        <w:top w:val="none" w:sz="0" w:space="0" w:color="auto"/>
        <w:left w:val="none" w:sz="0" w:space="0" w:color="auto"/>
        <w:bottom w:val="none" w:sz="0" w:space="0" w:color="auto"/>
        <w:right w:val="none" w:sz="0" w:space="0" w:color="auto"/>
      </w:divBdr>
    </w:div>
    <w:div w:id="1798184098">
      <w:bodyDiv w:val="1"/>
      <w:marLeft w:val="0"/>
      <w:marRight w:val="0"/>
      <w:marTop w:val="0"/>
      <w:marBottom w:val="0"/>
      <w:divBdr>
        <w:top w:val="none" w:sz="0" w:space="0" w:color="auto"/>
        <w:left w:val="none" w:sz="0" w:space="0" w:color="auto"/>
        <w:bottom w:val="none" w:sz="0" w:space="0" w:color="auto"/>
        <w:right w:val="none" w:sz="0" w:space="0" w:color="auto"/>
      </w:divBdr>
    </w:div>
    <w:div w:id="1800369559">
      <w:bodyDiv w:val="1"/>
      <w:marLeft w:val="0"/>
      <w:marRight w:val="0"/>
      <w:marTop w:val="0"/>
      <w:marBottom w:val="0"/>
      <w:divBdr>
        <w:top w:val="none" w:sz="0" w:space="0" w:color="auto"/>
        <w:left w:val="none" w:sz="0" w:space="0" w:color="auto"/>
        <w:bottom w:val="none" w:sz="0" w:space="0" w:color="auto"/>
        <w:right w:val="none" w:sz="0" w:space="0" w:color="auto"/>
      </w:divBdr>
    </w:div>
    <w:div w:id="1805393916">
      <w:bodyDiv w:val="1"/>
      <w:marLeft w:val="0"/>
      <w:marRight w:val="0"/>
      <w:marTop w:val="0"/>
      <w:marBottom w:val="0"/>
      <w:divBdr>
        <w:top w:val="none" w:sz="0" w:space="0" w:color="auto"/>
        <w:left w:val="none" w:sz="0" w:space="0" w:color="auto"/>
        <w:bottom w:val="none" w:sz="0" w:space="0" w:color="auto"/>
        <w:right w:val="none" w:sz="0" w:space="0" w:color="auto"/>
      </w:divBdr>
    </w:div>
    <w:div w:id="1805463161">
      <w:bodyDiv w:val="1"/>
      <w:marLeft w:val="0"/>
      <w:marRight w:val="0"/>
      <w:marTop w:val="0"/>
      <w:marBottom w:val="0"/>
      <w:divBdr>
        <w:top w:val="none" w:sz="0" w:space="0" w:color="auto"/>
        <w:left w:val="none" w:sz="0" w:space="0" w:color="auto"/>
        <w:bottom w:val="none" w:sz="0" w:space="0" w:color="auto"/>
        <w:right w:val="none" w:sz="0" w:space="0" w:color="auto"/>
      </w:divBdr>
    </w:div>
    <w:div w:id="1805999191">
      <w:bodyDiv w:val="1"/>
      <w:marLeft w:val="0"/>
      <w:marRight w:val="0"/>
      <w:marTop w:val="0"/>
      <w:marBottom w:val="0"/>
      <w:divBdr>
        <w:top w:val="none" w:sz="0" w:space="0" w:color="auto"/>
        <w:left w:val="none" w:sz="0" w:space="0" w:color="auto"/>
        <w:bottom w:val="none" w:sz="0" w:space="0" w:color="auto"/>
        <w:right w:val="none" w:sz="0" w:space="0" w:color="auto"/>
      </w:divBdr>
    </w:div>
    <w:div w:id="1806198309">
      <w:bodyDiv w:val="1"/>
      <w:marLeft w:val="0"/>
      <w:marRight w:val="0"/>
      <w:marTop w:val="0"/>
      <w:marBottom w:val="0"/>
      <w:divBdr>
        <w:top w:val="none" w:sz="0" w:space="0" w:color="auto"/>
        <w:left w:val="none" w:sz="0" w:space="0" w:color="auto"/>
        <w:bottom w:val="none" w:sz="0" w:space="0" w:color="auto"/>
        <w:right w:val="none" w:sz="0" w:space="0" w:color="auto"/>
      </w:divBdr>
    </w:div>
    <w:div w:id="1808662897">
      <w:bodyDiv w:val="1"/>
      <w:marLeft w:val="0"/>
      <w:marRight w:val="0"/>
      <w:marTop w:val="0"/>
      <w:marBottom w:val="0"/>
      <w:divBdr>
        <w:top w:val="none" w:sz="0" w:space="0" w:color="auto"/>
        <w:left w:val="none" w:sz="0" w:space="0" w:color="auto"/>
        <w:bottom w:val="none" w:sz="0" w:space="0" w:color="auto"/>
        <w:right w:val="none" w:sz="0" w:space="0" w:color="auto"/>
      </w:divBdr>
    </w:div>
    <w:div w:id="1811554767">
      <w:bodyDiv w:val="1"/>
      <w:marLeft w:val="0"/>
      <w:marRight w:val="0"/>
      <w:marTop w:val="0"/>
      <w:marBottom w:val="0"/>
      <w:divBdr>
        <w:top w:val="none" w:sz="0" w:space="0" w:color="auto"/>
        <w:left w:val="none" w:sz="0" w:space="0" w:color="auto"/>
        <w:bottom w:val="none" w:sz="0" w:space="0" w:color="auto"/>
        <w:right w:val="none" w:sz="0" w:space="0" w:color="auto"/>
      </w:divBdr>
    </w:div>
    <w:div w:id="1812942090">
      <w:bodyDiv w:val="1"/>
      <w:marLeft w:val="0"/>
      <w:marRight w:val="0"/>
      <w:marTop w:val="0"/>
      <w:marBottom w:val="0"/>
      <w:divBdr>
        <w:top w:val="none" w:sz="0" w:space="0" w:color="auto"/>
        <w:left w:val="none" w:sz="0" w:space="0" w:color="auto"/>
        <w:bottom w:val="none" w:sz="0" w:space="0" w:color="auto"/>
        <w:right w:val="none" w:sz="0" w:space="0" w:color="auto"/>
      </w:divBdr>
    </w:div>
    <w:div w:id="1813986261">
      <w:bodyDiv w:val="1"/>
      <w:marLeft w:val="0"/>
      <w:marRight w:val="0"/>
      <w:marTop w:val="0"/>
      <w:marBottom w:val="0"/>
      <w:divBdr>
        <w:top w:val="none" w:sz="0" w:space="0" w:color="auto"/>
        <w:left w:val="none" w:sz="0" w:space="0" w:color="auto"/>
        <w:bottom w:val="none" w:sz="0" w:space="0" w:color="auto"/>
        <w:right w:val="none" w:sz="0" w:space="0" w:color="auto"/>
      </w:divBdr>
    </w:div>
    <w:div w:id="1816872535">
      <w:bodyDiv w:val="1"/>
      <w:marLeft w:val="0"/>
      <w:marRight w:val="0"/>
      <w:marTop w:val="0"/>
      <w:marBottom w:val="0"/>
      <w:divBdr>
        <w:top w:val="none" w:sz="0" w:space="0" w:color="auto"/>
        <w:left w:val="none" w:sz="0" w:space="0" w:color="auto"/>
        <w:bottom w:val="none" w:sz="0" w:space="0" w:color="auto"/>
        <w:right w:val="none" w:sz="0" w:space="0" w:color="auto"/>
      </w:divBdr>
    </w:div>
    <w:div w:id="1817332566">
      <w:bodyDiv w:val="1"/>
      <w:marLeft w:val="0"/>
      <w:marRight w:val="0"/>
      <w:marTop w:val="0"/>
      <w:marBottom w:val="0"/>
      <w:divBdr>
        <w:top w:val="none" w:sz="0" w:space="0" w:color="auto"/>
        <w:left w:val="none" w:sz="0" w:space="0" w:color="auto"/>
        <w:bottom w:val="none" w:sz="0" w:space="0" w:color="auto"/>
        <w:right w:val="none" w:sz="0" w:space="0" w:color="auto"/>
      </w:divBdr>
    </w:div>
    <w:div w:id="1820421240">
      <w:bodyDiv w:val="1"/>
      <w:marLeft w:val="0"/>
      <w:marRight w:val="0"/>
      <w:marTop w:val="0"/>
      <w:marBottom w:val="0"/>
      <w:divBdr>
        <w:top w:val="none" w:sz="0" w:space="0" w:color="auto"/>
        <w:left w:val="none" w:sz="0" w:space="0" w:color="auto"/>
        <w:bottom w:val="none" w:sz="0" w:space="0" w:color="auto"/>
        <w:right w:val="none" w:sz="0" w:space="0" w:color="auto"/>
      </w:divBdr>
    </w:div>
    <w:div w:id="1821265131">
      <w:bodyDiv w:val="1"/>
      <w:marLeft w:val="0"/>
      <w:marRight w:val="0"/>
      <w:marTop w:val="0"/>
      <w:marBottom w:val="0"/>
      <w:divBdr>
        <w:top w:val="none" w:sz="0" w:space="0" w:color="auto"/>
        <w:left w:val="none" w:sz="0" w:space="0" w:color="auto"/>
        <w:bottom w:val="none" w:sz="0" w:space="0" w:color="auto"/>
        <w:right w:val="none" w:sz="0" w:space="0" w:color="auto"/>
      </w:divBdr>
    </w:div>
    <w:div w:id="1821995806">
      <w:bodyDiv w:val="1"/>
      <w:marLeft w:val="0"/>
      <w:marRight w:val="0"/>
      <w:marTop w:val="0"/>
      <w:marBottom w:val="0"/>
      <w:divBdr>
        <w:top w:val="none" w:sz="0" w:space="0" w:color="auto"/>
        <w:left w:val="none" w:sz="0" w:space="0" w:color="auto"/>
        <w:bottom w:val="none" w:sz="0" w:space="0" w:color="auto"/>
        <w:right w:val="none" w:sz="0" w:space="0" w:color="auto"/>
      </w:divBdr>
    </w:div>
    <w:div w:id="1834179735">
      <w:bodyDiv w:val="1"/>
      <w:marLeft w:val="0"/>
      <w:marRight w:val="0"/>
      <w:marTop w:val="0"/>
      <w:marBottom w:val="0"/>
      <w:divBdr>
        <w:top w:val="none" w:sz="0" w:space="0" w:color="auto"/>
        <w:left w:val="none" w:sz="0" w:space="0" w:color="auto"/>
        <w:bottom w:val="none" w:sz="0" w:space="0" w:color="auto"/>
        <w:right w:val="none" w:sz="0" w:space="0" w:color="auto"/>
      </w:divBdr>
    </w:div>
    <w:div w:id="1835680177">
      <w:bodyDiv w:val="1"/>
      <w:marLeft w:val="0"/>
      <w:marRight w:val="0"/>
      <w:marTop w:val="0"/>
      <w:marBottom w:val="0"/>
      <w:divBdr>
        <w:top w:val="none" w:sz="0" w:space="0" w:color="auto"/>
        <w:left w:val="none" w:sz="0" w:space="0" w:color="auto"/>
        <w:bottom w:val="none" w:sz="0" w:space="0" w:color="auto"/>
        <w:right w:val="none" w:sz="0" w:space="0" w:color="auto"/>
      </w:divBdr>
    </w:div>
    <w:div w:id="1840391620">
      <w:bodyDiv w:val="1"/>
      <w:marLeft w:val="0"/>
      <w:marRight w:val="0"/>
      <w:marTop w:val="0"/>
      <w:marBottom w:val="0"/>
      <w:divBdr>
        <w:top w:val="none" w:sz="0" w:space="0" w:color="auto"/>
        <w:left w:val="none" w:sz="0" w:space="0" w:color="auto"/>
        <w:bottom w:val="none" w:sz="0" w:space="0" w:color="auto"/>
        <w:right w:val="none" w:sz="0" w:space="0" w:color="auto"/>
      </w:divBdr>
    </w:div>
    <w:div w:id="1844514964">
      <w:bodyDiv w:val="1"/>
      <w:marLeft w:val="0"/>
      <w:marRight w:val="0"/>
      <w:marTop w:val="0"/>
      <w:marBottom w:val="0"/>
      <w:divBdr>
        <w:top w:val="none" w:sz="0" w:space="0" w:color="auto"/>
        <w:left w:val="none" w:sz="0" w:space="0" w:color="auto"/>
        <w:bottom w:val="none" w:sz="0" w:space="0" w:color="auto"/>
        <w:right w:val="none" w:sz="0" w:space="0" w:color="auto"/>
      </w:divBdr>
    </w:div>
    <w:div w:id="1848472743">
      <w:bodyDiv w:val="1"/>
      <w:marLeft w:val="0"/>
      <w:marRight w:val="0"/>
      <w:marTop w:val="0"/>
      <w:marBottom w:val="0"/>
      <w:divBdr>
        <w:top w:val="none" w:sz="0" w:space="0" w:color="auto"/>
        <w:left w:val="none" w:sz="0" w:space="0" w:color="auto"/>
        <w:bottom w:val="none" w:sz="0" w:space="0" w:color="auto"/>
        <w:right w:val="none" w:sz="0" w:space="0" w:color="auto"/>
      </w:divBdr>
    </w:div>
    <w:div w:id="1851948363">
      <w:bodyDiv w:val="1"/>
      <w:marLeft w:val="0"/>
      <w:marRight w:val="0"/>
      <w:marTop w:val="0"/>
      <w:marBottom w:val="0"/>
      <w:divBdr>
        <w:top w:val="none" w:sz="0" w:space="0" w:color="auto"/>
        <w:left w:val="none" w:sz="0" w:space="0" w:color="auto"/>
        <w:bottom w:val="none" w:sz="0" w:space="0" w:color="auto"/>
        <w:right w:val="none" w:sz="0" w:space="0" w:color="auto"/>
      </w:divBdr>
    </w:div>
    <w:div w:id="1851991091">
      <w:bodyDiv w:val="1"/>
      <w:marLeft w:val="0"/>
      <w:marRight w:val="0"/>
      <w:marTop w:val="0"/>
      <w:marBottom w:val="0"/>
      <w:divBdr>
        <w:top w:val="none" w:sz="0" w:space="0" w:color="auto"/>
        <w:left w:val="none" w:sz="0" w:space="0" w:color="auto"/>
        <w:bottom w:val="none" w:sz="0" w:space="0" w:color="auto"/>
        <w:right w:val="none" w:sz="0" w:space="0" w:color="auto"/>
      </w:divBdr>
    </w:div>
    <w:div w:id="1852598059">
      <w:bodyDiv w:val="1"/>
      <w:marLeft w:val="0"/>
      <w:marRight w:val="0"/>
      <w:marTop w:val="0"/>
      <w:marBottom w:val="0"/>
      <w:divBdr>
        <w:top w:val="none" w:sz="0" w:space="0" w:color="auto"/>
        <w:left w:val="none" w:sz="0" w:space="0" w:color="auto"/>
        <w:bottom w:val="none" w:sz="0" w:space="0" w:color="auto"/>
        <w:right w:val="none" w:sz="0" w:space="0" w:color="auto"/>
      </w:divBdr>
    </w:div>
    <w:div w:id="1857426871">
      <w:bodyDiv w:val="1"/>
      <w:marLeft w:val="0"/>
      <w:marRight w:val="0"/>
      <w:marTop w:val="0"/>
      <w:marBottom w:val="0"/>
      <w:divBdr>
        <w:top w:val="none" w:sz="0" w:space="0" w:color="auto"/>
        <w:left w:val="none" w:sz="0" w:space="0" w:color="auto"/>
        <w:bottom w:val="none" w:sz="0" w:space="0" w:color="auto"/>
        <w:right w:val="none" w:sz="0" w:space="0" w:color="auto"/>
      </w:divBdr>
    </w:div>
    <w:div w:id="1857621926">
      <w:bodyDiv w:val="1"/>
      <w:marLeft w:val="0"/>
      <w:marRight w:val="0"/>
      <w:marTop w:val="0"/>
      <w:marBottom w:val="0"/>
      <w:divBdr>
        <w:top w:val="none" w:sz="0" w:space="0" w:color="auto"/>
        <w:left w:val="none" w:sz="0" w:space="0" w:color="auto"/>
        <w:bottom w:val="none" w:sz="0" w:space="0" w:color="auto"/>
        <w:right w:val="none" w:sz="0" w:space="0" w:color="auto"/>
      </w:divBdr>
    </w:div>
    <w:div w:id="1858352576">
      <w:bodyDiv w:val="1"/>
      <w:marLeft w:val="0"/>
      <w:marRight w:val="0"/>
      <w:marTop w:val="0"/>
      <w:marBottom w:val="0"/>
      <w:divBdr>
        <w:top w:val="none" w:sz="0" w:space="0" w:color="auto"/>
        <w:left w:val="none" w:sz="0" w:space="0" w:color="auto"/>
        <w:bottom w:val="none" w:sz="0" w:space="0" w:color="auto"/>
        <w:right w:val="none" w:sz="0" w:space="0" w:color="auto"/>
      </w:divBdr>
    </w:div>
    <w:div w:id="1864513307">
      <w:bodyDiv w:val="1"/>
      <w:marLeft w:val="0"/>
      <w:marRight w:val="0"/>
      <w:marTop w:val="0"/>
      <w:marBottom w:val="0"/>
      <w:divBdr>
        <w:top w:val="none" w:sz="0" w:space="0" w:color="auto"/>
        <w:left w:val="none" w:sz="0" w:space="0" w:color="auto"/>
        <w:bottom w:val="none" w:sz="0" w:space="0" w:color="auto"/>
        <w:right w:val="none" w:sz="0" w:space="0" w:color="auto"/>
      </w:divBdr>
    </w:div>
    <w:div w:id="1864703752">
      <w:bodyDiv w:val="1"/>
      <w:marLeft w:val="0"/>
      <w:marRight w:val="0"/>
      <w:marTop w:val="0"/>
      <w:marBottom w:val="0"/>
      <w:divBdr>
        <w:top w:val="none" w:sz="0" w:space="0" w:color="auto"/>
        <w:left w:val="none" w:sz="0" w:space="0" w:color="auto"/>
        <w:bottom w:val="none" w:sz="0" w:space="0" w:color="auto"/>
        <w:right w:val="none" w:sz="0" w:space="0" w:color="auto"/>
      </w:divBdr>
    </w:div>
    <w:div w:id="1867675088">
      <w:bodyDiv w:val="1"/>
      <w:marLeft w:val="0"/>
      <w:marRight w:val="0"/>
      <w:marTop w:val="0"/>
      <w:marBottom w:val="0"/>
      <w:divBdr>
        <w:top w:val="none" w:sz="0" w:space="0" w:color="auto"/>
        <w:left w:val="none" w:sz="0" w:space="0" w:color="auto"/>
        <w:bottom w:val="none" w:sz="0" w:space="0" w:color="auto"/>
        <w:right w:val="none" w:sz="0" w:space="0" w:color="auto"/>
      </w:divBdr>
    </w:div>
    <w:div w:id="1874154060">
      <w:bodyDiv w:val="1"/>
      <w:marLeft w:val="0"/>
      <w:marRight w:val="0"/>
      <w:marTop w:val="0"/>
      <w:marBottom w:val="0"/>
      <w:divBdr>
        <w:top w:val="none" w:sz="0" w:space="0" w:color="auto"/>
        <w:left w:val="none" w:sz="0" w:space="0" w:color="auto"/>
        <w:bottom w:val="none" w:sz="0" w:space="0" w:color="auto"/>
        <w:right w:val="none" w:sz="0" w:space="0" w:color="auto"/>
      </w:divBdr>
    </w:div>
    <w:div w:id="1874222128">
      <w:bodyDiv w:val="1"/>
      <w:marLeft w:val="0"/>
      <w:marRight w:val="0"/>
      <w:marTop w:val="0"/>
      <w:marBottom w:val="0"/>
      <w:divBdr>
        <w:top w:val="none" w:sz="0" w:space="0" w:color="auto"/>
        <w:left w:val="none" w:sz="0" w:space="0" w:color="auto"/>
        <w:bottom w:val="none" w:sz="0" w:space="0" w:color="auto"/>
        <w:right w:val="none" w:sz="0" w:space="0" w:color="auto"/>
      </w:divBdr>
    </w:div>
    <w:div w:id="1874222458">
      <w:bodyDiv w:val="1"/>
      <w:marLeft w:val="0"/>
      <w:marRight w:val="0"/>
      <w:marTop w:val="0"/>
      <w:marBottom w:val="0"/>
      <w:divBdr>
        <w:top w:val="none" w:sz="0" w:space="0" w:color="auto"/>
        <w:left w:val="none" w:sz="0" w:space="0" w:color="auto"/>
        <w:bottom w:val="none" w:sz="0" w:space="0" w:color="auto"/>
        <w:right w:val="none" w:sz="0" w:space="0" w:color="auto"/>
      </w:divBdr>
    </w:div>
    <w:div w:id="1874809859">
      <w:bodyDiv w:val="1"/>
      <w:marLeft w:val="0"/>
      <w:marRight w:val="0"/>
      <w:marTop w:val="0"/>
      <w:marBottom w:val="0"/>
      <w:divBdr>
        <w:top w:val="none" w:sz="0" w:space="0" w:color="auto"/>
        <w:left w:val="none" w:sz="0" w:space="0" w:color="auto"/>
        <w:bottom w:val="none" w:sz="0" w:space="0" w:color="auto"/>
        <w:right w:val="none" w:sz="0" w:space="0" w:color="auto"/>
      </w:divBdr>
    </w:div>
    <w:div w:id="1875654409">
      <w:bodyDiv w:val="1"/>
      <w:marLeft w:val="0"/>
      <w:marRight w:val="0"/>
      <w:marTop w:val="0"/>
      <w:marBottom w:val="0"/>
      <w:divBdr>
        <w:top w:val="none" w:sz="0" w:space="0" w:color="auto"/>
        <w:left w:val="none" w:sz="0" w:space="0" w:color="auto"/>
        <w:bottom w:val="none" w:sz="0" w:space="0" w:color="auto"/>
        <w:right w:val="none" w:sz="0" w:space="0" w:color="auto"/>
      </w:divBdr>
    </w:div>
    <w:div w:id="1876960775">
      <w:bodyDiv w:val="1"/>
      <w:marLeft w:val="0"/>
      <w:marRight w:val="0"/>
      <w:marTop w:val="0"/>
      <w:marBottom w:val="0"/>
      <w:divBdr>
        <w:top w:val="none" w:sz="0" w:space="0" w:color="auto"/>
        <w:left w:val="none" w:sz="0" w:space="0" w:color="auto"/>
        <w:bottom w:val="none" w:sz="0" w:space="0" w:color="auto"/>
        <w:right w:val="none" w:sz="0" w:space="0" w:color="auto"/>
      </w:divBdr>
    </w:div>
    <w:div w:id="1884634219">
      <w:bodyDiv w:val="1"/>
      <w:marLeft w:val="0"/>
      <w:marRight w:val="0"/>
      <w:marTop w:val="0"/>
      <w:marBottom w:val="0"/>
      <w:divBdr>
        <w:top w:val="none" w:sz="0" w:space="0" w:color="auto"/>
        <w:left w:val="none" w:sz="0" w:space="0" w:color="auto"/>
        <w:bottom w:val="none" w:sz="0" w:space="0" w:color="auto"/>
        <w:right w:val="none" w:sz="0" w:space="0" w:color="auto"/>
      </w:divBdr>
    </w:div>
    <w:div w:id="1887911521">
      <w:bodyDiv w:val="1"/>
      <w:marLeft w:val="0"/>
      <w:marRight w:val="0"/>
      <w:marTop w:val="0"/>
      <w:marBottom w:val="0"/>
      <w:divBdr>
        <w:top w:val="none" w:sz="0" w:space="0" w:color="auto"/>
        <w:left w:val="none" w:sz="0" w:space="0" w:color="auto"/>
        <w:bottom w:val="none" w:sz="0" w:space="0" w:color="auto"/>
        <w:right w:val="none" w:sz="0" w:space="0" w:color="auto"/>
      </w:divBdr>
    </w:div>
    <w:div w:id="1895963223">
      <w:bodyDiv w:val="1"/>
      <w:marLeft w:val="0"/>
      <w:marRight w:val="0"/>
      <w:marTop w:val="0"/>
      <w:marBottom w:val="0"/>
      <w:divBdr>
        <w:top w:val="none" w:sz="0" w:space="0" w:color="auto"/>
        <w:left w:val="none" w:sz="0" w:space="0" w:color="auto"/>
        <w:bottom w:val="none" w:sz="0" w:space="0" w:color="auto"/>
        <w:right w:val="none" w:sz="0" w:space="0" w:color="auto"/>
      </w:divBdr>
    </w:div>
    <w:div w:id="1898591420">
      <w:bodyDiv w:val="1"/>
      <w:marLeft w:val="0"/>
      <w:marRight w:val="0"/>
      <w:marTop w:val="0"/>
      <w:marBottom w:val="0"/>
      <w:divBdr>
        <w:top w:val="none" w:sz="0" w:space="0" w:color="auto"/>
        <w:left w:val="none" w:sz="0" w:space="0" w:color="auto"/>
        <w:bottom w:val="none" w:sz="0" w:space="0" w:color="auto"/>
        <w:right w:val="none" w:sz="0" w:space="0" w:color="auto"/>
      </w:divBdr>
    </w:div>
    <w:div w:id="1899709958">
      <w:bodyDiv w:val="1"/>
      <w:marLeft w:val="0"/>
      <w:marRight w:val="0"/>
      <w:marTop w:val="0"/>
      <w:marBottom w:val="0"/>
      <w:divBdr>
        <w:top w:val="none" w:sz="0" w:space="0" w:color="auto"/>
        <w:left w:val="none" w:sz="0" w:space="0" w:color="auto"/>
        <w:bottom w:val="none" w:sz="0" w:space="0" w:color="auto"/>
        <w:right w:val="none" w:sz="0" w:space="0" w:color="auto"/>
      </w:divBdr>
    </w:div>
    <w:div w:id="1905332584">
      <w:bodyDiv w:val="1"/>
      <w:marLeft w:val="0"/>
      <w:marRight w:val="0"/>
      <w:marTop w:val="0"/>
      <w:marBottom w:val="0"/>
      <w:divBdr>
        <w:top w:val="none" w:sz="0" w:space="0" w:color="auto"/>
        <w:left w:val="none" w:sz="0" w:space="0" w:color="auto"/>
        <w:bottom w:val="none" w:sz="0" w:space="0" w:color="auto"/>
        <w:right w:val="none" w:sz="0" w:space="0" w:color="auto"/>
      </w:divBdr>
    </w:div>
    <w:div w:id="1906454803">
      <w:bodyDiv w:val="1"/>
      <w:marLeft w:val="0"/>
      <w:marRight w:val="0"/>
      <w:marTop w:val="0"/>
      <w:marBottom w:val="0"/>
      <w:divBdr>
        <w:top w:val="none" w:sz="0" w:space="0" w:color="auto"/>
        <w:left w:val="none" w:sz="0" w:space="0" w:color="auto"/>
        <w:bottom w:val="none" w:sz="0" w:space="0" w:color="auto"/>
        <w:right w:val="none" w:sz="0" w:space="0" w:color="auto"/>
      </w:divBdr>
    </w:div>
    <w:div w:id="1908880354">
      <w:bodyDiv w:val="1"/>
      <w:marLeft w:val="0"/>
      <w:marRight w:val="0"/>
      <w:marTop w:val="0"/>
      <w:marBottom w:val="0"/>
      <w:divBdr>
        <w:top w:val="none" w:sz="0" w:space="0" w:color="auto"/>
        <w:left w:val="none" w:sz="0" w:space="0" w:color="auto"/>
        <w:bottom w:val="none" w:sz="0" w:space="0" w:color="auto"/>
        <w:right w:val="none" w:sz="0" w:space="0" w:color="auto"/>
      </w:divBdr>
    </w:div>
    <w:div w:id="1909535620">
      <w:bodyDiv w:val="1"/>
      <w:marLeft w:val="0"/>
      <w:marRight w:val="0"/>
      <w:marTop w:val="0"/>
      <w:marBottom w:val="0"/>
      <w:divBdr>
        <w:top w:val="none" w:sz="0" w:space="0" w:color="auto"/>
        <w:left w:val="none" w:sz="0" w:space="0" w:color="auto"/>
        <w:bottom w:val="none" w:sz="0" w:space="0" w:color="auto"/>
        <w:right w:val="none" w:sz="0" w:space="0" w:color="auto"/>
      </w:divBdr>
    </w:div>
    <w:div w:id="1915046802">
      <w:bodyDiv w:val="1"/>
      <w:marLeft w:val="0"/>
      <w:marRight w:val="0"/>
      <w:marTop w:val="0"/>
      <w:marBottom w:val="0"/>
      <w:divBdr>
        <w:top w:val="none" w:sz="0" w:space="0" w:color="auto"/>
        <w:left w:val="none" w:sz="0" w:space="0" w:color="auto"/>
        <w:bottom w:val="none" w:sz="0" w:space="0" w:color="auto"/>
        <w:right w:val="none" w:sz="0" w:space="0" w:color="auto"/>
      </w:divBdr>
    </w:div>
    <w:div w:id="1916085002">
      <w:bodyDiv w:val="1"/>
      <w:marLeft w:val="0"/>
      <w:marRight w:val="0"/>
      <w:marTop w:val="0"/>
      <w:marBottom w:val="0"/>
      <w:divBdr>
        <w:top w:val="none" w:sz="0" w:space="0" w:color="auto"/>
        <w:left w:val="none" w:sz="0" w:space="0" w:color="auto"/>
        <w:bottom w:val="none" w:sz="0" w:space="0" w:color="auto"/>
        <w:right w:val="none" w:sz="0" w:space="0" w:color="auto"/>
      </w:divBdr>
    </w:div>
    <w:div w:id="1929464332">
      <w:bodyDiv w:val="1"/>
      <w:marLeft w:val="0"/>
      <w:marRight w:val="0"/>
      <w:marTop w:val="0"/>
      <w:marBottom w:val="0"/>
      <w:divBdr>
        <w:top w:val="none" w:sz="0" w:space="0" w:color="auto"/>
        <w:left w:val="none" w:sz="0" w:space="0" w:color="auto"/>
        <w:bottom w:val="none" w:sz="0" w:space="0" w:color="auto"/>
        <w:right w:val="none" w:sz="0" w:space="0" w:color="auto"/>
      </w:divBdr>
    </w:div>
    <w:div w:id="1932355489">
      <w:bodyDiv w:val="1"/>
      <w:marLeft w:val="0"/>
      <w:marRight w:val="0"/>
      <w:marTop w:val="0"/>
      <w:marBottom w:val="0"/>
      <w:divBdr>
        <w:top w:val="none" w:sz="0" w:space="0" w:color="auto"/>
        <w:left w:val="none" w:sz="0" w:space="0" w:color="auto"/>
        <w:bottom w:val="none" w:sz="0" w:space="0" w:color="auto"/>
        <w:right w:val="none" w:sz="0" w:space="0" w:color="auto"/>
      </w:divBdr>
    </w:div>
    <w:div w:id="1933581747">
      <w:bodyDiv w:val="1"/>
      <w:marLeft w:val="0"/>
      <w:marRight w:val="0"/>
      <w:marTop w:val="0"/>
      <w:marBottom w:val="0"/>
      <w:divBdr>
        <w:top w:val="none" w:sz="0" w:space="0" w:color="auto"/>
        <w:left w:val="none" w:sz="0" w:space="0" w:color="auto"/>
        <w:bottom w:val="none" w:sz="0" w:space="0" w:color="auto"/>
        <w:right w:val="none" w:sz="0" w:space="0" w:color="auto"/>
      </w:divBdr>
    </w:div>
    <w:div w:id="1939287508">
      <w:bodyDiv w:val="1"/>
      <w:marLeft w:val="0"/>
      <w:marRight w:val="0"/>
      <w:marTop w:val="0"/>
      <w:marBottom w:val="0"/>
      <w:divBdr>
        <w:top w:val="none" w:sz="0" w:space="0" w:color="auto"/>
        <w:left w:val="none" w:sz="0" w:space="0" w:color="auto"/>
        <w:bottom w:val="none" w:sz="0" w:space="0" w:color="auto"/>
        <w:right w:val="none" w:sz="0" w:space="0" w:color="auto"/>
      </w:divBdr>
    </w:div>
    <w:div w:id="1939679512">
      <w:bodyDiv w:val="1"/>
      <w:marLeft w:val="0"/>
      <w:marRight w:val="0"/>
      <w:marTop w:val="0"/>
      <w:marBottom w:val="0"/>
      <w:divBdr>
        <w:top w:val="none" w:sz="0" w:space="0" w:color="auto"/>
        <w:left w:val="none" w:sz="0" w:space="0" w:color="auto"/>
        <w:bottom w:val="none" w:sz="0" w:space="0" w:color="auto"/>
        <w:right w:val="none" w:sz="0" w:space="0" w:color="auto"/>
      </w:divBdr>
    </w:div>
    <w:div w:id="1942684424">
      <w:bodyDiv w:val="1"/>
      <w:marLeft w:val="0"/>
      <w:marRight w:val="0"/>
      <w:marTop w:val="0"/>
      <w:marBottom w:val="0"/>
      <w:divBdr>
        <w:top w:val="none" w:sz="0" w:space="0" w:color="auto"/>
        <w:left w:val="none" w:sz="0" w:space="0" w:color="auto"/>
        <w:bottom w:val="none" w:sz="0" w:space="0" w:color="auto"/>
        <w:right w:val="none" w:sz="0" w:space="0" w:color="auto"/>
      </w:divBdr>
    </w:div>
    <w:div w:id="1949578913">
      <w:bodyDiv w:val="1"/>
      <w:marLeft w:val="0"/>
      <w:marRight w:val="0"/>
      <w:marTop w:val="0"/>
      <w:marBottom w:val="0"/>
      <w:divBdr>
        <w:top w:val="none" w:sz="0" w:space="0" w:color="auto"/>
        <w:left w:val="none" w:sz="0" w:space="0" w:color="auto"/>
        <w:bottom w:val="none" w:sz="0" w:space="0" w:color="auto"/>
        <w:right w:val="none" w:sz="0" w:space="0" w:color="auto"/>
      </w:divBdr>
    </w:div>
    <w:div w:id="1960258060">
      <w:bodyDiv w:val="1"/>
      <w:marLeft w:val="0"/>
      <w:marRight w:val="0"/>
      <w:marTop w:val="0"/>
      <w:marBottom w:val="0"/>
      <w:divBdr>
        <w:top w:val="none" w:sz="0" w:space="0" w:color="auto"/>
        <w:left w:val="none" w:sz="0" w:space="0" w:color="auto"/>
        <w:bottom w:val="none" w:sz="0" w:space="0" w:color="auto"/>
        <w:right w:val="none" w:sz="0" w:space="0" w:color="auto"/>
      </w:divBdr>
    </w:div>
    <w:div w:id="1960408311">
      <w:bodyDiv w:val="1"/>
      <w:marLeft w:val="0"/>
      <w:marRight w:val="0"/>
      <w:marTop w:val="0"/>
      <w:marBottom w:val="0"/>
      <w:divBdr>
        <w:top w:val="none" w:sz="0" w:space="0" w:color="auto"/>
        <w:left w:val="none" w:sz="0" w:space="0" w:color="auto"/>
        <w:bottom w:val="none" w:sz="0" w:space="0" w:color="auto"/>
        <w:right w:val="none" w:sz="0" w:space="0" w:color="auto"/>
      </w:divBdr>
    </w:div>
    <w:div w:id="1960529712">
      <w:bodyDiv w:val="1"/>
      <w:marLeft w:val="0"/>
      <w:marRight w:val="0"/>
      <w:marTop w:val="0"/>
      <w:marBottom w:val="0"/>
      <w:divBdr>
        <w:top w:val="none" w:sz="0" w:space="0" w:color="auto"/>
        <w:left w:val="none" w:sz="0" w:space="0" w:color="auto"/>
        <w:bottom w:val="none" w:sz="0" w:space="0" w:color="auto"/>
        <w:right w:val="none" w:sz="0" w:space="0" w:color="auto"/>
      </w:divBdr>
    </w:div>
    <w:div w:id="1961913521">
      <w:bodyDiv w:val="1"/>
      <w:marLeft w:val="0"/>
      <w:marRight w:val="0"/>
      <w:marTop w:val="0"/>
      <w:marBottom w:val="0"/>
      <w:divBdr>
        <w:top w:val="none" w:sz="0" w:space="0" w:color="auto"/>
        <w:left w:val="none" w:sz="0" w:space="0" w:color="auto"/>
        <w:bottom w:val="none" w:sz="0" w:space="0" w:color="auto"/>
        <w:right w:val="none" w:sz="0" w:space="0" w:color="auto"/>
      </w:divBdr>
    </w:div>
    <w:div w:id="1965456749">
      <w:bodyDiv w:val="1"/>
      <w:marLeft w:val="0"/>
      <w:marRight w:val="0"/>
      <w:marTop w:val="0"/>
      <w:marBottom w:val="0"/>
      <w:divBdr>
        <w:top w:val="none" w:sz="0" w:space="0" w:color="auto"/>
        <w:left w:val="none" w:sz="0" w:space="0" w:color="auto"/>
        <w:bottom w:val="none" w:sz="0" w:space="0" w:color="auto"/>
        <w:right w:val="none" w:sz="0" w:space="0" w:color="auto"/>
      </w:divBdr>
    </w:div>
    <w:div w:id="1968077888">
      <w:bodyDiv w:val="1"/>
      <w:marLeft w:val="0"/>
      <w:marRight w:val="0"/>
      <w:marTop w:val="0"/>
      <w:marBottom w:val="0"/>
      <w:divBdr>
        <w:top w:val="none" w:sz="0" w:space="0" w:color="auto"/>
        <w:left w:val="none" w:sz="0" w:space="0" w:color="auto"/>
        <w:bottom w:val="none" w:sz="0" w:space="0" w:color="auto"/>
        <w:right w:val="none" w:sz="0" w:space="0" w:color="auto"/>
      </w:divBdr>
    </w:div>
    <w:div w:id="1969970184">
      <w:bodyDiv w:val="1"/>
      <w:marLeft w:val="0"/>
      <w:marRight w:val="0"/>
      <w:marTop w:val="0"/>
      <w:marBottom w:val="0"/>
      <w:divBdr>
        <w:top w:val="none" w:sz="0" w:space="0" w:color="auto"/>
        <w:left w:val="none" w:sz="0" w:space="0" w:color="auto"/>
        <w:bottom w:val="none" w:sz="0" w:space="0" w:color="auto"/>
        <w:right w:val="none" w:sz="0" w:space="0" w:color="auto"/>
      </w:divBdr>
    </w:div>
    <w:div w:id="1971087472">
      <w:bodyDiv w:val="1"/>
      <w:marLeft w:val="0"/>
      <w:marRight w:val="0"/>
      <w:marTop w:val="0"/>
      <w:marBottom w:val="0"/>
      <w:divBdr>
        <w:top w:val="none" w:sz="0" w:space="0" w:color="auto"/>
        <w:left w:val="none" w:sz="0" w:space="0" w:color="auto"/>
        <w:bottom w:val="none" w:sz="0" w:space="0" w:color="auto"/>
        <w:right w:val="none" w:sz="0" w:space="0" w:color="auto"/>
      </w:divBdr>
    </w:div>
    <w:div w:id="1973289586">
      <w:bodyDiv w:val="1"/>
      <w:marLeft w:val="0"/>
      <w:marRight w:val="0"/>
      <w:marTop w:val="0"/>
      <w:marBottom w:val="0"/>
      <w:divBdr>
        <w:top w:val="none" w:sz="0" w:space="0" w:color="auto"/>
        <w:left w:val="none" w:sz="0" w:space="0" w:color="auto"/>
        <w:bottom w:val="none" w:sz="0" w:space="0" w:color="auto"/>
        <w:right w:val="none" w:sz="0" w:space="0" w:color="auto"/>
      </w:divBdr>
    </w:div>
    <w:div w:id="1974558054">
      <w:bodyDiv w:val="1"/>
      <w:marLeft w:val="0"/>
      <w:marRight w:val="0"/>
      <w:marTop w:val="0"/>
      <w:marBottom w:val="0"/>
      <w:divBdr>
        <w:top w:val="none" w:sz="0" w:space="0" w:color="auto"/>
        <w:left w:val="none" w:sz="0" w:space="0" w:color="auto"/>
        <w:bottom w:val="none" w:sz="0" w:space="0" w:color="auto"/>
        <w:right w:val="none" w:sz="0" w:space="0" w:color="auto"/>
      </w:divBdr>
    </w:div>
    <w:div w:id="1977682114">
      <w:bodyDiv w:val="1"/>
      <w:marLeft w:val="0"/>
      <w:marRight w:val="0"/>
      <w:marTop w:val="0"/>
      <w:marBottom w:val="0"/>
      <w:divBdr>
        <w:top w:val="none" w:sz="0" w:space="0" w:color="auto"/>
        <w:left w:val="none" w:sz="0" w:space="0" w:color="auto"/>
        <w:bottom w:val="none" w:sz="0" w:space="0" w:color="auto"/>
        <w:right w:val="none" w:sz="0" w:space="0" w:color="auto"/>
      </w:divBdr>
    </w:div>
    <w:div w:id="1978685231">
      <w:bodyDiv w:val="1"/>
      <w:marLeft w:val="0"/>
      <w:marRight w:val="0"/>
      <w:marTop w:val="0"/>
      <w:marBottom w:val="0"/>
      <w:divBdr>
        <w:top w:val="none" w:sz="0" w:space="0" w:color="auto"/>
        <w:left w:val="none" w:sz="0" w:space="0" w:color="auto"/>
        <w:bottom w:val="none" w:sz="0" w:space="0" w:color="auto"/>
        <w:right w:val="none" w:sz="0" w:space="0" w:color="auto"/>
      </w:divBdr>
    </w:div>
    <w:div w:id="1984188939">
      <w:bodyDiv w:val="1"/>
      <w:marLeft w:val="0"/>
      <w:marRight w:val="0"/>
      <w:marTop w:val="0"/>
      <w:marBottom w:val="0"/>
      <w:divBdr>
        <w:top w:val="none" w:sz="0" w:space="0" w:color="auto"/>
        <w:left w:val="none" w:sz="0" w:space="0" w:color="auto"/>
        <w:bottom w:val="none" w:sz="0" w:space="0" w:color="auto"/>
        <w:right w:val="none" w:sz="0" w:space="0" w:color="auto"/>
      </w:divBdr>
    </w:div>
    <w:div w:id="1984308162">
      <w:bodyDiv w:val="1"/>
      <w:marLeft w:val="0"/>
      <w:marRight w:val="0"/>
      <w:marTop w:val="0"/>
      <w:marBottom w:val="0"/>
      <w:divBdr>
        <w:top w:val="none" w:sz="0" w:space="0" w:color="auto"/>
        <w:left w:val="none" w:sz="0" w:space="0" w:color="auto"/>
        <w:bottom w:val="none" w:sz="0" w:space="0" w:color="auto"/>
        <w:right w:val="none" w:sz="0" w:space="0" w:color="auto"/>
      </w:divBdr>
    </w:div>
    <w:div w:id="1986817255">
      <w:bodyDiv w:val="1"/>
      <w:marLeft w:val="0"/>
      <w:marRight w:val="0"/>
      <w:marTop w:val="0"/>
      <w:marBottom w:val="0"/>
      <w:divBdr>
        <w:top w:val="none" w:sz="0" w:space="0" w:color="auto"/>
        <w:left w:val="none" w:sz="0" w:space="0" w:color="auto"/>
        <w:bottom w:val="none" w:sz="0" w:space="0" w:color="auto"/>
        <w:right w:val="none" w:sz="0" w:space="0" w:color="auto"/>
      </w:divBdr>
    </w:div>
    <w:div w:id="1989170112">
      <w:bodyDiv w:val="1"/>
      <w:marLeft w:val="0"/>
      <w:marRight w:val="0"/>
      <w:marTop w:val="0"/>
      <w:marBottom w:val="0"/>
      <w:divBdr>
        <w:top w:val="none" w:sz="0" w:space="0" w:color="auto"/>
        <w:left w:val="none" w:sz="0" w:space="0" w:color="auto"/>
        <w:bottom w:val="none" w:sz="0" w:space="0" w:color="auto"/>
        <w:right w:val="none" w:sz="0" w:space="0" w:color="auto"/>
      </w:divBdr>
    </w:div>
    <w:div w:id="1990742156">
      <w:bodyDiv w:val="1"/>
      <w:marLeft w:val="0"/>
      <w:marRight w:val="0"/>
      <w:marTop w:val="0"/>
      <w:marBottom w:val="0"/>
      <w:divBdr>
        <w:top w:val="none" w:sz="0" w:space="0" w:color="auto"/>
        <w:left w:val="none" w:sz="0" w:space="0" w:color="auto"/>
        <w:bottom w:val="none" w:sz="0" w:space="0" w:color="auto"/>
        <w:right w:val="none" w:sz="0" w:space="0" w:color="auto"/>
      </w:divBdr>
    </w:div>
    <w:div w:id="1990935565">
      <w:bodyDiv w:val="1"/>
      <w:marLeft w:val="0"/>
      <w:marRight w:val="0"/>
      <w:marTop w:val="0"/>
      <w:marBottom w:val="0"/>
      <w:divBdr>
        <w:top w:val="none" w:sz="0" w:space="0" w:color="auto"/>
        <w:left w:val="none" w:sz="0" w:space="0" w:color="auto"/>
        <w:bottom w:val="none" w:sz="0" w:space="0" w:color="auto"/>
        <w:right w:val="none" w:sz="0" w:space="0" w:color="auto"/>
      </w:divBdr>
    </w:div>
    <w:div w:id="1991128882">
      <w:bodyDiv w:val="1"/>
      <w:marLeft w:val="0"/>
      <w:marRight w:val="0"/>
      <w:marTop w:val="0"/>
      <w:marBottom w:val="0"/>
      <w:divBdr>
        <w:top w:val="none" w:sz="0" w:space="0" w:color="auto"/>
        <w:left w:val="none" w:sz="0" w:space="0" w:color="auto"/>
        <w:bottom w:val="none" w:sz="0" w:space="0" w:color="auto"/>
        <w:right w:val="none" w:sz="0" w:space="0" w:color="auto"/>
      </w:divBdr>
    </w:div>
    <w:div w:id="1991667302">
      <w:bodyDiv w:val="1"/>
      <w:marLeft w:val="0"/>
      <w:marRight w:val="0"/>
      <w:marTop w:val="0"/>
      <w:marBottom w:val="0"/>
      <w:divBdr>
        <w:top w:val="none" w:sz="0" w:space="0" w:color="auto"/>
        <w:left w:val="none" w:sz="0" w:space="0" w:color="auto"/>
        <w:bottom w:val="none" w:sz="0" w:space="0" w:color="auto"/>
        <w:right w:val="none" w:sz="0" w:space="0" w:color="auto"/>
      </w:divBdr>
    </w:div>
    <w:div w:id="1993631290">
      <w:bodyDiv w:val="1"/>
      <w:marLeft w:val="0"/>
      <w:marRight w:val="0"/>
      <w:marTop w:val="0"/>
      <w:marBottom w:val="0"/>
      <w:divBdr>
        <w:top w:val="none" w:sz="0" w:space="0" w:color="auto"/>
        <w:left w:val="none" w:sz="0" w:space="0" w:color="auto"/>
        <w:bottom w:val="none" w:sz="0" w:space="0" w:color="auto"/>
        <w:right w:val="none" w:sz="0" w:space="0" w:color="auto"/>
      </w:divBdr>
    </w:div>
    <w:div w:id="1994555165">
      <w:bodyDiv w:val="1"/>
      <w:marLeft w:val="0"/>
      <w:marRight w:val="0"/>
      <w:marTop w:val="0"/>
      <w:marBottom w:val="0"/>
      <w:divBdr>
        <w:top w:val="none" w:sz="0" w:space="0" w:color="auto"/>
        <w:left w:val="none" w:sz="0" w:space="0" w:color="auto"/>
        <w:bottom w:val="none" w:sz="0" w:space="0" w:color="auto"/>
        <w:right w:val="none" w:sz="0" w:space="0" w:color="auto"/>
      </w:divBdr>
    </w:div>
    <w:div w:id="1995984146">
      <w:bodyDiv w:val="1"/>
      <w:marLeft w:val="0"/>
      <w:marRight w:val="0"/>
      <w:marTop w:val="0"/>
      <w:marBottom w:val="0"/>
      <w:divBdr>
        <w:top w:val="none" w:sz="0" w:space="0" w:color="auto"/>
        <w:left w:val="none" w:sz="0" w:space="0" w:color="auto"/>
        <w:bottom w:val="none" w:sz="0" w:space="0" w:color="auto"/>
        <w:right w:val="none" w:sz="0" w:space="0" w:color="auto"/>
      </w:divBdr>
    </w:div>
    <w:div w:id="1996911888">
      <w:bodyDiv w:val="1"/>
      <w:marLeft w:val="0"/>
      <w:marRight w:val="0"/>
      <w:marTop w:val="0"/>
      <w:marBottom w:val="0"/>
      <w:divBdr>
        <w:top w:val="none" w:sz="0" w:space="0" w:color="auto"/>
        <w:left w:val="none" w:sz="0" w:space="0" w:color="auto"/>
        <w:bottom w:val="none" w:sz="0" w:space="0" w:color="auto"/>
        <w:right w:val="none" w:sz="0" w:space="0" w:color="auto"/>
      </w:divBdr>
    </w:div>
    <w:div w:id="1997301108">
      <w:bodyDiv w:val="1"/>
      <w:marLeft w:val="0"/>
      <w:marRight w:val="0"/>
      <w:marTop w:val="0"/>
      <w:marBottom w:val="0"/>
      <w:divBdr>
        <w:top w:val="none" w:sz="0" w:space="0" w:color="auto"/>
        <w:left w:val="none" w:sz="0" w:space="0" w:color="auto"/>
        <w:bottom w:val="none" w:sz="0" w:space="0" w:color="auto"/>
        <w:right w:val="none" w:sz="0" w:space="0" w:color="auto"/>
      </w:divBdr>
    </w:div>
    <w:div w:id="2001496235">
      <w:bodyDiv w:val="1"/>
      <w:marLeft w:val="0"/>
      <w:marRight w:val="0"/>
      <w:marTop w:val="0"/>
      <w:marBottom w:val="0"/>
      <w:divBdr>
        <w:top w:val="none" w:sz="0" w:space="0" w:color="auto"/>
        <w:left w:val="none" w:sz="0" w:space="0" w:color="auto"/>
        <w:bottom w:val="none" w:sz="0" w:space="0" w:color="auto"/>
        <w:right w:val="none" w:sz="0" w:space="0" w:color="auto"/>
      </w:divBdr>
    </w:div>
    <w:div w:id="2007514190">
      <w:bodyDiv w:val="1"/>
      <w:marLeft w:val="0"/>
      <w:marRight w:val="0"/>
      <w:marTop w:val="0"/>
      <w:marBottom w:val="0"/>
      <w:divBdr>
        <w:top w:val="none" w:sz="0" w:space="0" w:color="auto"/>
        <w:left w:val="none" w:sz="0" w:space="0" w:color="auto"/>
        <w:bottom w:val="none" w:sz="0" w:space="0" w:color="auto"/>
        <w:right w:val="none" w:sz="0" w:space="0" w:color="auto"/>
      </w:divBdr>
    </w:div>
    <w:div w:id="2009089180">
      <w:bodyDiv w:val="1"/>
      <w:marLeft w:val="0"/>
      <w:marRight w:val="0"/>
      <w:marTop w:val="0"/>
      <w:marBottom w:val="0"/>
      <w:divBdr>
        <w:top w:val="none" w:sz="0" w:space="0" w:color="auto"/>
        <w:left w:val="none" w:sz="0" w:space="0" w:color="auto"/>
        <w:bottom w:val="none" w:sz="0" w:space="0" w:color="auto"/>
        <w:right w:val="none" w:sz="0" w:space="0" w:color="auto"/>
      </w:divBdr>
    </w:div>
    <w:div w:id="2013141258">
      <w:bodyDiv w:val="1"/>
      <w:marLeft w:val="0"/>
      <w:marRight w:val="0"/>
      <w:marTop w:val="0"/>
      <w:marBottom w:val="0"/>
      <w:divBdr>
        <w:top w:val="none" w:sz="0" w:space="0" w:color="auto"/>
        <w:left w:val="none" w:sz="0" w:space="0" w:color="auto"/>
        <w:bottom w:val="none" w:sz="0" w:space="0" w:color="auto"/>
        <w:right w:val="none" w:sz="0" w:space="0" w:color="auto"/>
      </w:divBdr>
    </w:div>
    <w:div w:id="2013482452">
      <w:bodyDiv w:val="1"/>
      <w:marLeft w:val="0"/>
      <w:marRight w:val="0"/>
      <w:marTop w:val="0"/>
      <w:marBottom w:val="0"/>
      <w:divBdr>
        <w:top w:val="none" w:sz="0" w:space="0" w:color="auto"/>
        <w:left w:val="none" w:sz="0" w:space="0" w:color="auto"/>
        <w:bottom w:val="none" w:sz="0" w:space="0" w:color="auto"/>
        <w:right w:val="none" w:sz="0" w:space="0" w:color="auto"/>
      </w:divBdr>
    </w:div>
    <w:div w:id="2014066719">
      <w:bodyDiv w:val="1"/>
      <w:marLeft w:val="0"/>
      <w:marRight w:val="0"/>
      <w:marTop w:val="0"/>
      <w:marBottom w:val="0"/>
      <w:divBdr>
        <w:top w:val="none" w:sz="0" w:space="0" w:color="auto"/>
        <w:left w:val="none" w:sz="0" w:space="0" w:color="auto"/>
        <w:bottom w:val="none" w:sz="0" w:space="0" w:color="auto"/>
        <w:right w:val="none" w:sz="0" w:space="0" w:color="auto"/>
      </w:divBdr>
    </w:div>
    <w:div w:id="2016377545">
      <w:bodyDiv w:val="1"/>
      <w:marLeft w:val="0"/>
      <w:marRight w:val="0"/>
      <w:marTop w:val="0"/>
      <w:marBottom w:val="0"/>
      <w:divBdr>
        <w:top w:val="none" w:sz="0" w:space="0" w:color="auto"/>
        <w:left w:val="none" w:sz="0" w:space="0" w:color="auto"/>
        <w:bottom w:val="none" w:sz="0" w:space="0" w:color="auto"/>
        <w:right w:val="none" w:sz="0" w:space="0" w:color="auto"/>
      </w:divBdr>
    </w:div>
    <w:div w:id="2016489320">
      <w:bodyDiv w:val="1"/>
      <w:marLeft w:val="0"/>
      <w:marRight w:val="0"/>
      <w:marTop w:val="0"/>
      <w:marBottom w:val="0"/>
      <w:divBdr>
        <w:top w:val="none" w:sz="0" w:space="0" w:color="auto"/>
        <w:left w:val="none" w:sz="0" w:space="0" w:color="auto"/>
        <w:bottom w:val="none" w:sz="0" w:space="0" w:color="auto"/>
        <w:right w:val="none" w:sz="0" w:space="0" w:color="auto"/>
      </w:divBdr>
    </w:div>
    <w:div w:id="2016611204">
      <w:bodyDiv w:val="1"/>
      <w:marLeft w:val="0"/>
      <w:marRight w:val="0"/>
      <w:marTop w:val="0"/>
      <w:marBottom w:val="0"/>
      <w:divBdr>
        <w:top w:val="none" w:sz="0" w:space="0" w:color="auto"/>
        <w:left w:val="none" w:sz="0" w:space="0" w:color="auto"/>
        <w:bottom w:val="none" w:sz="0" w:space="0" w:color="auto"/>
        <w:right w:val="none" w:sz="0" w:space="0" w:color="auto"/>
      </w:divBdr>
    </w:div>
    <w:div w:id="2017882408">
      <w:bodyDiv w:val="1"/>
      <w:marLeft w:val="0"/>
      <w:marRight w:val="0"/>
      <w:marTop w:val="0"/>
      <w:marBottom w:val="0"/>
      <w:divBdr>
        <w:top w:val="none" w:sz="0" w:space="0" w:color="auto"/>
        <w:left w:val="none" w:sz="0" w:space="0" w:color="auto"/>
        <w:bottom w:val="none" w:sz="0" w:space="0" w:color="auto"/>
        <w:right w:val="none" w:sz="0" w:space="0" w:color="auto"/>
      </w:divBdr>
    </w:div>
    <w:div w:id="2028435841">
      <w:bodyDiv w:val="1"/>
      <w:marLeft w:val="0"/>
      <w:marRight w:val="0"/>
      <w:marTop w:val="0"/>
      <w:marBottom w:val="0"/>
      <w:divBdr>
        <w:top w:val="none" w:sz="0" w:space="0" w:color="auto"/>
        <w:left w:val="none" w:sz="0" w:space="0" w:color="auto"/>
        <w:bottom w:val="none" w:sz="0" w:space="0" w:color="auto"/>
        <w:right w:val="none" w:sz="0" w:space="0" w:color="auto"/>
      </w:divBdr>
    </w:div>
    <w:div w:id="2036419040">
      <w:bodyDiv w:val="1"/>
      <w:marLeft w:val="0"/>
      <w:marRight w:val="0"/>
      <w:marTop w:val="0"/>
      <w:marBottom w:val="0"/>
      <w:divBdr>
        <w:top w:val="none" w:sz="0" w:space="0" w:color="auto"/>
        <w:left w:val="none" w:sz="0" w:space="0" w:color="auto"/>
        <w:bottom w:val="none" w:sz="0" w:space="0" w:color="auto"/>
        <w:right w:val="none" w:sz="0" w:space="0" w:color="auto"/>
      </w:divBdr>
    </w:div>
    <w:div w:id="2037659492">
      <w:bodyDiv w:val="1"/>
      <w:marLeft w:val="0"/>
      <w:marRight w:val="0"/>
      <w:marTop w:val="0"/>
      <w:marBottom w:val="0"/>
      <w:divBdr>
        <w:top w:val="none" w:sz="0" w:space="0" w:color="auto"/>
        <w:left w:val="none" w:sz="0" w:space="0" w:color="auto"/>
        <w:bottom w:val="none" w:sz="0" w:space="0" w:color="auto"/>
        <w:right w:val="none" w:sz="0" w:space="0" w:color="auto"/>
      </w:divBdr>
    </w:div>
    <w:div w:id="2038307310">
      <w:bodyDiv w:val="1"/>
      <w:marLeft w:val="0"/>
      <w:marRight w:val="0"/>
      <w:marTop w:val="0"/>
      <w:marBottom w:val="0"/>
      <w:divBdr>
        <w:top w:val="none" w:sz="0" w:space="0" w:color="auto"/>
        <w:left w:val="none" w:sz="0" w:space="0" w:color="auto"/>
        <w:bottom w:val="none" w:sz="0" w:space="0" w:color="auto"/>
        <w:right w:val="none" w:sz="0" w:space="0" w:color="auto"/>
      </w:divBdr>
    </w:div>
    <w:div w:id="2038504008">
      <w:bodyDiv w:val="1"/>
      <w:marLeft w:val="0"/>
      <w:marRight w:val="0"/>
      <w:marTop w:val="0"/>
      <w:marBottom w:val="0"/>
      <w:divBdr>
        <w:top w:val="none" w:sz="0" w:space="0" w:color="auto"/>
        <w:left w:val="none" w:sz="0" w:space="0" w:color="auto"/>
        <w:bottom w:val="none" w:sz="0" w:space="0" w:color="auto"/>
        <w:right w:val="none" w:sz="0" w:space="0" w:color="auto"/>
      </w:divBdr>
    </w:div>
    <w:div w:id="2052342035">
      <w:bodyDiv w:val="1"/>
      <w:marLeft w:val="0"/>
      <w:marRight w:val="0"/>
      <w:marTop w:val="0"/>
      <w:marBottom w:val="0"/>
      <w:divBdr>
        <w:top w:val="none" w:sz="0" w:space="0" w:color="auto"/>
        <w:left w:val="none" w:sz="0" w:space="0" w:color="auto"/>
        <w:bottom w:val="none" w:sz="0" w:space="0" w:color="auto"/>
        <w:right w:val="none" w:sz="0" w:space="0" w:color="auto"/>
      </w:divBdr>
    </w:div>
    <w:div w:id="2052608964">
      <w:bodyDiv w:val="1"/>
      <w:marLeft w:val="0"/>
      <w:marRight w:val="0"/>
      <w:marTop w:val="0"/>
      <w:marBottom w:val="0"/>
      <w:divBdr>
        <w:top w:val="none" w:sz="0" w:space="0" w:color="auto"/>
        <w:left w:val="none" w:sz="0" w:space="0" w:color="auto"/>
        <w:bottom w:val="none" w:sz="0" w:space="0" w:color="auto"/>
        <w:right w:val="none" w:sz="0" w:space="0" w:color="auto"/>
      </w:divBdr>
    </w:div>
    <w:div w:id="2053919549">
      <w:bodyDiv w:val="1"/>
      <w:marLeft w:val="0"/>
      <w:marRight w:val="0"/>
      <w:marTop w:val="0"/>
      <w:marBottom w:val="0"/>
      <w:divBdr>
        <w:top w:val="none" w:sz="0" w:space="0" w:color="auto"/>
        <w:left w:val="none" w:sz="0" w:space="0" w:color="auto"/>
        <w:bottom w:val="none" w:sz="0" w:space="0" w:color="auto"/>
        <w:right w:val="none" w:sz="0" w:space="0" w:color="auto"/>
      </w:divBdr>
    </w:div>
    <w:div w:id="2057535385">
      <w:bodyDiv w:val="1"/>
      <w:marLeft w:val="0"/>
      <w:marRight w:val="0"/>
      <w:marTop w:val="0"/>
      <w:marBottom w:val="0"/>
      <w:divBdr>
        <w:top w:val="none" w:sz="0" w:space="0" w:color="auto"/>
        <w:left w:val="none" w:sz="0" w:space="0" w:color="auto"/>
        <w:bottom w:val="none" w:sz="0" w:space="0" w:color="auto"/>
        <w:right w:val="none" w:sz="0" w:space="0" w:color="auto"/>
      </w:divBdr>
    </w:div>
    <w:div w:id="2057584906">
      <w:bodyDiv w:val="1"/>
      <w:marLeft w:val="0"/>
      <w:marRight w:val="0"/>
      <w:marTop w:val="0"/>
      <w:marBottom w:val="0"/>
      <w:divBdr>
        <w:top w:val="none" w:sz="0" w:space="0" w:color="auto"/>
        <w:left w:val="none" w:sz="0" w:space="0" w:color="auto"/>
        <w:bottom w:val="none" w:sz="0" w:space="0" w:color="auto"/>
        <w:right w:val="none" w:sz="0" w:space="0" w:color="auto"/>
      </w:divBdr>
    </w:div>
    <w:div w:id="2061588545">
      <w:bodyDiv w:val="1"/>
      <w:marLeft w:val="0"/>
      <w:marRight w:val="0"/>
      <w:marTop w:val="0"/>
      <w:marBottom w:val="0"/>
      <w:divBdr>
        <w:top w:val="none" w:sz="0" w:space="0" w:color="auto"/>
        <w:left w:val="none" w:sz="0" w:space="0" w:color="auto"/>
        <w:bottom w:val="none" w:sz="0" w:space="0" w:color="auto"/>
        <w:right w:val="none" w:sz="0" w:space="0" w:color="auto"/>
      </w:divBdr>
    </w:div>
    <w:div w:id="2063745345">
      <w:bodyDiv w:val="1"/>
      <w:marLeft w:val="0"/>
      <w:marRight w:val="0"/>
      <w:marTop w:val="0"/>
      <w:marBottom w:val="0"/>
      <w:divBdr>
        <w:top w:val="none" w:sz="0" w:space="0" w:color="auto"/>
        <w:left w:val="none" w:sz="0" w:space="0" w:color="auto"/>
        <w:bottom w:val="none" w:sz="0" w:space="0" w:color="auto"/>
        <w:right w:val="none" w:sz="0" w:space="0" w:color="auto"/>
      </w:divBdr>
    </w:div>
    <w:div w:id="2065832967">
      <w:bodyDiv w:val="1"/>
      <w:marLeft w:val="0"/>
      <w:marRight w:val="0"/>
      <w:marTop w:val="0"/>
      <w:marBottom w:val="0"/>
      <w:divBdr>
        <w:top w:val="none" w:sz="0" w:space="0" w:color="auto"/>
        <w:left w:val="none" w:sz="0" w:space="0" w:color="auto"/>
        <w:bottom w:val="none" w:sz="0" w:space="0" w:color="auto"/>
        <w:right w:val="none" w:sz="0" w:space="0" w:color="auto"/>
      </w:divBdr>
    </w:div>
    <w:div w:id="2069644305">
      <w:bodyDiv w:val="1"/>
      <w:marLeft w:val="0"/>
      <w:marRight w:val="0"/>
      <w:marTop w:val="0"/>
      <w:marBottom w:val="0"/>
      <w:divBdr>
        <w:top w:val="none" w:sz="0" w:space="0" w:color="auto"/>
        <w:left w:val="none" w:sz="0" w:space="0" w:color="auto"/>
        <w:bottom w:val="none" w:sz="0" w:space="0" w:color="auto"/>
        <w:right w:val="none" w:sz="0" w:space="0" w:color="auto"/>
      </w:divBdr>
    </w:div>
    <w:div w:id="2071538180">
      <w:bodyDiv w:val="1"/>
      <w:marLeft w:val="0"/>
      <w:marRight w:val="0"/>
      <w:marTop w:val="0"/>
      <w:marBottom w:val="0"/>
      <w:divBdr>
        <w:top w:val="none" w:sz="0" w:space="0" w:color="auto"/>
        <w:left w:val="none" w:sz="0" w:space="0" w:color="auto"/>
        <w:bottom w:val="none" w:sz="0" w:space="0" w:color="auto"/>
        <w:right w:val="none" w:sz="0" w:space="0" w:color="auto"/>
      </w:divBdr>
    </w:div>
    <w:div w:id="2076853433">
      <w:bodyDiv w:val="1"/>
      <w:marLeft w:val="0"/>
      <w:marRight w:val="0"/>
      <w:marTop w:val="0"/>
      <w:marBottom w:val="0"/>
      <w:divBdr>
        <w:top w:val="none" w:sz="0" w:space="0" w:color="auto"/>
        <w:left w:val="none" w:sz="0" w:space="0" w:color="auto"/>
        <w:bottom w:val="none" w:sz="0" w:space="0" w:color="auto"/>
        <w:right w:val="none" w:sz="0" w:space="0" w:color="auto"/>
      </w:divBdr>
    </w:div>
    <w:div w:id="2083523951">
      <w:bodyDiv w:val="1"/>
      <w:marLeft w:val="0"/>
      <w:marRight w:val="0"/>
      <w:marTop w:val="0"/>
      <w:marBottom w:val="0"/>
      <w:divBdr>
        <w:top w:val="none" w:sz="0" w:space="0" w:color="auto"/>
        <w:left w:val="none" w:sz="0" w:space="0" w:color="auto"/>
        <w:bottom w:val="none" w:sz="0" w:space="0" w:color="auto"/>
        <w:right w:val="none" w:sz="0" w:space="0" w:color="auto"/>
      </w:divBdr>
    </w:div>
    <w:div w:id="2083988635">
      <w:bodyDiv w:val="1"/>
      <w:marLeft w:val="0"/>
      <w:marRight w:val="0"/>
      <w:marTop w:val="0"/>
      <w:marBottom w:val="0"/>
      <w:divBdr>
        <w:top w:val="none" w:sz="0" w:space="0" w:color="auto"/>
        <w:left w:val="none" w:sz="0" w:space="0" w:color="auto"/>
        <w:bottom w:val="none" w:sz="0" w:space="0" w:color="auto"/>
        <w:right w:val="none" w:sz="0" w:space="0" w:color="auto"/>
      </w:divBdr>
    </w:div>
    <w:div w:id="2084906611">
      <w:bodyDiv w:val="1"/>
      <w:marLeft w:val="0"/>
      <w:marRight w:val="0"/>
      <w:marTop w:val="0"/>
      <w:marBottom w:val="0"/>
      <w:divBdr>
        <w:top w:val="none" w:sz="0" w:space="0" w:color="auto"/>
        <w:left w:val="none" w:sz="0" w:space="0" w:color="auto"/>
        <w:bottom w:val="none" w:sz="0" w:space="0" w:color="auto"/>
        <w:right w:val="none" w:sz="0" w:space="0" w:color="auto"/>
      </w:divBdr>
    </w:div>
    <w:div w:id="2086299976">
      <w:bodyDiv w:val="1"/>
      <w:marLeft w:val="0"/>
      <w:marRight w:val="0"/>
      <w:marTop w:val="0"/>
      <w:marBottom w:val="0"/>
      <w:divBdr>
        <w:top w:val="none" w:sz="0" w:space="0" w:color="auto"/>
        <w:left w:val="none" w:sz="0" w:space="0" w:color="auto"/>
        <w:bottom w:val="none" w:sz="0" w:space="0" w:color="auto"/>
        <w:right w:val="none" w:sz="0" w:space="0" w:color="auto"/>
      </w:divBdr>
    </w:div>
    <w:div w:id="2086341091">
      <w:bodyDiv w:val="1"/>
      <w:marLeft w:val="0"/>
      <w:marRight w:val="0"/>
      <w:marTop w:val="0"/>
      <w:marBottom w:val="0"/>
      <w:divBdr>
        <w:top w:val="none" w:sz="0" w:space="0" w:color="auto"/>
        <w:left w:val="none" w:sz="0" w:space="0" w:color="auto"/>
        <w:bottom w:val="none" w:sz="0" w:space="0" w:color="auto"/>
        <w:right w:val="none" w:sz="0" w:space="0" w:color="auto"/>
      </w:divBdr>
    </w:div>
    <w:div w:id="2086877516">
      <w:bodyDiv w:val="1"/>
      <w:marLeft w:val="0"/>
      <w:marRight w:val="0"/>
      <w:marTop w:val="0"/>
      <w:marBottom w:val="0"/>
      <w:divBdr>
        <w:top w:val="none" w:sz="0" w:space="0" w:color="auto"/>
        <w:left w:val="none" w:sz="0" w:space="0" w:color="auto"/>
        <w:bottom w:val="none" w:sz="0" w:space="0" w:color="auto"/>
        <w:right w:val="none" w:sz="0" w:space="0" w:color="auto"/>
      </w:divBdr>
    </w:div>
    <w:div w:id="2088115685">
      <w:bodyDiv w:val="1"/>
      <w:marLeft w:val="0"/>
      <w:marRight w:val="0"/>
      <w:marTop w:val="0"/>
      <w:marBottom w:val="0"/>
      <w:divBdr>
        <w:top w:val="none" w:sz="0" w:space="0" w:color="auto"/>
        <w:left w:val="none" w:sz="0" w:space="0" w:color="auto"/>
        <w:bottom w:val="none" w:sz="0" w:space="0" w:color="auto"/>
        <w:right w:val="none" w:sz="0" w:space="0" w:color="auto"/>
      </w:divBdr>
    </w:div>
    <w:div w:id="2093695015">
      <w:bodyDiv w:val="1"/>
      <w:marLeft w:val="0"/>
      <w:marRight w:val="0"/>
      <w:marTop w:val="0"/>
      <w:marBottom w:val="0"/>
      <w:divBdr>
        <w:top w:val="none" w:sz="0" w:space="0" w:color="auto"/>
        <w:left w:val="none" w:sz="0" w:space="0" w:color="auto"/>
        <w:bottom w:val="none" w:sz="0" w:space="0" w:color="auto"/>
        <w:right w:val="none" w:sz="0" w:space="0" w:color="auto"/>
      </w:divBdr>
    </w:div>
    <w:div w:id="2093815980">
      <w:bodyDiv w:val="1"/>
      <w:marLeft w:val="0"/>
      <w:marRight w:val="0"/>
      <w:marTop w:val="0"/>
      <w:marBottom w:val="0"/>
      <w:divBdr>
        <w:top w:val="none" w:sz="0" w:space="0" w:color="auto"/>
        <w:left w:val="none" w:sz="0" w:space="0" w:color="auto"/>
        <w:bottom w:val="none" w:sz="0" w:space="0" w:color="auto"/>
        <w:right w:val="none" w:sz="0" w:space="0" w:color="auto"/>
      </w:divBdr>
    </w:div>
    <w:div w:id="2095275637">
      <w:bodyDiv w:val="1"/>
      <w:marLeft w:val="0"/>
      <w:marRight w:val="0"/>
      <w:marTop w:val="0"/>
      <w:marBottom w:val="0"/>
      <w:divBdr>
        <w:top w:val="none" w:sz="0" w:space="0" w:color="auto"/>
        <w:left w:val="none" w:sz="0" w:space="0" w:color="auto"/>
        <w:bottom w:val="none" w:sz="0" w:space="0" w:color="auto"/>
        <w:right w:val="none" w:sz="0" w:space="0" w:color="auto"/>
      </w:divBdr>
    </w:div>
    <w:div w:id="2100441016">
      <w:bodyDiv w:val="1"/>
      <w:marLeft w:val="0"/>
      <w:marRight w:val="0"/>
      <w:marTop w:val="0"/>
      <w:marBottom w:val="0"/>
      <w:divBdr>
        <w:top w:val="none" w:sz="0" w:space="0" w:color="auto"/>
        <w:left w:val="none" w:sz="0" w:space="0" w:color="auto"/>
        <w:bottom w:val="none" w:sz="0" w:space="0" w:color="auto"/>
        <w:right w:val="none" w:sz="0" w:space="0" w:color="auto"/>
      </w:divBdr>
    </w:div>
    <w:div w:id="2101025499">
      <w:bodyDiv w:val="1"/>
      <w:marLeft w:val="0"/>
      <w:marRight w:val="0"/>
      <w:marTop w:val="0"/>
      <w:marBottom w:val="0"/>
      <w:divBdr>
        <w:top w:val="none" w:sz="0" w:space="0" w:color="auto"/>
        <w:left w:val="none" w:sz="0" w:space="0" w:color="auto"/>
        <w:bottom w:val="none" w:sz="0" w:space="0" w:color="auto"/>
        <w:right w:val="none" w:sz="0" w:space="0" w:color="auto"/>
      </w:divBdr>
    </w:div>
    <w:div w:id="2105226741">
      <w:bodyDiv w:val="1"/>
      <w:marLeft w:val="0"/>
      <w:marRight w:val="0"/>
      <w:marTop w:val="0"/>
      <w:marBottom w:val="0"/>
      <w:divBdr>
        <w:top w:val="none" w:sz="0" w:space="0" w:color="auto"/>
        <w:left w:val="none" w:sz="0" w:space="0" w:color="auto"/>
        <w:bottom w:val="none" w:sz="0" w:space="0" w:color="auto"/>
        <w:right w:val="none" w:sz="0" w:space="0" w:color="auto"/>
      </w:divBdr>
    </w:div>
    <w:div w:id="2106337693">
      <w:bodyDiv w:val="1"/>
      <w:marLeft w:val="0"/>
      <w:marRight w:val="0"/>
      <w:marTop w:val="0"/>
      <w:marBottom w:val="0"/>
      <w:divBdr>
        <w:top w:val="none" w:sz="0" w:space="0" w:color="auto"/>
        <w:left w:val="none" w:sz="0" w:space="0" w:color="auto"/>
        <w:bottom w:val="none" w:sz="0" w:space="0" w:color="auto"/>
        <w:right w:val="none" w:sz="0" w:space="0" w:color="auto"/>
      </w:divBdr>
    </w:div>
    <w:div w:id="2106686862">
      <w:bodyDiv w:val="1"/>
      <w:marLeft w:val="0"/>
      <w:marRight w:val="0"/>
      <w:marTop w:val="0"/>
      <w:marBottom w:val="0"/>
      <w:divBdr>
        <w:top w:val="none" w:sz="0" w:space="0" w:color="auto"/>
        <w:left w:val="none" w:sz="0" w:space="0" w:color="auto"/>
        <w:bottom w:val="none" w:sz="0" w:space="0" w:color="auto"/>
        <w:right w:val="none" w:sz="0" w:space="0" w:color="auto"/>
      </w:divBdr>
    </w:div>
    <w:div w:id="2114282611">
      <w:bodyDiv w:val="1"/>
      <w:marLeft w:val="0"/>
      <w:marRight w:val="0"/>
      <w:marTop w:val="0"/>
      <w:marBottom w:val="0"/>
      <w:divBdr>
        <w:top w:val="none" w:sz="0" w:space="0" w:color="auto"/>
        <w:left w:val="none" w:sz="0" w:space="0" w:color="auto"/>
        <w:bottom w:val="none" w:sz="0" w:space="0" w:color="auto"/>
        <w:right w:val="none" w:sz="0" w:space="0" w:color="auto"/>
      </w:divBdr>
    </w:div>
    <w:div w:id="2116828093">
      <w:bodyDiv w:val="1"/>
      <w:marLeft w:val="0"/>
      <w:marRight w:val="0"/>
      <w:marTop w:val="0"/>
      <w:marBottom w:val="0"/>
      <w:divBdr>
        <w:top w:val="none" w:sz="0" w:space="0" w:color="auto"/>
        <w:left w:val="none" w:sz="0" w:space="0" w:color="auto"/>
        <w:bottom w:val="none" w:sz="0" w:space="0" w:color="auto"/>
        <w:right w:val="none" w:sz="0" w:space="0" w:color="auto"/>
      </w:divBdr>
    </w:div>
    <w:div w:id="2118060647">
      <w:bodyDiv w:val="1"/>
      <w:marLeft w:val="0"/>
      <w:marRight w:val="0"/>
      <w:marTop w:val="0"/>
      <w:marBottom w:val="0"/>
      <w:divBdr>
        <w:top w:val="none" w:sz="0" w:space="0" w:color="auto"/>
        <w:left w:val="none" w:sz="0" w:space="0" w:color="auto"/>
        <w:bottom w:val="none" w:sz="0" w:space="0" w:color="auto"/>
        <w:right w:val="none" w:sz="0" w:space="0" w:color="auto"/>
      </w:divBdr>
    </w:div>
    <w:div w:id="2121492411">
      <w:bodyDiv w:val="1"/>
      <w:marLeft w:val="0"/>
      <w:marRight w:val="0"/>
      <w:marTop w:val="0"/>
      <w:marBottom w:val="0"/>
      <w:divBdr>
        <w:top w:val="none" w:sz="0" w:space="0" w:color="auto"/>
        <w:left w:val="none" w:sz="0" w:space="0" w:color="auto"/>
        <w:bottom w:val="none" w:sz="0" w:space="0" w:color="auto"/>
        <w:right w:val="none" w:sz="0" w:space="0" w:color="auto"/>
      </w:divBdr>
    </w:div>
    <w:div w:id="2122340565">
      <w:bodyDiv w:val="1"/>
      <w:marLeft w:val="0"/>
      <w:marRight w:val="0"/>
      <w:marTop w:val="0"/>
      <w:marBottom w:val="0"/>
      <w:divBdr>
        <w:top w:val="none" w:sz="0" w:space="0" w:color="auto"/>
        <w:left w:val="none" w:sz="0" w:space="0" w:color="auto"/>
        <w:bottom w:val="none" w:sz="0" w:space="0" w:color="auto"/>
        <w:right w:val="none" w:sz="0" w:space="0" w:color="auto"/>
      </w:divBdr>
    </w:div>
    <w:div w:id="2122994235">
      <w:bodyDiv w:val="1"/>
      <w:marLeft w:val="0"/>
      <w:marRight w:val="0"/>
      <w:marTop w:val="0"/>
      <w:marBottom w:val="0"/>
      <w:divBdr>
        <w:top w:val="none" w:sz="0" w:space="0" w:color="auto"/>
        <w:left w:val="none" w:sz="0" w:space="0" w:color="auto"/>
        <w:bottom w:val="none" w:sz="0" w:space="0" w:color="auto"/>
        <w:right w:val="none" w:sz="0" w:space="0" w:color="auto"/>
      </w:divBdr>
    </w:div>
    <w:div w:id="2126846474">
      <w:bodyDiv w:val="1"/>
      <w:marLeft w:val="0"/>
      <w:marRight w:val="0"/>
      <w:marTop w:val="0"/>
      <w:marBottom w:val="0"/>
      <w:divBdr>
        <w:top w:val="none" w:sz="0" w:space="0" w:color="auto"/>
        <w:left w:val="none" w:sz="0" w:space="0" w:color="auto"/>
        <w:bottom w:val="none" w:sz="0" w:space="0" w:color="auto"/>
        <w:right w:val="none" w:sz="0" w:space="0" w:color="auto"/>
      </w:divBdr>
    </w:div>
    <w:div w:id="2126922935">
      <w:bodyDiv w:val="1"/>
      <w:marLeft w:val="0"/>
      <w:marRight w:val="0"/>
      <w:marTop w:val="0"/>
      <w:marBottom w:val="0"/>
      <w:divBdr>
        <w:top w:val="none" w:sz="0" w:space="0" w:color="auto"/>
        <w:left w:val="none" w:sz="0" w:space="0" w:color="auto"/>
        <w:bottom w:val="none" w:sz="0" w:space="0" w:color="auto"/>
        <w:right w:val="none" w:sz="0" w:space="0" w:color="auto"/>
      </w:divBdr>
    </w:div>
    <w:div w:id="2134055956">
      <w:bodyDiv w:val="1"/>
      <w:marLeft w:val="0"/>
      <w:marRight w:val="0"/>
      <w:marTop w:val="0"/>
      <w:marBottom w:val="0"/>
      <w:divBdr>
        <w:top w:val="none" w:sz="0" w:space="0" w:color="auto"/>
        <w:left w:val="none" w:sz="0" w:space="0" w:color="auto"/>
        <w:bottom w:val="none" w:sz="0" w:space="0" w:color="auto"/>
        <w:right w:val="none" w:sz="0" w:space="0" w:color="auto"/>
      </w:divBdr>
    </w:div>
    <w:div w:id="2134128982">
      <w:bodyDiv w:val="1"/>
      <w:marLeft w:val="0"/>
      <w:marRight w:val="0"/>
      <w:marTop w:val="0"/>
      <w:marBottom w:val="0"/>
      <w:divBdr>
        <w:top w:val="none" w:sz="0" w:space="0" w:color="auto"/>
        <w:left w:val="none" w:sz="0" w:space="0" w:color="auto"/>
        <w:bottom w:val="none" w:sz="0" w:space="0" w:color="auto"/>
        <w:right w:val="none" w:sz="0" w:space="0" w:color="auto"/>
      </w:divBdr>
    </w:div>
    <w:div w:id="2145804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eader" Target="header1.xml"/><Relationship Id="rId26" Type="http://schemas.openxmlformats.org/officeDocument/2006/relationships/hyperlink" Target="mailto:svogt@ebmgeoscience.com" TargetMode="External"/><Relationship Id="rId39" Type="http://schemas.openxmlformats.org/officeDocument/2006/relationships/footer" Target="footer9.xml"/><Relationship Id="rId21" Type="http://schemas.openxmlformats.org/officeDocument/2006/relationships/image" Target="media/image7.png"/><Relationship Id="rId34" Type="http://schemas.openxmlformats.org/officeDocument/2006/relationships/header" Target="header6.xm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6.png"/><Relationship Id="rId29" Type="http://schemas.openxmlformats.org/officeDocument/2006/relationships/footer" Target="footer4.xml"/><Relationship Id="rId41"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2.xml"/><Relationship Id="rId32" Type="http://schemas.openxmlformats.org/officeDocument/2006/relationships/header" Target="header5.xml"/><Relationship Id="rId37" Type="http://schemas.openxmlformats.org/officeDocument/2006/relationships/footer" Target="footer8.xml"/><Relationship Id="rId40" Type="http://schemas.openxmlformats.org/officeDocument/2006/relationships/header" Target="header9.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footer" Target="footer2.xml"/><Relationship Id="rId28" Type="http://schemas.openxmlformats.org/officeDocument/2006/relationships/header" Target="header3.xml"/><Relationship Id="rId36" Type="http://schemas.openxmlformats.org/officeDocument/2006/relationships/header" Target="header7.xml"/><Relationship Id="rId10" Type="http://schemas.openxmlformats.org/officeDocument/2006/relationships/endnotes" Target="endnotes.xml"/><Relationship Id="rId19" Type="http://schemas.openxmlformats.org/officeDocument/2006/relationships/footer" Target="footer1.xml"/><Relationship Id="rId31" Type="http://schemas.openxmlformats.org/officeDocument/2006/relationships/footer" Target="footer5.xm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image" Target="media/image8.png"/><Relationship Id="rId27" Type="http://schemas.openxmlformats.org/officeDocument/2006/relationships/hyperlink" Target="mailto:jkelly@embgeoscience.com" TargetMode="External"/><Relationship Id="rId30" Type="http://schemas.openxmlformats.org/officeDocument/2006/relationships/header" Target="header4.xml"/><Relationship Id="rId35" Type="http://schemas.openxmlformats.org/officeDocument/2006/relationships/footer" Target="footer7.xml"/><Relationship Id="rId43" Type="http://schemas.microsoft.com/office/2011/relationships/people" Target="peop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svg"/><Relationship Id="rId17" Type="http://schemas.microsoft.com/office/2018/08/relationships/commentsExtensible" Target="commentsExtensible.xml"/><Relationship Id="rId25" Type="http://schemas.openxmlformats.org/officeDocument/2006/relationships/footer" Target="footer3.xml"/><Relationship Id="rId33" Type="http://schemas.openxmlformats.org/officeDocument/2006/relationships/footer" Target="footer6.xml"/><Relationship Id="rId38" Type="http://schemas.openxmlformats.org/officeDocument/2006/relationships/header" Target="header8.xml"/></Relationships>
</file>

<file path=word/_rels/foot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footer4.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footer7.xml.rels><?xml version="1.0" encoding="UTF-8" standalone="yes"?>
<Relationships xmlns="http://schemas.openxmlformats.org/package/2006/relationships"><Relationship Id="rId1" Type="http://schemas.openxmlformats.org/officeDocument/2006/relationships/image" Target="media/image10.png"/></Relationships>
</file>

<file path=word/_rels/footer9.xml.rels><?xml version="1.0" encoding="UTF-8" standalone="yes"?>
<Relationships xmlns="http://schemas.openxmlformats.org/package/2006/relationships"><Relationship Id="rId1" Type="http://schemas.openxmlformats.org/officeDocument/2006/relationships/image" Target="media/image10.png"/></Relationships>
</file>

<file path=word/_rels/header4.xml.rels><?xml version="1.0" encoding="UTF-8" standalone="yes"?>
<Relationships xmlns="http://schemas.openxmlformats.org/package/2006/relationships"><Relationship Id="rId1" Type="http://schemas.openxmlformats.org/officeDocument/2006/relationships/image" Target="media/image9.png"/></Relationships>
</file>

<file path=word/_rels/header5.xml.rels><?xml version="1.0" encoding="UTF-8" standalone="yes"?>
<Relationships xmlns="http://schemas.openxmlformats.org/package/2006/relationships"><Relationship Id="rId1" Type="http://schemas.openxmlformats.org/officeDocument/2006/relationships/image" Target="media/image9.png"/></Relationships>
</file>

<file path=word/_rels/header7.xml.rels><?xml version="1.0" encoding="UTF-8" standalone="yes"?>
<Relationships xmlns="http://schemas.openxmlformats.org/package/2006/relationships"><Relationship Id="rId1" Type="http://schemas.openxmlformats.org/officeDocument/2006/relationships/image" Target="media/image9.png"/></Relationships>
</file>

<file path=word/_rels/header9.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E73DB03BDE2348A66CECADEAD54906" ma:contentTypeVersion="19" ma:contentTypeDescription="Create a new document." ma:contentTypeScope="" ma:versionID="5c0de70ca2e0c22fd04e0d5344bcf0c4">
  <xsd:schema xmlns:xsd="http://www.w3.org/2001/XMLSchema" xmlns:xs="http://www.w3.org/2001/XMLSchema" xmlns:p="http://schemas.microsoft.com/office/2006/metadata/properties" xmlns:ns2="0f985c59-095c-4467-9787-65a11b678bee" xmlns:ns3="70c1b2cf-bf56-4349-aa61-bdbafbdc67bb" targetNamespace="http://schemas.microsoft.com/office/2006/metadata/properties" ma:root="true" ma:fieldsID="e6abd9cfe1699e3c42df9599bc2bc366" ns2:_="" ns3:_="">
    <xsd:import namespace="0f985c59-095c-4467-9787-65a11b678bee"/>
    <xsd:import namespace="70c1b2cf-bf56-4349-aa61-bdbafbdc67b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85c59-095c-4467-9787-65a11b678b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bf36ed0-f999-47d4-a42c-1342956b49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c1b2cf-bf56-4349-aa61-bdbafbdc67b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9f3038d-be64-46b9-9e89-fb2f990382d7}" ma:internalName="TaxCatchAll" ma:showField="CatchAllData" ma:web="70c1b2cf-bf56-4349-aa61-bdbafbdc67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AER14</b:Tag>
    <b:SourceType>Report</b:SourceType>
    <b:Guid>{FD4CA303-DBA4-45B8-AB53-EAE83C7C0713}</b:Guid>
    <b:Title>Assessing Drilling Waste Disposal Areas: Compliance Options for Reclamation Certification</b:Title>
    <b:Year>2014</b:Year>
    <b:Author>
      <b:Author>
        <b:Corporate>AER</b:Corporate>
      </b:Author>
    </b:Author>
    <b:Publisher>Alberta Energy Regulator</b:Publisher>
    <b:RefOrder>9</b:RefOrder>
  </b:Source>
  <b:Source>
    <b:Tag>AGS13</b:Tag>
    <b:SourceType>Report</b:SourceType>
    <b:Guid>{335E900B-E03F-43C0-B57B-CCCC95575B7D}</b:Guid>
    <b:Author>
      <b:Author>
        <b:NameList>
          <b:Person>
            <b:Last>AGS</b:Last>
          </b:Person>
        </b:NameList>
      </b:Author>
    </b:Author>
    <b:Title>Geological Map of Alberta. Scale 1:1,000,000</b:Title>
    <b:Year>2013</b:Year>
    <b:Publisher>Alberta Geological Survey and Alberta Energy Regulator</b:Publisher>
    <b:City>Edmonton, AB</b:City>
    <b:RefOrder>17</b:RefOrder>
  </b:Source>
  <b:Source>
    <b:Tag>AEP17</b:Tag>
    <b:SourceType>Report</b:SourceType>
    <b:Guid>{4BA84BF3-0051-4AD8-BEBD-9A1B6054A8F3}</b:Guid>
    <b:Author>
      <b:Author>
        <b:NameList>
          <b:Person>
            <b:Last>AEP</b:Last>
          </b:Person>
        </b:NameList>
      </b:Author>
    </b:Author>
    <b:Title>Field Preservation of Volatile Compounds with Methanol</b:Title>
    <b:Year>2017</b:Year>
    <b:Publisher>Alberta Environment and Parks</b:Publisher>
    <b:City>Land Policy Branch, Policy and Planning Division</b:City>
    <b:RefOrder>16</b:RefOrder>
  </b:Source>
  <b:Source>
    <b:Tag>LEM20</b:Tag>
    <b:SourceType>Report</b:SourceType>
    <b:Guid>{1FE55CF5-DFF4-49B6-8C06-573F099333F7}</b:Guid>
    <b:Author>
      <b:Author>
        <b:Corporate>LEM</b:Corporate>
      </b:Author>
    </b:Author>
    <b:Title>Phase 1 Environmental Site Assessment; Compton Gladys 7-6-20-27</b:Title>
    <b:Year>2020</b:Year>
    <b:Publisher>Lawson Environmental Management Ltd.</b:Publisher>
    <b:City>Calgary, Alberta</b:City>
    <b:RefOrder>18</b:RefOrder>
  </b:Source>
  <b:Source>
    <b:Tag>MEM16</b:Tag>
    <b:SourceType>Report</b:SourceType>
    <b:Guid>{EB120223-4653-4EA8-AEE8-CE030A1EF546}</b:Guid>
    <b:Author>
      <b:Author>
        <b:Corporate>MEMS</b:Corporate>
      </b:Author>
    </b:Author>
    <b:Title>Regional Salt Risk Assessment in Southeastern Alberta Methodology Report</b:Title>
    <b:Year>2016</b:Year>
    <b:Publisher>Millennium EMS Solutions Ltd.</b:Publisher>
    <b:RefOrder>7</b:RefOrder>
  </b:Source>
  <b:Source>
    <b:Tag>AEN01</b:Tag>
    <b:SourceType>Report</b:SourceType>
    <b:Guid>{93CA4C90-2BEC-469C-B278-8CFA96FFCABF}</b:Guid>
    <b:Title>Salt Contamination Assessment and Remediation Guidelines (Pub. No. T/606)</b:Title>
    <b:Year>2001</b:Year>
    <b:Author>
      <b:Author>
        <b:Corporate>AENV</b:Corporate>
      </b:Author>
    </b:Author>
    <b:RefOrder>8</b:RefOrder>
  </b:Source>
  <b:Source>
    <b:Tag>ESR18</b:Tag>
    <b:SourceType>Report</b:SourceType>
    <b:Guid>{BF7106EA-D52C-45B6-83FC-AE814FBB1E68}</b:Guid>
    <b:Author>
      <b:Author>
        <b:Corporate>AEP</b:Corporate>
      </b:Author>
    </b:Author>
    <b:Title>Environmental Quality Guidelines for Alberta Surface Waters.</b:Title>
    <b:Year>2018</b:Year>
    <b:Publisher>Alberta Environment and Parks</b:Publisher>
    <b:RefOrder>10</b:RefOrder>
  </b:Source>
  <b:Source>
    <b:Tag>Nat06</b:Tag>
    <b:SourceType>Report</b:SourceType>
    <b:Guid>{D93BC4EF-F2E3-4845-A512-1496AC76E55C}</b:Guid>
    <b:Author>
      <b:Author>
        <b:Corporate>Natural Regions Committee</b:Corporate>
      </b:Author>
    </b:Author>
    <b:Title>Natural Regions and Subregions of Alberta</b:Title>
    <b:Year>2006</b:Year>
    <b:Publisher>Government of Alberta. Pub. No. T/852</b:Publisher>
    <b:City>Compiled by D.J. Downing and W.W. Pettapiece</b:City>
    <b:RefOrder>4</b:RefOrder>
  </b:Source>
  <b:Source>
    <b:Tag>Las05</b:Tag>
    <b:SourceType>JournalArticle</b:SourceType>
    <b:Guid>{8BF0522A-222A-4B2F-9C5C-F22F03813AA3}</b:Guid>
    <b:Title>Saline systems of the Great Plains of western Canada; an overview of the limnogeology and paleolimnology.</b:Title>
    <b:Year>2005</b:Year>
    <b:Pages>1, 1-38</b:Pages>
    <b:Author>
      <b:Author>
        <b:NameList>
          <b:Person>
            <b:Last>Last</b:Last>
            <b:Middle>M.</b:Middle>
            <b:First>W.</b:First>
          </b:Person>
          <b:Person>
            <b:Last>Ginn</b:Last>
            <b:Middle>M.</b:Middle>
            <b:First>F.</b:First>
          </b:Person>
        </b:NameList>
      </b:Author>
    </b:Author>
    <b:JournalName>Saline Systems</b:JournalName>
    <b:RefOrder>11</b:RefOrder>
  </b:Source>
  <b:Source>
    <b:Tag>Kwi96</b:Tag>
    <b:SourceType>Report</b:SourceType>
    <b:Guid>{A283FC5F-2C85-4C4D-B8F7-FA926D224959}</b:Guid>
    <b:Title>Salinity mapping for resource management.</b:Title>
    <b:Year>1996</b:Year>
    <b:Author>
      <b:Author>
        <b:Corporate>Kwiatkowski, et al.</b:Corporate>
      </b:Author>
    </b:Author>
    <b:RefOrder>12</b:RefOrder>
  </b:Source>
  <b:Source>
    <b:Tag>Van93</b:Tag>
    <b:SourceType>JournalArticle</b:SourceType>
    <b:Guid>{997E568C-21DC-46EE-BDA1-8AAA01EE1D54}</b:Guid>
    <b:Title>Holocene paleohydrology of a hypersaline lake in southeastern Alberta.</b:Title>
    <b:Year>1993</b:Year>
    <b:Author>
      <b:Author>
        <b:Corporate>Vance et al.</b:Corporate>
      </b:Author>
    </b:Author>
    <b:JournalName>Journal of Paleolimnology</b:JournalName>
    <b:Pages>8, 103-120</b:Pages>
    <b:RefOrder>13</b:RefOrder>
  </b:Source>
  <b:Source>
    <b:Tag>Sha071</b:Tag>
    <b:SourceType>Report</b:SourceType>
    <b:Guid>{1FF47B68-7E62-42FC-96CF-2B01D2664878}</b:Guid>
    <b:Title>Phase 1 ESA for 100/14-22-014-02 W4M</b:Title>
    <b:Year>2007</b:Year>
    <b:Author>
      <b:Author>
        <b:Corporate>Shark</b:Corporate>
      </b:Author>
    </b:Author>
    <b:Publisher>Shark Resource Technology Ltd.</b:Publisher>
    <b:RefOrder>14</b:RefOrder>
  </b:Source>
  <b:Source>
    <b:Tag>Placeholder5</b:Tag>
    <b:SourceType>Report</b:SourceType>
    <b:Guid>{FF569703-77DF-4E14-834A-CD11EEC3FEDB}</b:Guid>
    <b:Author>
      <b:Author>
        <b:Corporate>EPA</b:Corporate>
      </b:Author>
    </b:Author>
    <b:Title>Environmental Site Assessment Standard</b:Title>
    <b:Year>2024b</b:Year>
    <b:Publisher>Alberta Environment and Protected Areas</b:Publisher>
    <b:RefOrder>15</b:RefOrder>
  </b:Source>
  <b:Source>
    <b:Tag>Bow192</b:Tag>
    <b:SourceType>Report</b:SourceType>
    <b:Guid>{14FBA93D-948C-42DC-BDFF-45659F0A626B}</b:Guid>
    <b:Title>EM38 and EM31 Conductivity Data 100/XX-XX-XXX-XX W4M Medicine Hat, Alberta</b:Title>
    <b:Year>2020</b:Year>
    <b:Publisher>AKS Geoscience Inc.</b:Publisher>
    <b:Author>
      <b:Author>
        <b:Corporate>AKS</b:Corporate>
      </b:Author>
    </b:Author>
    <b:StateProvince>Alberta</b:StateProvince>
    <b:CountryRegion>Canada</b:CountryRegion>
    <b:RefOrder>3</b:RefOrder>
  </b:Source>
  <b:Source>
    <b:Tag>TLS231</b:Tag>
    <b:SourceType>Report</b:SourceType>
    <b:Guid>{E0A6A4B0-DCCB-4F89-B0FC-18E7FB5D7004}</b:Guid>
    <b:Author>
      <b:Author>
        <b:Corporate>TLS</b:Corporate>
      </b:Author>
    </b:Author>
    <b:Title>Phase 1 Environmental Site Assessment For The Facility at 16-10-011-13 W4M License #F567 100/16-10-011-13W4M</b:Title>
    <b:Year>2023</b:Year>
    <b:Publisher>TerraLogix Solutions Inc.</b:Publisher>
    <b:RefOrder>1</b:RefOrder>
  </b:Source>
  <b:Source>
    <b:Tag>Placeholder4</b:Tag>
    <b:SourceType>Report</b:SourceType>
    <b:Guid>{9DE391AA-FDEC-47AC-9B59-ED315B2F9294}</b:Guid>
    <b:Title>Alberta Tier 1 Soil and Groundwater Remediation Guidelines</b:Title>
    <b:Year>2024a</b:Year>
    <b:Author>
      <b:Author>
        <b:Corporate>EPA</b:Corporate>
      </b:Author>
    </b:Author>
    <b:Publisher>Alberta Environment and Protected Areas</b:Publisher>
    <b:RefOrder>6</b:RefOrder>
  </b:Source>
  <b:Source>
    <b:Tag>Placeholder3</b:Tag>
    <b:SourceType>InternetSite</b:SourceType>
    <b:Guid>{17F47F72-0D1C-415B-AE18-0A12A0BFC8F6}</b:Guid>
    <b:Author>
      <b:Author>
        <b:Corporate>Abacus</b:Corporate>
      </b:Author>
    </b:Author>
    <b:URL>http://www.abacusdatagraphics.com/index.asp</b:URL>
    <b:Title>Abacus Datagraphics Ltd.</b:Title>
    <b:Year>2026</b:Year>
    <b:RefOrder>5</b:RefOrder>
  </b:Source>
  <b:Source>
    <b:Tag>Mat24</b:Tag>
    <b:SourceType>Report</b:SourceType>
    <b:Guid>{E5B73867-EBF2-4685-819D-524051DB1495}</b:Guid>
    <b:Author>
      <b:Author>
        <b:Corporate>Matrix</b:Corporate>
      </b:Author>
    </b:Author>
    <b:Title>XXX Phase 2 ESA</b:Title>
    <b:Year>2024</b:Year>
    <b:Publisher>Matrix Solutions Inc.</b:Publisher>
    <b:RefOrder>2</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f985c59-095c-4467-9787-65a11b678bee">
      <Terms xmlns="http://schemas.microsoft.com/office/infopath/2007/PartnerControls"/>
    </lcf76f155ced4ddcb4097134ff3c332f>
    <TaxCatchAll xmlns="70c1b2cf-bf56-4349-aa61-bdbafbdc67b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29C9B1-40BC-4433-9C4A-F322999A01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985c59-095c-4467-9787-65a11b678bee"/>
    <ds:schemaRef ds:uri="70c1b2cf-bf56-4349-aa61-bdbafbdc67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3F6019-3139-40F6-BDFB-7A962E1DFC70}">
  <ds:schemaRefs>
    <ds:schemaRef ds:uri="http://schemas.openxmlformats.org/officeDocument/2006/bibliography"/>
  </ds:schemaRefs>
</ds:datastoreItem>
</file>

<file path=customXml/itemProps3.xml><?xml version="1.0" encoding="utf-8"?>
<ds:datastoreItem xmlns:ds="http://schemas.openxmlformats.org/officeDocument/2006/customXml" ds:itemID="{792A2A1F-3F5C-4CF5-9C46-B73D47E30C9E}">
  <ds:schemaRefs>
    <ds:schemaRef ds:uri="http://schemas.microsoft.com/office/2006/metadata/properties"/>
    <ds:schemaRef ds:uri="http://schemas.microsoft.com/office/infopath/2007/PartnerControls"/>
    <ds:schemaRef ds:uri="0f985c59-095c-4467-9787-65a11b678bee"/>
    <ds:schemaRef ds:uri="70c1b2cf-bf56-4349-aa61-bdbafbdc67bb"/>
  </ds:schemaRefs>
</ds:datastoreItem>
</file>

<file path=customXml/itemProps4.xml><?xml version="1.0" encoding="utf-8"?>
<ds:datastoreItem xmlns:ds="http://schemas.openxmlformats.org/officeDocument/2006/customXml" ds:itemID="{79B55EC1-2A26-4850-BDB6-00A66D7979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393</TotalTime>
  <Pages>59</Pages>
  <Words>11712</Words>
  <Characters>62780</Characters>
  <Application>Microsoft Office Word</Application>
  <DocSecurity>0</DocSecurity>
  <Lines>3487</Lines>
  <Paragraphs>2979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Wiedemann</dc:creator>
  <cp:keywords/>
  <dc:description/>
  <cp:lastModifiedBy>Siddharth Srinivasan</cp:lastModifiedBy>
  <cp:revision>325</cp:revision>
  <cp:lastPrinted>2024-02-16T00:51:00Z</cp:lastPrinted>
  <dcterms:created xsi:type="dcterms:W3CDTF">2026-09-24T20:10:00Z</dcterms:created>
  <dcterms:modified xsi:type="dcterms:W3CDTF">2026-10-01T17:36:00Z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0x01010061E73DB03BDE2348A66CECADEAD54906</vt:lpwstr>
  </property>
  <property fmtid="{D5CDD505-2E9C-101B-9397-08002B2CF9AE}" pid="3" name="MediaServiceImageTags">
    <vt:lpwstr/>
  </property>
  <property fmtid="{D5CDD505-2E9C-101B-9397-08002B2CF9AE}" pid="4" name="GrammarlyDocumentId">
    <vt:lpwstr>ae3a59a57694fe82601bc0e7f234f46c2c545d733753b53d61301cc54320a5d3</vt:lpwstr>
  </property>
  <property fmtid="{D5CDD505-2E9C-101B-9397-08002B2CF9AE}" pid="5" name="docLang">
    <vt:lpwstr>en</vt:lpwstr>
  </property>
</Properties>
</file>